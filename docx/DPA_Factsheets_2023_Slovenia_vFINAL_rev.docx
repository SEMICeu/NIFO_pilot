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A1CCDE" w14:textId="4AA4E804" w:rsidR="000B0E45" w:rsidRPr="00022119" w:rsidRDefault="00C46A86">
      <w:pPr>
        <w:rPr>
          <w:szCs w:val="18"/>
        </w:rPr>
      </w:pPr>
      <w:r>
        <w:rPr>
          <w:noProof/>
        </w:rPr>
        <w:drawing>
          <wp:anchor distT="0" distB="0" distL="114300" distR="114300" simplePos="0" relativeHeight="251678720" behindDoc="0" locked="0" layoutInCell="1" allowOverlap="1" wp14:anchorId="2FCE39BC" wp14:editId="18446915">
            <wp:simplePos x="0" y="0"/>
            <wp:positionH relativeFrom="page">
              <wp:align>right</wp:align>
            </wp:positionH>
            <wp:positionV relativeFrom="paragraph">
              <wp:posOffset>276147</wp:posOffset>
            </wp:positionV>
            <wp:extent cx="8105649" cy="5403766"/>
            <wp:effectExtent l="0" t="0" r="0" b="698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8105649" cy="540376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13EAA" w:rsidRPr="00022119">
        <w:rPr>
          <w:noProof/>
          <w:szCs w:val="18"/>
          <w:lang w:eastAsia="sl-SI"/>
        </w:rPr>
        <w:drawing>
          <wp:anchor distT="0" distB="0" distL="114300" distR="114300" simplePos="0" relativeHeight="251704320" behindDoc="0" locked="0" layoutInCell="1" allowOverlap="1" wp14:anchorId="72C42A48" wp14:editId="2CFA04B9">
            <wp:simplePos x="0" y="0"/>
            <wp:positionH relativeFrom="column">
              <wp:posOffset>1788160</wp:posOffset>
            </wp:positionH>
            <wp:positionV relativeFrom="paragraph">
              <wp:posOffset>-764540</wp:posOffset>
            </wp:positionV>
            <wp:extent cx="2019935" cy="1406525"/>
            <wp:effectExtent l="0" t="0" r="0" b="0"/>
            <wp:wrapNone/>
            <wp:docPr id="15" name="Picture 15" descr="LOGO CE_Vertical_EN_quadri_H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OGO CE_Vertical_EN_quadri_H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19935" cy="1406525"/>
                    </a:xfrm>
                    <a:prstGeom prst="rect">
                      <a:avLst/>
                    </a:prstGeom>
                    <a:noFill/>
                  </pic:spPr>
                </pic:pic>
              </a:graphicData>
            </a:graphic>
            <wp14:sizeRelH relativeFrom="page">
              <wp14:pctWidth>0</wp14:pctWidth>
            </wp14:sizeRelH>
            <wp14:sizeRelV relativeFrom="page">
              <wp14:pctHeight>0</wp14:pctHeight>
            </wp14:sizeRelV>
          </wp:anchor>
        </w:drawing>
      </w:r>
    </w:p>
    <w:p w14:paraId="473D528A" w14:textId="504A3A21" w:rsidR="00CD6EBB" w:rsidRPr="00022119" w:rsidRDefault="00CD6EBB">
      <w:pPr>
        <w:rPr>
          <w:szCs w:val="18"/>
        </w:rPr>
      </w:pPr>
    </w:p>
    <w:p w14:paraId="16945592" w14:textId="18079CB7" w:rsidR="00CD6EBB" w:rsidRPr="00022119" w:rsidRDefault="00CD6EBB">
      <w:pPr>
        <w:rPr>
          <w:szCs w:val="18"/>
        </w:rPr>
      </w:pPr>
    </w:p>
    <w:p w14:paraId="53A388EC" w14:textId="16A73F4D" w:rsidR="00CD6EBB" w:rsidRPr="00022119" w:rsidRDefault="00CD6EBB">
      <w:pPr>
        <w:rPr>
          <w:szCs w:val="18"/>
        </w:rPr>
      </w:pPr>
    </w:p>
    <w:p w14:paraId="43C89921" w14:textId="521BE7E7" w:rsidR="00CD6EBB" w:rsidRPr="00022119" w:rsidRDefault="00CD6EBB">
      <w:pPr>
        <w:rPr>
          <w:szCs w:val="18"/>
        </w:rPr>
      </w:pPr>
    </w:p>
    <w:p w14:paraId="01A76733" w14:textId="41471E3D" w:rsidR="00CD6EBB" w:rsidRPr="00022119" w:rsidRDefault="00CD6EBB">
      <w:pPr>
        <w:rPr>
          <w:szCs w:val="18"/>
        </w:rPr>
      </w:pPr>
    </w:p>
    <w:p w14:paraId="0E2ECBB3" w14:textId="6E9DD157" w:rsidR="00CD6EBB" w:rsidRPr="00022119" w:rsidRDefault="00CD6EBB">
      <w:pPr>
        <w:rPr>
          <w:szCs w:val="18"/>
        </w:rPr>
      </w:pPr>
    </w:p>
    <w:p w14:paraId="34494009" w14:textId="6FEC8226" w:rsidR="00CD6EBB" w:rsidRPr="00022119" w:rsidRDefault="00CD6EBB">
      <w:pPr>
        <w:rPr>
          <w:szCs w:val="18"/>
        </w:rPr>
      </w:pPr>
    </w:p>
    <w:p w14:paraId="792A6C79" w14:textId="59DAA2AA" w:rsidR="00CD6EBB" w:rsidRPr="00022119" w:rsidRDefault="00CD6EBB">
      <w:pPr>
        <w:rPr>
          <w:szCs w:val="18"/>
        </w:rPr>
      </w:pPr>
    </w:p>
    <w:p w14:paraId="6B906649" w14:textId="7262AC1D" w:rsidR="00BE75BE" w:rsidRPr="00022119" w:rsidRDefault="00BE75BE">
      <w:pPr>
        <w:rPr>
          <w:szCs w:val="18"/>
        </w:rPr>
      </w:pPr>
    </w:p>
    <w:p w14:paraId="1DB0FE93" w14:textId="6435C7EB" w:rsidR="00B41BBD" w:rsidRPr="00022119" w:rsidRDefault="00B41BBD">
      <w:pPr>
        <w:rPr>
          <w:szCs w:val="18"/>
        </w:rPr>
      </w:pPr>
    </w:p>
    <w:p w14:paraId="2A231137" w14:textId="5BA85B53" w:rsidR="00B41BBD" w:rsidRPr="00022119" w:rsidRDefault="00B41BBD">
      <w:pPr>
        <w:rPr>
          <w:szCs w:val="18"/>
        </w:rPr>
      </w:pPr>
    </w:p>
    <w:p w14:paraId="1E582D38" w14:textId="04AB76D3" w:rsidR="00B41BBD" w:rsidRPr="00022119" w:rsidRDefault="00B41BBD">
      <w:pPr>
        <w:rPr>
          <w:szCs w:val="18"/>
        </w:rPr>
      </w:pPr>
    </w:p>
    <w:p w14:paraId="37CB86B3" w14:textId="46F31E7E" w:rsidR="00B41BBD" w:rsidRPr="00022119" w:rsidRDefault="00B41BBD">
      <w:pPr>
        <w:rPr>
          <w:szCs w:val="18"/>
        </w:rPr>
      </w:pPr>
    </w:p>
    <w:p w14:paraId="15FB5433" w14:textId="04F514AC" w:rsidR="00B41BBD" w:rsidRPr="00022119" w:rsidRDefault="00B41BBD">
      <w:pPr>
        <w:rPr>
          <w:szCs w:val="18"/>
        </w:rPr>
      </w:pPr>
    </w:p>
    <w:p w14:paraId="65D9F3D4" w14:textId="77777777" w:rsidR="00B41BBD" w:rsidRPr="00022119" w:rsidRDefault="00B41BBD">
      <w:pPr>
        <w:rPr>
          <w:szCs w:val="18"/>
        </w:rPr>
      </w:pPr>
    </w:p>
    <w:p w14:paraId="756BFAE8" w14:textId="17C62624" w:rsidR="00B41BBD" w:rsidRPr="00022119" w:rsidRDefault="00B41BBD">
      <w:pPr>
        <w:rPr>
          <w:szCs w:val="18"/>
        </w:rPr>
      </w:pPr>
    </w:p>
    <w:p w14:paraId="4A858FE4" w14:textId="71F958CB" w:rsidR="00B41BBD" w:rsidRPr="00022119" w:rsidRDefault="00B41BBD">
      <w:pPr>
        <w:rPr>
          <w:szCs w:val="18"/>
        </w:rPr>
      </w:pPr>
    </w:p>
    <w:p w14:paraId="00EDF02E" w14:textId="09A21516" w:rsidR="00B41BBD" w:rsidRPr="00022119" w:rsidRDefault="00B41BBD">
      <w:pPr>
        <w:rPr>
          <w:szCs w:val="18"/>
        </w:rPr>
      </w:pPr>
    </w:p>
    <w:p w14:paraId="68F14981" w14:textId="4753D387" w:rsidR="00CB133F" w:rsidRPr="00022119" w:rsidRDefault="00CB133F" w:rsidP="00C30535">
      <w:pPr>
        <w:rPr>
          <w:szCs w:val="18"/>
        </w:rPr>
      </w:pPr>
    </w:p>
    <w:p w14:paraId="1543FD8F" w14:textId="77777777" w:rsidR="00D036A5" w:rsidRPr="00022119" w:rsidRDefault="00D036A5" w:rsidP="00C30535">
      <w:pPr>
        <w:rPr>
          <w:szCs w:val="18"/>
        </w:rPr>
      </w:pPr>
    </w:p>
    <w:p w14:paraId="322E7FC2" w14:textId="77777777" w:rsidR="00D036A5" w:rsidRPr="00022119" w:rsidRDefault="00D036A5" w:rsidP="00C30535">
      <w:pPr>
        <w:rPr>
          <w:szCs w:val="18"/>
        </w:rPr>
      </w:pPr>
    </w:p>
    <w:p w14:paraId="2ACC08B0" w14:textId="77777777" w:rsidR="00D036A5" w:rsidRPr="00022119" w:rsidRDefault="00D036A5" w:rsidP="00C30535">
      <w:pPr>
        <w:rPr>
          <w:szCs w:val="18"/>
        </w:rPr>
      </w:pPr>
    </w:p>
    <w:p w14:paraId="1D0476CB" w14:textId="574AD384" w:rsidR="00D036A5" w:rsidRPr="00022119" w:rsidRDefault="00D036A5" w:rsidP="00C30535">
      <w:pPr>
        <w:rPr>
          <w:szCs w:val="18"/>
        </w:rPr>
      </w:pPr>
    </w:p>
    <w:p w14:paraId="38E04C4F" w14:textId="4E9127AE" w:rsidR="00D036A5" w:rsidRPr="006F2CF7" w:rsidRDefault="00D036A5" w:rsidP="00D036A5">
      <w:pPr>
        <w:pStyle w:val="Caption"/>
        <w:tabs>
          <w:tab w:val="left" w:pos="6966"/>
        </w:tabs>
      </w:pPr>
    </w:p>
    <w:p w14:paraId="1B07D17E" w14:textId="14338922" w:rsidR="00444B49" w:rsidRPr="00022119" w:rsidRDefault="00444B49" w:rsidP="00444B49">
      <w:pPr>
        <w:rPr>
          <w:szCs w:val="18"/>
          <w:lang w:eastAsia="en-US"/>
        </w:rPr>
      </w:pPr>
    </w:p>
    <w:p w14:paraId="151A6C09" w14:textId="6585C1D0" w:rsidR="00444B49" w:rsidRPr="00022119" w:rsidRDefault="00444B49" w:rsidP="00444B49">
      <w:pPr>
        <w:rPr>
          <w:szCs w:val="18"/>
          <w:lang w:eastAsia="en-US"/>
        </w:rPr>
      </w:pPr>
    </w:p>
    <w:p w14:paraId="2C613ABE" w14:textId="3822546C" w:rsidR="00444B49" w:rsidRPr="00022119" w:rsidRDefault="00444B49" w:rsidP="00444B49">
      <w:pPr>
        <w:rPr>
          <w:szCs w:val="18"/>
          <w:lang w:eastAsia="en-US"/>
        </w:rPr>
      </w:pPr>
    </w:p>
    <w:p w14:paraId="7DFBCCB1" w14:textId="7767F9E6" w:rsidR="00444B49" w:rsidRPr="00022119" w:rsidRDefault="00444B49" w:rsidP="00444B49">
      <w:pPr>
        <w:rPr>
          <w:szCs w:val="18"/>
          <w:lang w:eastAsia="en-US"/>
        </w:rPr>
      </w:pPr>
    </w:p>
    <w:p w14:paraId="59AF2C32" w14:textId="154F2877" w:rsidR="00444B49" w:rsidRPr="00022119" w:rsidRDefault="00444B49" w:rsidP="00444B49">
      <w:pPr>
        <w:rPr>
          <w:szCs w:val="18"/>
          <w:lang w:eastAsia="en-US"/>
        </w:rPr>
      </w:pPr>
    </w:p>
    <w:p w14:paraId="080521DC" w14:textId="5DFEE340" w:rsidR="00444B49" w:rsidRPr="00022119" w:rsidRDefault="00444B49" w:rsidP="00444B49">
      <w:pPr>
        <w:rPr>
          <w:szCs w:val="18"/>
          <w:lang w:eastAsia="en-US"/>
        </w:rPr>
      </w:pPr>
    </w:p>
    <w:p w14:paraId="75738E7E" w14:textId="635F503A" w:rsidR="00444B49" w:rsidRPr="00022119" w:rsidRDefault="00444B49" w:rsidP="00444B49">
      <w:pPr>
        <w:rPr>
          <w:szCs w:val="18"/>
          <w:lang w:eastAsia="en-US"/>
        </w:rPr>
      </w:pPr>
    </w:p>
    <w:p w14:paraId="2961B34B" w14:textId="5082F71C" w:rsidR="00444B49" w:rsidRPr="00022119" w:rsidRDefault="00444B49" w:rsidP="00444B49">
      <w:pPr>
        <w:rPr>
          <w:szCs w:val="18"/>
          <w:lang w:eastAsia="en-US"/>
        </w:rPr>
      </w:pPr>
    </w:p>
    <w:p w14:paraId="2E5CAE9A" w14:textId="76748E6A" w:rsidR="00444B49" w:rsidRPr="00022119" w:rsidRDefault="00444B49" w:rsidP="00444B49">
      <w:pPr>
        <w:rPr>
          <w:szCs w:val="18"/>
          <w:lang w:eastAsia="en-US"/>
        </w:rPr>
      </w:pPr>
    </w:p>
    <w:p w14:paraId="6FA0FEB5" w14:textId="47FD48F8" w:rsidR="00444B49" w:rsidRPr="00022119" w:rsidRDefault="00444B49" w:rsidP="00444B49">
      <w:pPr>
        <w:rPr>
          <w:szCs w:val="18"/>
          <w:lang w:eastAsia="en-US"/>
        </w:rPr>
      </w:pPr>
    </w:p>
    <w:p w14:paraId="70ED3281" w14:textId="01C09A3A" w:rsidR="00444B49" w:rsidRPr="00022119" w:rsidRDefault="00444B49" w:rsidP="00444B49">
      <w:pPr>
        <w:rPr>
          <w:szCs w:val="18"/>
          <w:lang w:eastAsia="en-US"/>
        </w:rPr>
      </w:pPr>
    </w:p>
    <w:p w14:paraId="597596C8" w14:textId="52ECFA23" w:rsidR="00444B49" w:rsidRPr="00022119" w:rsidRDefault="00444B49" w:rsidP="00444B49">
      <w:pPr>
        <w:rPr>
          <w:szCs w:val="18"/>
          <w:lang w:eastAsia="en-US"/>
        </w:rPr>
      </w:pPr>
    </w:p>
    <w:p w14:paraId="4B2492BB" w14:textId="5F2B4478" w:rsidR="00444B49" w:rsidRPr="00022119" w:rsidRDefault="00444B49" w:rsidP="00444B49">
      <w:pPr>
        <w:rPr>
          <w:szCs w:val="18"/>
          <w:lang w:eastAsia="en-US"/>
        </w:rPr>
      </w:pPr>
    </w:p>
    <w:p w14:paraId="79EB6816" w14:textId="7CE4D3DD" w:rsidR="00444B49" w:rsidRPr="00022119" w:rsidRDefault="00444B49" w:rsidP="00444B49">
      <w:pPr>
        <w:rPr>
          <w:szCs w:val="18"/>
          <w:lang w:eastAsia="en-US"/>
        </w:rPr>
      </w:pPr>
    </w:p>
    <w:p w14:paraId="78B3B62E" w14:textId="77AFC657" w:rsidR="00444B49" w:rsidRPr="00022119" w:rsidRDefault="00713C82" w:rsidP="00444B49">
      <w:pPr>
        <w:rPr>
          <w:szCs w:val="18"/>
          <w:lang w:eastAsia="en-US"/>
        </w:rPr>
      </w:pPr>
      <w:r w:rsidRPr="00022119">
        <w:rPr>
          <w:noProof/>
          <w:szCs w:val="18"/>
          <w:lang w:val="fr-FR" w:eastAsia="fr-FR"/>
        </w:rPr>
        <mc:AlternateContent>
          <mc:Choice Requires="wps">
            <w:drawing>
              <wp:anchor distT="0" distB="0" distL="114300" distR="114300" simplePos="0" relativeHeight="251637760" behindDoc="0" locked="0" layoutInCell="1" allowOverlap="1" wp14:anchorId="2093D90F" wp14:editId="5D118C24">
                <wp:simplePos x="0" y="0"/>
                <wp:positionH relativeFrom="page">
                  <wp:posOffset>-21265</wp:posOffset>
                </wp:positionH>
                <wp:positionV relativeFrom="paragraph">
                  <wp:posOffset>262580</wp:posOffset>
                </wp:positionV>
                <wp:extent cx="7697972" cy="4072270"/>
                <wp:effectExtent l="0" t="0" r="17780" b="23495"/>
                <wp:wrapNone/>
                <wp:docPr id="13" name="Rectangle 13"/>
                <wp:cNvGraphicFramePr/>
                <a:graphic xmlns:a="http://schemas.openxmlformats.org/drawingml/2006/main">
                  <a:graphicData uri="http://schemas.microsoft.com/office/word/2010/wordprocessingShape">
                    <wps:wsp>
                      <wps:cNvSpPr/>
                      <wps:spPr>
                        <a:xfrm>
                          <a:off x="0" y="0"/>
                          <a:ext cx="7697972" cy="4072270"/>
                        </a:xfrm>
                        <a:prstGeom prst="rect">
                          <a:avLst/>
                        </a:prstGeom>
                        <a:solidFill>
                          <a:srgbClr val="111F37">
                            <a:alpha val="89804"/>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167934" id="Rectangle 13" o:spid="_x0000_s1026" style="position:absolute;margin-left:-1.65pt;margin-top:20.7pt;width:606.15pt;height:320.65pt;z-index:251637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" fillcolor="#111f37" strokecolor="#1f3763 [1604]" strokeweight="1pt">
                <v:fill opacity="58853f"/>
                <w10:wrap anchorx="page"/>
              </v:rect>
            </w:pict>
          </mc:Fallback>
        </mc:AlternateContent>
      </w:r>
      <w:r w:rsidR="00F60873" w:rsidRPr="00022119">
        <w:rPr>
          <w:noProof/>
          <w:szCs w:val="18"/>
        </w:rPr>
        <w:drawing>
          <wp:anchor distT="0" distB="0" distL="114300" distR="114300" simplePos="0" relativeHeight="251638784" behindDoc="0" locked="0" layoutInCell="1" allowOverlap="1" wp14:anchorId="2138D205" wp14:editId="424FDDB6">
            <wp:simplePos x="0" y="0"/>
            <wp:positionH relativeFrom="column">
              <wp:posOffset>-1097511</wp:posOffset>
            </wp:positionH>
            <wp:positionV relativeFrom="paragraph">
              <wp:posOffset>181957</wp:posOffset>
            </wp:positionV>
            <wp:extent cx="7565390" cy="8382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rotWithShape="1">
                    <a:blip r:embed="rId13" cstate="print">
                      <a:extLst>
                        <a:ext uri="{28A0092B-C50C-407E-A947-70E740481C1C}">
                          <a14:useLocalDpi xmlns:a14="http://schemas.microsoft.com/office/drawing/2010/main" val="0"/>
                        </a:ext>
                      </a:extLst>
                    </a:blip>
                    <a:srcRect/>
                    <a:stretch/>
                  </pic:blipFill>
                  <pic:spPr bwMode="auto">
                    <a:xfrm>
                      <a:off x="0" y="0"/>
                      <a:ext cx="7565390" cy="838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2BF3110" w14:textId="79DF80A3" w:rsidR="00444B49" w:rsidRPr="00022119" w:rsidRDefault="00444B49" w:rsidP="00444B49">
      <w:pPr>
        <w:rPr>
          <w:szCs w:val="18"/>
          <w:lang w:eastAsia="en-US"/>
        </w:rPr>
      </w:pPr>
    </w:p>
    <w:p w14:paraId="2EE47068" w14:textId="7D350FE5" w:rsidR="00444B49" w:rsidRPr="00022119" w:rsidRDefault="00444B49" w:rsidP="00444B49">
      <w:pPr>
        <w:rPr>
          <w:szCs w:val="18"/>
          <w:lang w:eastAsia="en-US"/>
        </w:rPr>
      </w:pPr>
    </w:p>
    <w:p w14:paraId="30F6F6DD" w14:textId="2B01AFE7" w:rsidR="00444B49" w:rsidRPr="00022119" w:rsidRDefault="00F60873" w:rsidP="00444B49">
      <w:pPr>
        <w:rPr>
          <w:szCs w:val="18"/>
          <w:lang w:eastAsia="en-US"/>
        </w:rPr>
      </w:pPr>
      <w:r w:rsidRPr="00022119">
        <w:rPr>
          <w:noProof/>
          <w:szCs w:val="18"/>
          <w:lang w:val="fr-FR" w:eastAsia="fr-FR"/>
        </w:rPr>
        <mc:AlternateContent>
          <mc:Choice Requires="wps">
            <w:drawing>
              <wp:anchor distT="45720" distB="45720" distL="114300" distR="114300" simplePos="0" relativeHeight="251672576" behindDoc="0" locked="0" layoutInCell="1" allowOverlap="1" wp14:anchorId="7644B7BB" wp14:editId="7DF8783F">
                <wp:simplePos x="0" y="0"/>
                <wp:positionH relativeFrom="margin">
                  <wp:posOffset>1409874</wp:posOffset>
                </wp:positionH>
                <wp:positionV relativeFrom="paragraph">
                  <wp:posOffset>80529</wp:posOffset>
                </wp:positionV>
                <wp:extent cx="4933950" cy="2032635"/>
                <wp:effectExtent l="0" t="0" r="0" b="0"/>
                <wp:wrapSquare wrapText="bothSides"/>
                <wp:docPr id="60"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33950" cy="2032635"/>
                        </a:xfrm>
                        <a:prstGeom prst="rect">
                          <a:avLst/>
                        </a:prstGeom>
                        <a:noFill/>
                        <a:ln>
                          <a:noFill/>
                        </a:ln>
                      </wps:spPr>
                      <wps:txbx>
                        <w:txbxContent>
                          <w:p w14:paraId="2D780D5E" w14:textId="77777777" w:rsidR="00A9243E" w:rsidRPr="003C5090" w:rsidRDefault="00A9243E" w:rsidP="00A9243E">
                            <w:pPr>
                              <w:spacing w:after="240"/>
                              <w:jc w:val="right"/>
                              <w:rPr>
                                <w:color w:val="FFFFFF" w:themeColor="background1"/>
                                <w:sz w:val="44"/>
                                <w:szCs w:val="36"/>
                              </w:rPr>
                            </w:pPr>
                            <w:r w:rsidRPr="003C5090">
                              <w:rPr>
                                <w:color w:val="FFFFFF" w:themeColor="background1"/>
                                <w:sz w:val="56"/>
                                <w:szCs w:val="40"/>
                              </w:rPr>
                              <w:t>Digital Public Administration factsheet 2023</w:t>
                            </w:r>
                            <w:r w:rsidRPr="003C5090">
                              <w:rPr>
                                <w:color w:val="FFFFFF" w:themeColor="background1"/>
                                <w:sz w:val="44"/>
                                <w:szCs w:val="36"/>
                              </w:rPr>
                              <w:t xml:space="preserve"> </w:t>
                            </w:r>
                          </w:p>
                          <w:p w14:paraId="71A5A40A" w14:textId="2EDB6413" w:rsidR="00A9243E" w:rsidRPr="003C5090" w:rsidRDefault="00F60873" w:rsidP="00A9243E">
                            <w:pPr>
                              <w:spacing w:after="240"/>
                              <w:jc w:val="right"/>
                              <w:rPr>
                                <w:color w:val="FFFFFF" w:themeColor="background1"/>
                                <w:sz w:val="44"/>
                                <w:szCs w:val="36"/>
                              </w:rPr>
                            </w:pPr>
                            <w:r>
                              <w:rPr>
                                <w:color w:val="FFFFFF" w:themeColor="background1"/>
                                <w:sz w:val="44"/>
                                <w:szCs w:val="36"/>
                              </w:rPr>
                              <w:t>Slovenia</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7644B7BB" id="_x0000_t202" coordsize="21600,21600" o:spt="202" path="m,l,21600r21600,l21600,xe">
                <v:stroke joinstyle="miter"/>
                <v:path gradientshapeok="t" o:connecttype="rect"/>
              </v:shapetype>
              <v:shape id="Text Box 60" o:spid="_x0000_s1026" type="#_x0000_t202" style="position:absolute;left:0;text-align:left;margin-left:111pt;margin-top:6.35pt;width:388.5pt;height:160.05pt;z-index:25167257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" filled="f" stroked="f">
                <v:textbox style="mso-fit-shape-to-text:t">
                  <w:txbxContent>
                    <w:p w14:paraId="2D780D5E" w14:textId="77777777" w:rsidR="00A9243E" w:rsidRPr="003C5090" w:rsidRDefault="00A9243E" w:rsidP="00A9243E">
                      <w:pPr>
                        <w:spacing w:after="240"/>
                        <w:jc w:val="right"/>
                        <w:rPr>
                          <w:color w:val="FFFFFF" w:themeColor="background1"/>
                          <w:sz w:val="44"/>
                          <w:szCs w:val="36"/>
                        </w:rPr>
                      </w:pPr>
                      <w:r w:rsidRPr="003C5090">
                        <w:rPr>
                          <w:color w:val="FFFFFF" w:themeColor="background1"/>
                          <w:sz w:val="56"/>
                          <w:szCs w:val="40"/>
                        </w:rPr>
                        <w:t>Digital Public Administration factsheet 2023</w:t>
                      </w:r>
                      <w:r w:rsidRPr="003C5090">
                        <w:rPr>
                          <w:color w:val="FFFFFF" w:themeColor="background1"/>
                          <w:sz w:val="44"/>
                          <w:szCs w:val="36"/>
                        </w:rPr>
                        <w:t xml:space="preserve"> </w:t>
                      </w:r>
                    </w:p>
                    <w:p w14:paraId="71A5A40A" w14:textId="2EDB6413" w:rsidR="00A9243E" w:rsidRPr="003C5090" w:rsidRDefault="00F60873" w:rsidP="00A9243E">
                      <w:pPr>
                        <w:spacing w:after="240"/>
                        <w:jc w:val="right"/>
                        <w:rPr>
                          <w:color w:val="FFFFFF" w:themeColor="background1"/>
                          <w:sz w:val="44"/>
                          <w:szCs w:val="36"/>
                        </w:rPr>
                      </w:pPr>
                      <w:r>
                        <w:rPr>
                          <w:color w:val="FFFFFF" w:themeColor="background1"/>
                          <w:sz w:val="44"/>
                          <w:szCs w:val="36"/>
                        </w:rPr>
                        <w:t>Slovenia</w:t>
                      </w:r>
                    </w:p>
                  </w:txbxContent>
                </v:textbox>
                <w10:wrap type="square" anchorx="margin"/>
              </v:shape>
            </w:pict>
          </mc:Fallback>
        </mc:AlternateContent>
      </w:r>
    </w:p>
    <w:p w14:paraId="1A8798EA" w14:textId="455F3E86" w:rsidR="00444B49" w:rsidRPr="00022119" w:rsidRDefault="00444B49" w:rsidP="00444B49">
      <w:pPr>
        <w:rPr>
          <w:szCs w:val="18"/>
          <w:lang w:eastAsia="en-US"/>
        </w:rPr>
      </w:pPr>
    </w:p>
    <w:p w14:paraId="6DA12BCA" w14:textId="42C88D67" w:rsidR="00444B49" w:rsidRPr="00022119" w:rsidRDefault="00444B49" w:rsidP="00444B49">
      <w:pPr>
        <w:rPr>
          <w:szCs w:val="18"/>
          <w:lang w:eastAsia="en-US"/>
        </w:rPr>
      </w:pPr>
    </w:p>
    <w:p w14:paraId="09665735" w14:textId="77777777" w:rsidR="00444B49" w:rsidRPr="00022119" w:rsidRDefault="00444B49" w:rsidP="00444B49">
      <w:pPr>
        <w:rPr>
          <w:szCs w:val="18"/>
          <w:lang w:eastAsia="en-US"/>
        </w:rPr>
      </w:pPr>
    </w:p>
    <w:p w14:paraId="5CAF426C" w14:textId="77777777" w:rsidR="00444B49" w:rsidRPr="00022119" w:rsidRDefault="00444B49" w:rsidP="00444B49">
      <w:pPr>
        <w:rPr>
          <w:szCs w:val="18"/>
          <w:lang w:eastAsia="en-US"/>
        </w:rPr>
      </w:pPr>
    </w:p>
    <w:p w14:paraId="2AB4282C" w14:textId="77777777" w:rsidR="00444B49" w:rsidRPr="00022119" w:rsidRDefault="00444B49" w:rsidP="00444B49">
      <w:pPr>
        <w:rPr>
          <w:szCs w:val="18"/>
          <w:lang w:eastAsia="en-US"/>
        </w:rPr>
      </w:pPr>
    </w:p>
    <w:p w14:paraId="31ED28A2" w14:textId="77777777" w:rsidR="00444B49" w:rsidRPr="00022119" w:rsidRDefault="00444B49" w:rsidP="00444B49">
      <w:pPr>
        <w:rPr>
          <w:szCs w:val="18"/>
          <w:lang w:eastAsia="en-US"/>
        </w:rPr>
      </w:pPr>
    </w:p>
    <w:p w14:paraId="182F6D5E" w14:textId="77777777" w:rsidR="00444B49" w:rsidRPr="00022119" w:rsidRDefault="00444B49" w:rsidP="00444B49">
      <w:pPr>
        <w:rPr>
          <w:szCs w:val="18"/>
          <w:lang w:eastAsia="en-US"/>
        </w:rPr>
      </w:pPr>
    </w:p>
    <w:p w14:paraId="456AB7C2" w14:textId="77777777" w:rsidR="00444B49" w:rsidRPr="00022119" w:rsidRDefault="00444B49" w:rsidP="00444B49">
      <w:pPr>
        <w:rPr>
          <w:szCs w:val="18"/>
          <w:lang w:eastAsia="en-US"/>
        </w:rPr>
      </w:pPr>
    </w:p>
    <w:p w14:paraId="03D070A8" w14:textId="77777777" w:rsidR="00444B49" w:rsidRPr="00022119" w:rsidRDefault="00444B49" w:rsidP="00444B49">
      <w:pPr>
        <w:rPr>
          <w:szCs w:val="18"/>
          <w:lang w:eastAsia="en-US"/>
        </w:rPr>
      </w:pPr>
    </w:p>
    <w:p w14:paraId="06F96E3B" w14:textId="77777777" w:rsidR="00444B49" w:rsidRPr="00022119" w:rsidRDefault="00444B49" w:rsidP="00444B49">
      <w:pPr>
        <w:rPr>
          <w:szCs w:val="18"/>
          <w:lang w:eastAsia="en-US"/>
        </w:rPr>
      </w:pPr>
    </w:p>
    <w:p w14:paraId="58BFA2F8" w14:textId="77777777" w:rsidR="00444B49" w:rsidRPr="00022119" w:rsidRDefault="00444B49" w:rsidP="00444B49">
      <w:pPr>
        <w:rPr>
          <w:szCs w:val="18"/>
          <w:lang w:eastAsia="en-US"/>
        </w:rPr>
      </w:pPr>
    </w:p>
    <w:p w14:paraId="6F7C2FE4" w14:textId="77777777" w:rsidR="00444B49" w:rsidRPr="00022119" w:rsidRDefault="00444B49" w:rsidP="00444B49">
      <w:pPr>
        <w:rPr>
          <w:szCs w:val="18"/>
          <w:lang w:eastAsia="en-US"/>
        </w:rPr>
      </w:pPr>
    </w:p>
    <w:p w14:paraId="41B5A273" w14:textId="334972A9" w:rsidR="00444B49" w:rsidRPr="00022119" w:rsidRDefault="00444B49" w:rsidP="00444B49">
      <w:pPr>
        <w:rPr>
          <w:szCs w:val="18"/>
          <w:lang w:eastAsia="en-US"/>
        </w:rPr>
      </w:pPr>
    </w:p>
    <w:p w14:paraId="7A077656" w14:textId="6740BD1B" w:rsidR="00444B49" w:rsidRPr="00022119" w:rsidRDefault="00A9243E" w:rsidP="00444B49">
      <w:pPr>
        <w:rPr>
          <w:szCs w:val="18"/>
          <w:lang w:eastAsia="en-US"/>
        </w:rPr>
      </w:pPr>
      <w:r w:rsidRPr="00022119">
        <w:rPr>
          <w:noProof/>
          <w:szCs w:val="18"/>
          <w:lang w:val="fr-FR" w:eastAsia="fr-FR"/>
        </w:rPr>
        <w:drawing>
          <wp:anchor distT="0" distB="0" distL="114300" distR="114300" simplePos="0" relativeHeight="251676672" behindDoc="0" locked="0" layoutInCell="1" allowOverlap="1" wp14:anchorId="303C69D7" wp14:editId="1A2C2533">
            <wp:simplePos x="0" y="0"/>
            <wp:positionH relativeFrom="page">
              <wp:align>center</wp:align>
            </wp:positionH>
            <wp:positionV relativeFrom="paragraph">
              <wp:posOffset>239658</wp:posOffset>
            </wp:positionV>
            <wp:extent cx="7565390" cy="1509395"/>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14">
                      <a:extLst>
                        <a:ext uri="{28A0092B-C50C-407E-A947-70E740481C1C}">
                          <a14:useLocalDpi xmlns:a14="http://schemas.microsoft.com/office/drawing/2010/main" val="0"/>
                        </a:ext>
                      </a:extLst>
                    </a:blip>
                    <a:stretch>
                      <a:fillRect/>
                    </a:stretch>
                  </pic:blipFill>
                  <pic:spPr>
                    <a:xfrm>
                      <a:off x="0" y="0"/>
                      <a:ext cx="7565390" cy="1509395"/>
                    </a:xfrm>
                    <a:prstGeom prst="rect">
                      <a:avLst/>
                    </a:prstGeom>
                  </pic:spPr>
                </pic:pic>
              </a:graphicData>
            </a:graphic>
            <wp14:sizeRelH relativeFrom="margin">
              <wp14:pctWidth>0</wp14:pctWidth>
            </wp14:sizeRelH>
            <wp14:sizeRelV relativeFrom="margin">
              <wp14:pctHeight>0</wp14:pctHeight>
            </wp14:sizeRelV>
          </wp:anchor>
        </w:drawing>
      </w:r>
    </w:p>
    <w:p w14:paraId="2484E2F1" w14:textId="77777777" w:rsidR="00444B49" w:rsidRPr="00022119" w:rsidRDefault="00444B49" w:rsidP="00444B49">
      <w:pPr>
        <w:rPr>
          <w:szCs w:val="18"/>
          <w:lang w:eastAsia="en-US"/>
        </w:rPr>
      </w:pPr>
    </w:p>
    <w:p w14:paraId="243AEC76" w14:textId="39A3B097" w:rsidR="00444B49" w:rsidRPr="00022119" w:rsidRDefault="00A9243E">
      <w:pPr>
        <w:jc w:val="left"/>
        <w:rPr>
          <w:b/>
          <w:bCs/>
          <w:color w:val="238DC1"/>
          <w:szCs w:val="18"/>
          <w:lang w:eastAsia="en-US"/>
        </w:rPr>
      </w:pPr>
      <w:r w:rsidRPr="00022119">
        <w:rPr>
          <w:noProof/>
          <w:szCs w:val="18"/>
          <w:lang w:val="fr-FR" w:eastAsia="fr-FR"/>
        </w:rPr>
        <w:drawing>
          <wp:anchor distT="0" distB="0" distL="114300" distR="114300" simplePos="0" relativeHeight="251677696" behindDoc="0" locked="0" layoutInCell="1" allowOverlap="1" wp14:anchorId="7BF848D9" wp14:editId="78EC4506">
            <wp:simplePos x="0" y="0"/>
            <wp:positionH relativeFrom="column">
              <wp:posOffset>36714</wp:posOffset>
            </wp:positionH>
            <wp:positionV relativeFrom="paragraph">
              <wp:posOffset>562841</wp:posOffset>
            </wp:positionV>
            <wp:extent cx="1221740" cy="687070"/>
            <wp:effectExtent l="0" t="0" r="0" b="0"/>
            <wp:wrapNone/>
            <wp:docPr id="192" name="Graphic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Graphic 192"/>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1221740" cy="687070"/>
                    </a:xfrm>
                    <a:prstGeom prst="rect">
                      <a:avLst/>
                    </a:prstGeom>
                  </pic:spPr>
                </pic:pic>
              </a:graphicData>
            </a:graphic>
            <wp14:sizeRelH relativeFrom="margin">
              <wp14:pctWidth>0</wp14:pctWidth>
            </wp14:sizeRelH>
            <wp14:sizeRelV relativeFrom="margin">
              <wp14:pctHeight>0</wp14:pctHeight>
            </wp14:sizeRelV>
          </wp:anchor>
        </w:drawing>
      </w:r>
      <w:r w:rsidR="00444B49" w:rsidRPr="00022119">
        <w:rPr>
          <w:color w:val="238DC1"/>
          <w:szCs w:val="18"/>
        </w:rPr>
        <w:br w:type="page"/>
      </w:r>
    </w:p>
    <w:p w14:paraId="70CD182E" w14:textId="19030747" w:rsidR="00726E07" w:rsidRPr="006F2CF7" w:rsidRDefault="00726E07" w:rsidP="00D036A5">
      <w:pPr>
        <w:pStyle w:val="Caption"/>
        <w:tabs>
          <w:tab w:val="left" w:pos="6966"/>
        </w:tabs>
      </w:pPr>
      <w:r w:rsidRPr="006F2CF7">
        <w:rPr>
          <w:color w:val="238DC1"/>
          <w:sz w:val="32"/>
          <w:szCs w:val="32"/>
        </w:rPr>
        <w:lastRenderedPageBreak/>
        <w:t>Table of Contents</w:t>
      </w:r>
    </w:p>
    <w:p w14:paraId="07258756" w14:textId="77777777" w:rsidR="00D2200F" w:rsidRPr="00022119" w:rsidRDefault="00D2200F">
      <w:pPr>
        <w:rPr>
          <w:szCs w:val="18"/>
        </w:rPr>
      </w:pPr>
    </w:p>
    <w:p w14:paraId="0C34D7DB" w14:textId="4A033B47" w:rsidR="009C6639" w:rsidRDefault="003C13B4">
      <w:pPr>
        <w:pStyle w:val="TOC1"/>
        <w:rPr>
          <w:rFonts w:asciiTheme="minorHAnsi" w:eastAsiaTheme="minorEastAsia" w:hAnsiTheme="minorHAnsi" w:cstheme="minorBidi"/>
          <w:noProof/>
          <w:color w:val="auto"/>
          <w:sz w:val="22"/>
          <w:szCs w:val="22"/>
        </w:rPr>
      </w:pPr>
      <w:r w:rsidRPr="00022119">
        <w:rPr>
          <w:szCs w:val="18"/>
        </w:rPr>
        <w:fldChar w:fldCharType="begin"/>
      </w:r>
      <w:r w:rsidRPr="00022119">
        <w:rPr>
          <w:szCs w:val="18"/>
        </w:rPr>
        <w:instrText xml:space="preserve"> TOC \o "1-1" \h \z \u </w:instrText>
      </w:r>
      <w:r w:rsidRPr="00022119">
        <w:rPr>
          <w:szCs w:val="18"/>
        </w:rPr>
        <w:fldChar w:fldCharType="separate"/>
      </w:r>
      <w:hyperlink w:anchor="_Toc140676778" w:history="1">
        <w:r w:rsidR="009C6639" w:rsidRPr="00532EDF">
          <w:rPr>
            <w:rStyle w:val="Hyperlink"/>
            <w:noProof/>
          </w:rPr>
          <w:t>1</w:t>
        </w:r>
        <w:r w:rsidR="009C6639">
          <w:rPr>
            <w:rFonts w:asciiTheme="minorHAnsi" w:eastAsiaTheme="minorEastAsia" w:hAnsiTheme="minorHAnsi" w:cstheme="minorBidi"/>
            <w:noProof/>
            <w:color w:val="auto"/>
            <w:sz w:val="22"/>
            <w:szCs w:val="22"/>
          </w:rPr>
          <w:tab/>
        </w:r>
        <w:r w:rsidR="009C6639" w:rsidRPr="00532EDF">
          <w:rPr>
            <w:rStyle w:val="Hyperlink"/>
            <w:noProof/>
          </w:rPr>
          <w:t>Interoperability State-of-Play</w:t>
        </w:r>
        <w:r w:rsidR="009C6639">
          <w:rPr>
            <w:noProof/>
            <w:webHidden/>
          </w:rPr>
          <w:tab/>
        </w:r>
        <w:r w:rsidR="009C6639">
          <w:rPr>
            <w:noProof/>
            <w:webHidden/>
          </w:rPr>
          <w:fldChar w:fldCharType="begin"/>
        </w:r>
        <w:r w:rsidR="009C6639">
          <w:rPr>
            <w:noProof/>
            <w:webHidden/>
          </w:rPr>
          <w:instrText xml:space="preserve"> PAGEREF _Toc140676778 \h </w:instrText>
        </w:r>
        <w:r w:rsidR="009C6639">
          <w:rPr>
            <w:noProof/>
            <w:webHidden/>
          </w:rPr>
        </w:r>
        <w:r w:rsidR="009C6639">
          <w:rPr>
            <w:noProof/>
            <w:webHidden/>
          </w:rPr>
          <w:fldChar w:fldCharType="separate"/>
        </w:r>
        <w:r w:rsidR="00122B76">
          <w:rPr>
            <w:noProof/>
            <w:webHidden/>
          </w:rPr>
          <w:t>4</w:t>
        </w:r>
        <w:r w:rsidR="009C6639">
          <w:rPr>
            <w:noProof/>
            <w:webHidden/>
          </w:rPr>
          <w:fldChar w:fldCharType="end"/>
        </w:r>
      </w:hyperlink>
    </w:p>
    <w:p w14:paraId="6249911F" w14:textId="5E733714" w:rsidR="009C6639" w:rsidRDefault="009C6639">
      <w:pPr>
        <w:pStyle w:val="TOC1"/>
        <w:rPr>
          <w:rFonts w:asciiTheme="minorHAnsi" w:eastAsiaTheme="minorEastAsia" w:hAnsiTheme="minorHAnsi" w:cstheme="minorBidi"/>
          <w:noProof/>
          <w:color w:val="auto"/>
          <w:sz w:val="22"/>
          <w:szCs w:val="22"/>
        </w:rPr>
      </w:pPr>
      <w:hyperlink w:anchor="_Toc140676779" w:history="1">
        <w:r w:rsidRPr="00532EDF">
          <w:rPr>
            <w:rStyle w:val="Hyperlink"/>
            <w:noProof/>
          </w:rPr>
          <w:t>2</w:t>
        </w:r>
        <w:r>
          <w:rPr>
            <w:rFonts w:asciiTheme="minorHAnsi" w:eastAsiaTheme="minorEastAsia" w:hAnsiTheme="minorHAnsi" w:cstheme="minorBidi"/>
            <w:noProof/>
            <w:color w:val="auto"/>
            <w:sz w:val="22"/>
            <w:szCs w:val="22"/>
          </w:rPr>
          <w:tab/>
        </w:r>
        <w:r w:rsidRPr="00532EDF">
          <w:rPr>
            <w:rStyle w:val="Hyperlink"/>
            <w:noProof/>
          </w:rPr>
          <w:t>Digital Public Administration Political Communications</w:t>
        </w:r>
        <w:r>
          <w:rPr>
            <w:noProof/>
            <w:webHidden/>
          </w:rPr>
          <w:tab/>
        </w:r>
        <w:r>
          <w:rPr>
            <w:noProof/>
            <w:webHidden/>
          </w:rPr>
          <w:fldChar w:fldCharType="begin"/>
        </w:r>
        <w:r>
          <w:rPr>
            <w:noProof/>
            <w:webHidden/>
          </w:rPr>
          <w:instrText xml:space="preserve"> PAGEREF _Toc140676779 \h </w:instrText>
        </w:r>
        <w:r>
          <w:rPr>
            <w:noProof/>
            <w:webHidden/>
          </w:rPr>
        </w:r>
        <w:r>
          <w:rPr>
            <w:noProof/>
            <w:webHidden/>
          </w:rPr>
          <w:fldChar w:fldCharType="separate"/>
        </w:r>
        <w:r w:rsidR="00122B76">
          <w:rPr>
            <w:noProof/>
            <w:webHidden/>
          </w:rPr>
          <w:t>8</w:t>
        </w:r>
        <w:r>
          <w:rPr>
            <w:noProof/>
            <w:webHidden/>
          </w:rPr>
          <w:fldChar w:fldCharType="end"/>
        </w:r>
      </w:hyperlink>
    </w:p>
    <w:p w14:paraId="3B5144AE" w14:textId="0F052B5A" w:rsidR="009C6639" w:rsidRDefault="009C6639">
      <w:pPr>
        <w:pStyle w:val="TOC1"/>
        <w:rPr>
          <w:rFonts w:asciiTheme="minorHAnsi" w:eastAsiaTheme="minorEastAsia" w:hAnsiTheme="minorHAnsi" w:cstheme="minorBidi"/>
          <w:noProof/>
          <w:color w:val="auto"/>
          <w:sz w:val="22"/>
          <w:szCs w:val="22"/>
        </w:rPr>
      </w:pPr>
      <w:hyperlink w:anchor="_Toc140676780" w:history="1">
        <w:r w:rsidRPr="00532EDF">
          <w:rPr>
            <w:rStyle w:val="Hyperlink"/>
            <w:noProof/>
          </w:rPr>
          <w:t>3</w:t>
        </w:r>
        <w:r>
          <w:rPr>
            <w:rFonts w:asciiTheme="minorHAnsi" w:eastAsiaTheme="minorEastAsia" w:hAnsiTheme="minorHAnsi" w:cstheme="minorBidi"/>
            <w:noProof/>
            <w:color w:val="auto"/>
            <w:sz w:val="22"/>
            <w:szCs w:val="22"/>
          </w:rPr>
          <w:tab/>
        </w:r>
        <w:r w:rsidRPr="00532EDF">
          <w:rPr>
            <w:rStyle w:val="Hyperlink"/>
            <w:noProof/>
          </w:rPr>
          <w:t>Digital Public Administration Legislation</w:t>
        </w:r>
        <w:r>
          <w:rPr>
            <w:noProof/>
            <w:webHidden/>
          </w:rPr>
          <w:tab/>
        </w:r>
        <w:r>
          <w:rPr>
            <w:noProof/>
            <w:webHidden/>
          </w:rPr>
          <w:fldChar w:fldCharType="begin"/>
        </w:r>
        <w:r>
          <w:rPr>
            <w:noProof/>
            <w:webHidden/>
          </w:rPr>
          <w:instrText xml:space="preserve"> PAGEREF _Toc140676780 \h </w:instrText>
        </w:r>
        <w:r>
          <w:rPr>
            <w:noProof/>
            <w:webHidden/>
          </w:rPr>
        </w:r>
        <w:r>
          <w:rPr>
            <w:noProof/>
            <w:webHidden/>
          </w:rPr>
          <w:fldChar w:fldCharType="separate"/>
        </w:r>
        <w:r w:rsidR="00122B76">
          <w:rPr>
            <w:noProof/>
            <w:webHidden/>
          </w:rPr>
          <w:t>15</w:t>
        </w:r>
        <w:r>
          <w:rPr>
            <w:noProof/>
            <w:webHidden/>
          </w:rPr>
          <w:fldChar w:fldCharType="end"/>
        </w:r>
      </w:hyperlink>
    </w:p>
    <w:p w14:paraId="37C488B3" w14:textId="0905CB55" w:rsidR="009C6639" w:rsidRDefault="009C6639">
      <w:pPr>
        <w:pStyle w:val="TOC1"/>
        <w:rPr>
          <w:rFonts w:asciiTheme="minorHAnsi" w:eastAsiaTheme="minorEastAsia" w:hAnsiTheme="minorHAnsi" w:cstheme="minorBidi"/>
          <w:noProof/>
          <w:color w:val="auto"/>
          <w:sz w:val="22"/>
          <w:szCs w:val="22"/>
        </w:rPr>
      </w:pPr>
      <w:hyperlink w:anchor="_Toc140676781" w:history="1">
        <w:r w:rsidRPr="00532EDF">
          <w:rPr>
            <w:rStyle w:val="Hyperlink"/>
            <w:noProof/>
          </w:rPr>
          <w:t>4</w:t>
        </w:r>
        <w:r>
          <w:rPr>
            <w:rFonts w:asciiTheme="minorHAnsi" w:eastAsiaTheme="minorEastAsia" w:hAnsiTheme="minorHAnsi" w:cstheme="minorBidi"/>
            <w:noProof/>
            <w:color w:val="auto"/>
            <w:sz w:val="22"/>
            <w:szCs w:val="22"/>
          </w:rPr>
          <w:tab/>
        </w:r>
        <w:r w:rsidRPr="00532EDF">
          <w:rPr>
            <w:rStyle w:val="Hyperlink"/>
            <w:noProof/>
          </w:rPr>
          <w:t>Digital Public Administration Infrastructure</w:t>
        </w:r>
        <w:r>
          <w:rPr>
            <w:noProof/>
            <w:webHidden/>
          </w:rPr>
          <w:tab/>
        </w:r>
        <w:r>
          <w:rPr>
            <w:noProof/>
            <w:webHidden/>
          </w:rPr>
          <w:fldChar w:fldCharType="begin"/>
        </w:r>
        <w:r>
          <w:rPr>
            <w:noProof/>
            <w:webHidden/>
          </w:rPr>
          <w:instrText xml:space="preserve"> PAGEREF _Toc140676781 \h </w:instrText>
        </w:r>
        <w:r>
          <w:rPr>
            <w:noProof/>
            <w:webHidden/>
          </w:rPr>
        </w:r>
        <w:r>
          <w:rPr>
            <w:noProof/>
            <w:webHidden/>
          </w:rPr>
          <w:fldChar w:fldCharType="separate"/>
        </w:r>
        <w:r w:rsidR="00122B76">
          <w:rPr>
            <w:noProof/>
            <w:webHidden/>
          </w:rPr>
          <w:t>23</w:t>
        </w:r>
        <w:r>
          <w:rPr>
            <w:noProof/>
            <w:webHidden/>
          </w:rPr>
          <w:fldChar w:fldCharType="end"/>
        </w:r>
      </w:hyperlink>
    </w:p>
    <w:p w14:paraId="09BD0B6E" w14:textId="090DA2A2" w:rsidR="009C6639" w:rsidRDefault="009C6639">
      <w:pPr>
        <w:pStyle w:val="TOC1"/>
        <w:rPr>
          <w:rFonts w:asciiTheme="minorHAnsi" w:eastAsiaTheme="minorEastAsia" w:hAnsiTheme="minorHAnsi" w:cstheme="minorBidi"/>
          <w:noProof/>
          <w:color w:val="auto"/>
          <w:sz w:val="22"/>
          <w:szCs w:val="22"/>
        </w:rPr>
      </w:pPr>
      <w:hyperlink w:anchor="_Toc140676782" w:history="1">
        <w:r w:rsidRPr="00532EDF">
          <w:rPr>
            <w:rStyle w:val="Hyperlink"/>
            <w:noProof/>
          </w:rPr>
          <w:t>5</w:t>
        </w:r>
        <w:r>
          <w:rPr>
            <w:rFonts w:asciiTheme="minorHAnsi" w:eastAsiaTheme="minorEastAsia" w:hAnsiTheme="minorHAnsi" w:cstheme="minorBidi"/>
            <w:noProof/>
            <w:color w:val="auto"/>
            <w:sz w:val="22"/>
            <w:szCs w:val="22"/>
          </w:rPr>
          <w:tab/>
        </w:r>
        <w:r w:rsidRPr="00532EDF">
          <w:rPr>
            <w:rStyle w:val="Hyperlink"/>
            <w:noProof/>
          </w:rPr>
          <w:t>Digital Public Administration Governance</w:t>
        </w:r>
        <w:r>
          <w:rPr>
            <w:noProof/>
            <w:webHidden/>
          </w:rPr>
          <w:tab/>
        </w:r>
        <w:r>
          <w:rPr>
            <w:noProof/>
            <w:webHidden/>
          </w:rPr>
          <w:fldChar w:fldCharType="begin"/>
        </w:r>
        <w:r>
          <w:rPr>
            <w:noProof/>
            <w:webHidden/>
          </w:rPr>
          <w:instrText xml:space="preserve"> PAGEREF _Toc140676782 \h </w:instrText>
        </w:r>
        <w:r>
          <w:rPr>
            <w:noProof/>
            <w:webHidden/>
          </w:rPr>
        </w:r>
        <w:r>
          <w:rPr>
            <w:noProof/>
            <w:webHidden/>
          </w:rPr>
          <w:fldChar w:fldCharType="separate"/>
        </w:r>
        <w:r w:rsidR="00122B76">
          <w:rPr>
            <w:noProof/>
            <w:webHidden/>
          </w:rPr>
          <w:t>40</w:t>
        </w:r>
        <w:r>
          <w:rPr>
            <w:noProof/>
            <w:webHidden/>
          </w:rPr>
          <w:fldChar w:fldCharType="end"/>
        </w:r>
      </w:hyperlink>
    </w:p>
    <w:p w14:paraId="346C2A9E" w14:textId="00DB1635" w:rsidR="009C6639" w:rsidRDefault="009C6639">
      <w:pPr>
        <w:pStyle w:val="TOC1"/>
        <w:rPr>
          <w:rFonts w:asciiTheme="minorHAnsi" w:eastAsiaTheme="minorEastAsia" w:hAnsiTheme="minorHAnsi" w:cstheme="minorBidi"/>
          <w:noProof/>
          <w:color w:val="auto"/>
          <w:sz w:val="22"/>
          <w:szCs w:val="22"/>
        </w:rPr>
      </w:pPr>
      <w:hyperlink w:anchor="_Toc140676783" w:history="1">
        <w:r w:rsidRPr="00532EDF">
          <w:rPr>
            <w:rStyle w:val="Hyperlink"/>
            <w:noProof/>
          </w:rPr>
          <w:t>6</w:t>
        </w:r>
        <w:r>
          <w:rPr>
            <w:rFonts w:asciiTheme="minorHAnsi" w:eastAsiaTheme="minorEastAsia" w:hAnsiTheme="minorHAnsi" w:cstheme="minorBidi"/>
            <w:noProof/>
            <w:color w:val="auto"/>
            <w:sz w:val="22"/>
            <w:szCs w:val="22"/>
          </w:rPr>
          <w:tab/>
        </w:r>
        <w:r w:rsidRPr="00532EDF">
          <w:rPr>
            <w:rStyle w:val="Hyperlink"/>
            <w:noProof/>
          </w:rPr>
          <w:t>Cross border Digital Public Administration Services for Citizens and Businesses</w:t>
        </w:r>
        <w:r>
          <w:rPr>
            <w:noProof/>
            <w:webHidden/>
          </w:rPr>
          <w:tab/>
        </w:r>
        <w:r>
          <w:rPr>
            <w:noProof/>
            <w:webHidden/>
          </w:rPr>
          <w:fldChar w:fldCharType="begin"/>
        </w:r>
        <w:r>
          <w:rPr>
            <w:noProof/>
            <w:webHidden/>
          </w:rPr>
          <w:instrText xml:space="preserve"> PAGEREF _Toc140676783 \h </w:instrText>
        </w:r>
        <w:r>
          <w:rPr>
            <w:noProof/>
            <w:webHidden/>
          </w:rPr>
        </w:r>
        <w:r>
          <w:rPr>
            <w:noProof/>
            <w:webHidden/>
          </w:rPr>
          <w:fldChar w:fldCharType="separate"/>
        </w:r>
        <w:r w:rsidR="00122B76">
          <w:rPr>
            <w:noProof/>
            <w:webHidden/>
          </w:rPr>
          <w:t>44</w:t>
        </w:r>
        <w:r>
          <w:rPr>
            <w:noProof/>
            <w:webHidden/>
          </w:rPr>
          <w:fldChar w:fldCharType="end"/>
        </w:r>
      </w:hyperlink>
    </w:p>
    <w:p w14:paraId="6EFF0ABC" w14:textId="34ABB6F5" w:rsidR="00B41BBD" w:rsidRPr="00022119" w:rsidRDefault="003C13B4">
      <w:pPr>
        <w:rPr>
          <w:szCs w:val="18"/>
        </w:rPr>
      </w:pPr>
      <w:r w:rsidRPr="00022119">
        <w:rPr>
          <w:szCs w:val="18"/>
        </w:rPr>
        <w:fldChar w:fldCharType="end"/>
      </w:r>
    </w:p>
    <w:p w14:paraId="494BBFD0" w14:textId="77777777" w:rsidR="00D2200F" w:rsidRPr="00022119" w:rsidRDefault="00D2200F">
      <w:pPr>
        <w:rPr>
          <w:szCs w:val="18"/>
        </w:rPr>
      </w:pPr>
    </w:p>
    <w:p w14:paraId="7A0A6F97" w14:textId="77777777" w:rsidR="00B41BBD" w:rsidRPr="00022119" w:rsidRDefault="00B41BBD">
      <w:pPr>
        <w:rPr>
          <w:szCs w:val="18"/>
        </w:rPr>
      </w:pPr>
    </w:p>
    <w:p w14:paraId="0848EB15" w14:textId="77777777" w:rsidR="00CF6DD6" w:rsidRPr="00022119" w:rsidRDefault="00CF6DD6">
      <w:pPr>
        <w:rPr>
          <w:i/>
          <w:iCs/>
          <w:szCs w:val="18"/>
          <w:lang w:val="en-US"/>
        </w:rPr>
      </w:pPr>
    </w:p>
    <w:p w14:paraId="76664E5D" w14:textId="77777777" w:rsidR="00CF6DD6" w:rsidRPr="00022119" w:rsidRDefault="00CF6DD6">
      <w:pPr>
        <w:rPr>
          <w:i/>
          <w:iCs/>
          <w:szCs w:val="18"/>
          <w:lang w:val="en-US"/>
        </w:rPr>
      </w:pPr>
    </w:p>
    <w:p w14:paraId="23D7873A" w14:textId="77777777" w:rsidR="00CF6DD6" w:rsidRPr="00022119" w:rsidRDefault="00CF6DD6">
      <w:pPr>
        <w:rPr>
          <w:i/>
          <w:iCs/>
          <w:szCs w:val="18"/>
          <w:lang w:val="en-US"/>
        </w:rPr>
      </w:pPr>
    </w:p>
    <w:p w14:paraId="1E6BD3F3" w14:textId="77777777" w:rsidR="00CF6DD6" w:rsidRPr="00022119" w:rsidRDefault="00CF6DD6">
      <w:pPr>
        <w:rPr>
          <w:i/>
          <w:iCs/>
          <w:szCs w:val="18"/>
          <w:lang w:val="en-US"/>
        </w:rPr>
      </w:pPr>
    </w:p>
    <w:p w14:paraId="35455DAB" w14:textId="77777777" w:rsidR="00CF6DD6" w:rsidRPr="00022119" w:rsidRDefault="00CF6DD6">
      <w:pPr>
        <w:rPr>
          <w:i/>
          <w:iCs/>
          <w:szCs w:val="18"/>
          <w:lang w:val="en-US"/>
        </w:rPr>
      </w:pPr>
    </w:p>
    <w:p w14:paraId="18831D16" w14:textId="77777777" w:rsidR="00CF6DD6" w:rsidRPr="00022119" w:rsidRDefault="00CF6DD6">
      <w:pPr>
        <w:rPr>
          <w:i/>
          <w:iCs/>
          <w:szCs w:val="18"/>
          <w:lang w:val="en-US"/>
        </w:rPr>
      </w:pPr>
    </w:p>
    <w:p w14:paraId="01CF2AFB" w14:textId="77777777" w:rsidR="00CF6DD6" w:rsidRPr="00022119" w:rsidRDefault="00CF6DD6">
      <w:pPr>
        <w:rPr>
          <w:i/>
          <w:iCs/>
          <w:szCs w:val="18"/>
          <w:lang w:val="en-US"/>
        </w:rPr>
      </w:pPr>
    </w:p>
    <w:p w14:paraId="272DF820" w14:textId="77777777" w:rsidR="00CF6DD6" w:rsidRPr="00022119" w:rsidRDefault="00CF6DD6">
      <w:pPr>
        <w:rPr>
          <w:i/>
          <w:iCs/>
          <w:szCs w:val="18"/>
          <w:lang w:val="en-US"/>
        </w:rPr>
      </w:pPr>
    </w:p>
    <w:p w14:paraId="45134F08" w14:textId="77777777" w:rsidR="00CF6DD6" w:rsidRPr="00022119" w:rsidRDefault="00CF6DD6">
      <w:pPr>
        <w:rPr>
          <w:i/>
          <w:iCs/>
          <w:szCs w:val="18"/>
          <w:lang w:val="en-US"/>
        </w:rPr>
      </w:pPr>
    </w:p>
    <w:p w14:paraId="7152FD82" w14:textId="77777777" w:rsidR="00CF6DD6" w:rsidRPr="00022119" w:rsidRDefault="00CF6DD6">
      <w:pPr>
        <w:rPr>
          <w:i/>
          <w:iCs/>
          <w:szCs w:val="18"/>
          <w:lang w:val="en-US"/>
        </w:rPr>
      </w:pPr>
    </w:p>
    <w:p w14:paraId="4571D782" w14:textId="77777777" w:rsidR="00CF6DD6" w:rsidRPr="00022119" w:rsidRDefault="00CF6DD6">
      <w:pPr>
        <w:rPr>
          <w:i/>
          <w:iCs/>
          <w:szCs w:val="18"/>
          <w:lang w:val="en-US"/>
        </w:rPr>
      </w:pPr>
    </w:p>
    <w:p w14:paraId="3CB7374A" w14:textId="77777777" w:rsidR="00CF6DD6" w:rsidRPr="00022119" w:rsidRDefault="00CF6DD6">
      <w:pPr>
        <w:rPr>
          <w:i/>
          <w:iCs/>
          <w:szCs w:val="18"/>
          <w:lang w:val="en-US"/>
        </w:rPr>
      </w:pPr>
    </w:p>
    <w:p w14:paraId="77F5D521" w14:textId="77777777" w:rsidR="00CF6DD6" w:rsidRPr="00022119" w:rsidRDefault="00CF6DD6">
      <w:pPr>
        <w:rPr>
          <w:i/>
          <w:iCs/>
          <w:szCs w:val="18"/>
          <w:lang w:val="en-US"/>
        </w:rPr>
      </w:pPr>
    </w:p>
    <w:p w14:paraId="2FF61CB9" w14:textId="77777777" w:rsidR="00CF6DD6" w:rsidRPr="00022119" w:rsidRDefault="00CF6DD6">
      <w:pPr>
        <w:rPr>
          <w:i/>
          <w:iCs/>
          <w:szCs w:val="18"/>
          <w:lang w:val="en-US"/>
        </w:rPr>
      </w:pPr>
    </w:p>
    <w:p w14:paraId="3D6C2232" w14:textId="77777777" w:rsidR="00CF6DD6" w:rsidRPr="00022119" w:rsidRDefault="00CF6DD6">
      <w:pPr>
        <w:rPr>
          <w:i/>
          <w:iCs/>
          <w:szCs w:val="18"/>
          <w:lang w:val="en-US"/>
        </w:rPr>
      </w:pPr>
    </w:p>
    <w:p w14:paraId="633F8502" w14:textId="77777777" w:rsidR="00CF6DD6" w:rsidRPr="00022119" w:rsidRDefault="00CF6DD6">
      <w:pPr>
        <w:rPr>
          <w:i/>
          <w:iCs/>
          <w:szCs w:val="18"/>
          <w:lang w:val="en-US"/>
        </w:rPr>
      </w:pPr>
    </w:p>
    <w:p w14:paraId="724428D3" w14:textId="77777777" w:rsidR="00CF6DD6" w:rsidRPr="00022119" w:rsidRDefault="00CF6DD6">
      <w:pPr>
        <w:rPr>
          <w:i/>
          <w:iCs/>
          <w:szCs w:val="18"/>
          <w:lang w:val="en-US"/>
        </w:rPr>
      </w:pPr>
    </w:p>
    <w:p w14:paraId="78CBC95B" w14:textId="77777777" w:rsidR="00CF6DD6" w:rsidRPr="00022119" w:rsidRDefault="00CF6DD6">
      <w:pPr>
        <w:rPr>
          <w:i/>
          <w:iCs/>
          <w:szCs w:val="18"/>
          <w:lang w:val="en-US"/>
        </w:rPr>
      </w:pPr>
    </w:p>
    <w:p w14:paraId="2B393A0E" w14:textId="77777777" w:rsidR="00CF6DD6" w:rsidRPr="00022119" w:rsidRDefault="00CF6DD6">
      <w:pPr>
        <w:rPr>
          <w:i/>
          <w:iCs/>
          <w:szCs w:val="18"/>
          <w:lang w:val="en-US"/>
        </w:rPr>
      </w:pPr>
    </w:p>
    <w:p w14:paraId="1BA9FC86" w14:textId="77777777" w:rsidR="00CF6DD6" w:rsidRPr="00022119" w:rsidRDefault="00CF6DD6">
      <w:pPr>
        <w:rPr>
          <w:i/>
          <w:iCs/>
          <w:szCs w:val="18"/>
          <w:lang w:val="en-US"/>
        </w:rPr>
      </w:pPr>
    </w:p>
    <w:p w14:paraId="126D0ED5" w14:textId="77777777" w:rsidR="00CF6DD6" w:rsidRPr="00022119" w:rsidRDefault="00CF6DD6">
      <w:pPr>
        <w:rPr>
          <w:i/>
          <w:iCs/>
          <w:szCs w:val="18"/>
          <w:lang w:val="en-US"/>
        </w:rPr>
      </w:pPr>
    </w:p>
    <w:p w14:paraId="4CD9ECF9" w14:textId="15BC79CD" w:rsidR="00DA60A9" w:rsidRPr="00022119" w:rsidRDefault="00DA60A9">
      <w:pPr>
        <w:jc w:val="left"/>
        <w:rPr>
          <w:szCs w:val="18"/>
        </w:rPr>
      </w:pPr>
      <w:bookmarkStart w:id="0" w:name="_Toc1035574"/>
    </w:p>
    <w:p w14:paraId="3D2E7FEB" w14:textId="0CD10019" w:rsidR="00DA60A9" w:rsidRPr="00022119" w:rsidRDefault="00DA60A9">
      <w:pPr>
        <w:jc w:val="left"/>
        <w:rPr>
          <w:szCs w:val="18"/>
        </w:rPr>
      </w:pPr>
    </w:p>
    <w:p w14:paraId="50C82DE4" w14:textId="77777777" w:rsidR="00D43F45" w:rsidRPr="00022119" w:rsidRDefault="00D43F45">
      <w:pPr>
        <w:jc w:val="left"/>
        <w:rPr>
          <w:szCs w:val="18"/>
        </w:rPr>
        <w:sectPr w:rsidR="00D43F45" w:rsidRPr="00022119" w:rsidSect="00F52271">
          <w:headerReference w:type="even" r:id="rId17"/>
          <w:headerReference w:type="default" r:id="rId18"/>
          <w:footerReference w:type="even" r:id="rId19"/>
          <w:footerReference w:type="default" r:id="rId20"/>
          <w:headerReference w:type="first" r:id="rId21"/>
          <w:footerReference w:type="first" r:id="rId22"/>
          <w:pgSz w:w="11906" w:h="16838"/>
          <w:pgMar w:top="1701" w:right="1418" w:bottom="1418" w:left="1701" w:header="0" w:footer="386" w:gutter="0"/>
          <w:cols w:space="720"/>
          <w:titlePg/>
        </w:sectPr>
      </w:pPr>
    </w:p>
    <w:p w14:paraId="239857F7" w14:textId="5778670C" w:rsidR="00836F9B" w:rsidRPr="00022119" w:rsidRDefault="00844B57">
      <w:pPr>
        <w:jc w:val="left"/>
        <w:rPr>
          <w:szCs w:val="18"/>
        </w:rPr>
      </w:pPr>
      <w:r>
        <w:rPr>
          <w:noProof/>
        </w:rPr>
        <w:lastRenderedPageBreak/>
        <mc:AlternateContent>
          <mc:Choice Requires="wps">
            <w:drawing>
              <wp:anchor distT="0" distB="0" distL="114300" distR="114300" simplePos="0" relativeHeight="251680768" behindDoc="0" locked="0" layoutInCell="1" allowOverlap="1" wp14:anchorId="1375C200" wp14:editId="7852AC44">
                <wp:simplePos x="0" y="0"/>
                <wp:positionH relativeFrom="column">
                  <wp:posOffset>-1090769</wp:posOffset>
                </wp:positionH>
                <wp:positionV relativeFrom="paragraph">
                  <wp:posOffset>-1112033</wp:posOffset>
                </wp:positionV>
                <wp:extent cx="7740503" cy="10913807"/>
                <wp:effectExtent l="0" t="0" r="0" b="1905"/>
                <wp:wrapNone/>
                <wp:docPr id="7" name="Rectangle 7"/>
                <wp:cNvGraphicFramePr/>
                <a:graphic xmlns:a="http://schemas.openxmlformats.org/drawingml/2006/main">
                  <a:graphicData uri="http://schemas.microsoft.com/office/word/2010/wordprocessingShape">
                    <wps:wsp>
                      <wps:cNvSpPr/>
                      <wps:spPr>
                        <a:xfrm>
                          <a:off x="0" y="0"/>
                          <a:ext cx="7740503" cy="10913807"/>
                        </a:xfrm>
                        <a:prstGeom prst="rect">
                          <a:avLst/>
                        </a:prstGeom>
                        <a:solidFill>
                          <a:srgbClr val="111F37">
                            <a:alpha val="89804"/>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E2C626" id="Rectangle 7" o:spid="_x0000_s1026" style="position:absolute;margin-left:-85.9pt;margin-top:-87.55pt;width:609.5pt;height:859.3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" fillcolor="#111f37" stroked="f" strokeweight="1pt">
                <v:fill opacity="58853f"/>
              </v:rect>
            </w:pict>
          </mc:Fallback>
        </mc:AlternateContent>
      </w:r>
    </w:p>
    <w:p w14:paraId="432C03DD" w14:textId="008E37B9" w:rsidR="00D43F45" w:rsidRPr="00022119" w:rsidRDefault="00D43F45">
      <w:pPr>
        <w:jc w:val="left"/>
        <w:rPr>
          <w:szCs w:val="18"/>
        </w:rPr>
      </w:pPr>
    </w:p>
    <w:p w14:paraId="56B4C20E" w14:textId="6AFC61FC" w:rsidR="00D43F45" w:rsidRPr="00022119" w:rsidRDefault="00844B57">
      <w:pPr>
        <w:jc w:val="left"/>
        <w:rPr>
          <w:szCs w:val="18"/>
        </w:rPr>
      </w:pPr>
      <w:r>
        <w:rPr>
          <w:noProof/>
        </w:rPr>
        <w:drawing>
          <wp:anchor distT="0" distB="0" distL="114300" distR="114300" simplePos="0" relativeHeight="251681792" behindDoc="0" locked="0" layoutInCell="1" allowOverlap="1" wp14:anchorId="478D2C87" wp14:editId="03E2B12A">
            <wp:simplePos x="0" y="0"/>
            <wp:positionH relativeFrom="column">
              <wp:posOffset>-1087018</wp:posOffset>
            </wp:positionH>
            <wp:positionV relativeFrom="paragraph">
              <wp:posOffset>265082</wp:posOffset>
            </wp:positionV>
            <wp:extent cx="7569200" cy="6153785"/>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569200" cy="6153785"/>
                    </a:xfrm>
                    <a:prstGeom prst="rect">
                      <a:avLst/>
                    </a:prstGeom>
                    <a:noFill/>
                    <a:ln>
                      <a:noFill/>
                    </a:ln>
                  </pic:spPr>
                </pic:pic>
              </a:graphicData>
            </a:graphic>
          </wp:anchor>
        </w:drawing>
      </w:r>
    </w:p>
    <w:p w14:paraId="5669B21F" w14:textId="3054C215" w:rsidR="00D43F45" w:rsidRPr="00022119" w:rsidRDefault="00D43F45">
      <w:pPr>
        <w:jc w:val="left"/>
        <w:rPr>
          <w:szCs w:val="18"/>
        </w:rPr>
      </w:pPr>
    </w:p>
    <w:p w14:paraId="6F8D2074" w14:textId="071BABED" w:rsidR="00D43F45" w:rsidRPr="00022119" w:rsidRDefault="00D43F45">
      <w:pPr>
        <w:jc w:val="left"/>
        <w:rPr>
          <w:szCs w:val="18"/>
        </w:rPr>
      </w:pPr>
    </w:p>
    <w:p w14:paraId="04A13C5C" w14:textId="7D979949" w:rsidR="00D43F45" w:rsidRPr="00022119" w:rsidRDefault="00D43F45">
      <w:pPr>
        <w:jc w:val="left"/>
        <w:rPr>
          <w:szCs w:val="18"/>
        </w:rPr>
      </w:pPr>
    </w:p>
    <w:p w14:paraId="2AB61E64" w14:textId="4CCD32A8" w:rsidR="00D43F45" w:rsidRPr="00022119" w:rsidRDefault="00D43F45">
      <w:pPr>
        <w:jc w:val="left"/>
        <w:rPr>
          <w:szCs w:val="18"/>
        </w:rPr>
      </w:pPr>
    </w:p>
    <w:p w14:paraId="10CD017E" w14:textId="1A94614E" w:rsidR="00D43F45" w:rsidRPr="00022119" w:rsidRDefault="00D43F45">
      <w:pPr>
        <w:jc w:val="left"/>
        <w:rPr>
          <w:szCs w:val="18"/>
        </w:rPr>
      </w:pPr>
    </w:p>
    <w:p w14:paraId="5F8CA4F5" w14:textId="45F99551" w:rsidR="00D43F45" w:rsidRPr="00022119" w:rsidRDefault="00D43F45">
      <w:pPr>
        <w:jc w:val="left"/>
        <w:rPr>
          <w:szCs w:val="18"/>
        </w:rPr>
      </w:pPr>
    </w:p>
    <w:p w14:paraId="6DAEFFC4" w14:textId="417F43E7" w:rsidR="00D43F45" w:rsidRPr="00022119" w:rsidRDefault="00D43F45">
      <w:pPr>
        <w:jc w:val="left"/>
        <w:rPr>
          <w:szCs w:val="18"/>
        </w:rPr>
      </w:pPr>
    </w:p>
    <w:p w14:paraId="7F673280" w14:textId="77777777" w:rsidR="00D43F45" w:rsidRPr="00022119" w:rsidRDefault="00D43F45">
      <w:pPr>
        <w:jc w:val="left"/>
        <w:rPr>
          <w:szCs w:val="18"/>
        </w:rPr>
      </w:pPr>
    </w:p>
    <w:p w14:paraId="7B7D958E" w14:textId="089357D5" w:rsidR="00D43F45" w:rsidRPr="00022119" w:rsidRDefault="00D43F45">
      <w:pPr>
        <w:jc w:val="left"/>
        <w:rPr>
          <w:szCs w:val="18"/>
        </w:rPr>
      </w:pPr>
    </w:p>
    <w:p w14:paraId="07211B74" w14:textId="20964A65" w:rsidR="00D43F45" w:rsidRPr="00022119" w:rsidRDefault="00D43F45">
      <w:pPr>
        <w:jc w:val="left"/>
        <w:rPr>
          <w:szCs w:val="18"/>
        </w:rPr>
      </w:pPr>
    </w:p>
    <w:p w14:paraId="6E45B1CA" w14:textId="77777777" w:rsidR="00D43F45" w:rsidRPr="00022119" w:rsidRDefault="00D43F45">
      <w:pPr>
        <w:jc w:val="left"/>
        <w:rPr>
          <w:szCs w:val="18"/>
        </w:rPr>
      </w:pPr>
    </w:p>
    <w:p w14:paraId="32FA3AF4" w14:textId="52ED8860" w:rsidR="00D43F45" w:rsidRPr="00022119" w:rsidRDefault="00D43F45">
      <w:pPr>
        <w:jc w:val="left"/>
        <w:rPr>
          <w:szCs w:val="18"/>
        </w:rPr>
      </w:pPr>
    </w:p>
    <w:p w14:paraId="3851707D" w14:textId="77777777" w:rsidR="00D43F45" w:rsidRPr="00022119" w:rsidRDefault="00D43F45">
      <w:pPr>
        <w:jc w:val="left"/>
        <w:rPr>
          <w:szCs w:val="18"/>
        </w:rPr>
      </w:pPr>
    </w:p>
    <w:p w14:paraId="449A8335" w14:textId="392A4658" w:rsidR="00D43F45" w:rsidRPr="00022119" w:rsidRDefault="00D43F45">
      <w:pPr>
        <w:jc w:val="left"/>
        <w:rPr>
          <w:szCs w:val="18"/>
        </w:rPr>
      </w:pPr>
    </w:p>
    <w:p w14:paraId="462AA3B2" w14:textId="77777777" w:rsidR="00D43F45" w:rsidRPr="00022119" w:rsidRDefault="00D43F45">
      <w:pPr>
        <w:jc w:val="left"/>
        <w:rPr>
          <w:szCs w:val="18"/>
        </w:rPr>
      </w:pPr>
    </w:p>
    <w:p w14:paraId="07F55D4B" w14:textId="77777777" w:rsidR="00D43F45" w:rsidRPr="00022119" w:rsidRDefault="00D43F45">
      <w:pPr>
        <w:jc w:val="left"/>
        <w:rPr>
          <w:szCs w:val="18"/>
        </w:rPr>
      </w:pPr>
    </w:p>
    <w:p w14:paraId="5E75348D" w14:textId="48681D31" w:rsidR="00D43F45" w:rsidRPr="00022119" w:rsidRDefault="00D43F45">
      <w:pPr>
        <w:jc w:val="left"/>
        <w:rPr>
          <w:szCs w:val="18"/>
        </w:rPr>
      </w:pPr>
    </w:p>
    <w:p w14:paraId="1B753ACF" w14:textId="334C3524" w:rsidR="00D43F45" w:rsidRPr="00022119" w:rsidRDefault="00D43F45">
      <w:pPr>
        <w:jc w:val="left"/>
        <w:rPr>
          <w:szCs w:val="18"/>
        </w:rPr>
      </w:pPr>
    </w:p>
    <w:p w14:paraId="17369EF6" w14:textId="77777777" w:rsidR="00D43F45" w:rsidRPr="00022119" w:rsidRDefault="00D43F45">
      <w:pPr>
        <w:jc w:val="left"/>
        <w:rPr>
          <w:szCs w:val="18"/>
        </w:rPr>
      </w:pPr>
    </w:p>
    <w:p w14:paraId="7197D597" w14:textId="77777777" w:rsidR="00D43F45" w:rsidRPr="00022119" w:rsidRDefault="00D43F45">
      <w:pPr>
        <w:jc w:val="left"/>
        <w:rPr>
          <w:szCs w:val="18"/>
        </w:rPr>
      </w:pPr>
    </w:p>
    <w:p w14:paraId="3924382A" w14:textId="77777777" w:rsidR="00D43F45" w:rsidRPr="00022119" w:rsidRDefault="00D43F45">
      <w:pPr>
        <w:jc w:val="left"/>
        <w:rPr>
          <w:szCs w:val="18"/>
        </w:rPr>
      </w:pPr>
    </w:p>
    <w:p w14:paraId="4FCF74A7" w14:textId="7ACD9901" w:rsidR="00D43F45" w:rsidRPr="00022119" w:rsidRDefault="00D43F45">
      <w:pPr>
        <w:jc w:val="left"/>
        <w:rPr>
          <w:szCs w:val="18"/>
        </w:rPr>
      </w:pPr>
    </w:p>
    <w:p w14:paraId="56885967" w14:textId="6B43530B" w:rsidR="00D43F45" w:rsidRPr="00022119" w:rsidRDefault="00D43F45">
      <w:pPr>
        <w:jc w:val="left"/>
        <w:rPr>
          <w:szCs w:val="18"/>
        </w:rPr>
      </w:pPr>
    </w:p>
    <w:p w14:paraId="5D2642FF" w14:textId="10D5BBAB" w:rsidR="00D43F45" w:rsidRPr="00022119" w:rsidRDefault="00844B57">
      <w:pPr>
        <w:jc w:val="left"/>
        <w:rPr>
          <w:szCs w:val="18"/>
        </w:rPr>
      </w:pPr>
      <w:r>
        <w:rPr>
          <w:noProof/>
        </w:rPr>
        <mc:AlternateContent>
          <mc:Choice Requires="wpg">
            <w:drawing>
              <wp:anchor distT="0" distB="0" distL="114300" distR="114300" simplePos="0" relativeHeight="251682816" behindDoc="0" locked="0" layoutInCell="1" allowOverlap="1" wp14:anchorId="184B1920" wp14:editId="3A002D65">
                <wp:simplePos x="0" y="0"/>
                <wp:positionH relativeFrom="column">
                  <wp:posOffset>1192632</wp:posOffset>
                </wp:positionH>
                <wp:positionV relativeFrom="paragraph">
                  <wp:posOffset>101887</wp:posOffset>
                </wp:positionV>
                <wp:extent cx="3180080" cy="1211580"/>
                <wp:effectExtent l="0" t="0" r="0" b="0"/>
                <wp:wrapNone/>
                <wp:docPr id="9"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80080" cy="1211580"/>
                          <a:chOff x="0" y="0"/>
                          <a:chExt cx="3181222" cy="1221174"/>
                        </a:xfrm>
                      </wpg:grpSpPr>
                      <wps:wsp>
                        <wps:cNvPr id="21" name="Text Box 32"/>
                        <wps:cNvSpPr txBox="1">
                          <a:spLocks noChangeArrowheads="1"/>
                        </wps:cNvSpPr>
                        <wps:spPr bwMode="auto">
                          <a:xfrm>
                            <a:off x="0" y="0"/>
                            <a:ext cx="556259" cy="1221174"/>
                          </a:xfrm>
                          <a:prstGeom prst="rect">
                            <a:avLst/>
                          </a:prstGeom>
                          <a:noFill/>
                          <a:ln w="9525">
                            <a:noFill/>
                            <a:miter lim="800000"/>
                            <a:headEnd/>
                            <a:tailEnd/>
                          </a:ln>
                        </wps:spPr>
                        <wps:txbx>
                          <w:txbxContent>
                            <w:p w14:paraId="1900855D" w14:textId="77777777" w:rsidR="00844B57" w:rsidRPr="00166AB4" w:rsidRDefault="00844B57" w:rsidP="00844B57">
                              <w:pPr>
                                <w:jc w:val="left"/>
                                <w:rPr>
                                  <w:color w:val="FFFFFF" w:themeColor="background1"/>
                                  <w:sz w:val="144"/>
                                  <w:szCs w:val="144"/>
                                  <w:lang w:val="fr-BE"/>
                                </w:rPr>
                              </w:pPr>
                              <w:r w:rsidRPr="00166AB4">
                                <w:rPr>
                                  <w:color w:val="FFFFFF" w:themeColor="background1"/>
                                  <w:sz w:val="144"/>
                                  <w:szCs w:val="144"/>
                                  <w:lang w:val="fr-BE"/>
                                </w:rPr>
                                <w:t>1</w:t>
                              </w:r>
                            </w:p>
                          </w:txbxContent>
                        </wps:txbx>
                        <wps:bodyPr rot="0" vert="horz" wrap="square" lIns="91440" tIns="45720" rIns="91440" bIns="45720" anchor="t" anchorCtr="0">
                          <a:spAutoFit/>
                        </wps:bodyPr>
                      </wps:wsp>
                      <wps:wsp>
                        <wps:cNvPr id="22" name="Text Box 22"/>
                        <wps:cNvSpPr txBox="1">
                          <a:spLocks noChangeArrowheads="1"/>
                        </wps:cNvSpPr>
                        <wps:spPr bwMode="auto">
                          <a:xfrm>
                            <a:off x="578835" y="213214"/>
                            <a:ext cx="2602387" cy="848671"/>
                          </a:xfrm>
                          <a:prstGeom prst="rect">
                            <a:avLst/>
                          </a:prstGeom>
                          <a:noFill/>
                          <a:ln w="9525">
                            <a:noFill/>
                            <a:miter lim="800000"/>
                            <a:headEnd/>
                            <a:tailEnd/>
                          </a:ln>
                        </wps:spPr>
                        <wps:txbx>
                          <w:txbxContent>
                            <w:p w14:paraId="4408F755" w14:textId="2740EC5D" w:rsidR="00844B57" w:rsidRPr="006762DB" w:rsidRDefault="00844B57" w:rsidP="00844B57">
                              <w:pPr>
                                <w:jc w:val="left"/>
                                <w:rPr>
                                  <w:color w:val="FFFFFF" w:themeColor="background1"/>
                                  <w:sz w:val="48"/>
                                  <w:szCs w:val="48"/>
                                  <w:lang w:val="fr-BE"/>
                                </w:rPr>
                              </w:pPr>
                              <w:r w:rsidRPr="008572EA">
                                <w:rPr>
                                  <w:color w:val="FFFFFF" w:themeColor="background1"/>
                                  <w:sz w:val="48"/>
                                  <w:szCs w:val="48"/>
                                </w:rPr>
                                <w:t>Interoperability</w:t>
                              </w:r>
                              <w:r w:rsidRPr="00C11C33">
                                <w:rPr>
                                  <w:color w:val="FFFFFF" w:themeColor="background1"/>
                                  <w:sz w:val="48"/>
                                  <w:szCs w:val="48"/>
                                  <w:lang w:val="fr-BE"/>
                                </w:rPr>
                                <w:t xml:space="preserve"> State</w:t>
                              </w:r>
                              <w:r w:rsidR="009C6639">
                                <w:rPr>
                                  <w:color w:val="FFFFFF" w:themeColor="background1"/>
                                  <w:sz w:val="48"/>
                                  <w:szCs w:val="48"/>
                                  <w:lang w:val="fr-BE"/>
                                </w:rPr>
                                <w:t>-</w:t>
                              </w:r>
                              <w:r w:rsidRPr="00C11C33">
                                <w:rPr>
                                  <w:color w:val="FFFFFF" w:themeColor="background1"/>
                                  <w:sz w:val="48"/>
                                  <w:szCs w:val="48"/>
                                  <w:lang w:val="fr-BE"/>
                                </w:rPr>
                                <w:t>of</w:t>
                              </w:r>
                              <w:r w:rsidR="009C6639">
                                <w:rPr>
                                  <w:color w:val="FFFFFF" w:themeColor="background1"/>
                                  <w:sz w:val="48"/>
                                  <w:szCs w:val="48"/>
                                  <w:lang w:val="fr-BE"/>
                                </w:rPr>
                                <w:t>-</w:t>
                              </w:r>
                              <w:r w:rsidRPr="00C11C33">
                                <w:rPr>
                                  <w:color w:val="FFFFFF" w:themeColor="background1"/>
                                  <w:sz w:val="48"/>
                                  <w:szCs w:val="48"/>
                                  <w:lang w:val="fr-BE"/>
                                </w:rPr>
                                <w:t>Play</w:t>
                              </w:r>
                            </w:p>
                          </w:txbxContent>
                        </wps:txbx>
                        <wps:bodyPr rot="0" vert="horz" wrap="square" lIns="91440" tIns="45720" rIns="91440" bIns="45720" anchor="t" anchorCtr="0">
                          <a:spAutoFit/>
                        </wps:bodyPr>
                      </wps:wsp>
                    </wpg:wgp>
                  </a:graphicData>
                </a:graphic>
              </wp:anchor>
            </w:drawing>
          </mc:Choice>
          <mc:Fallback>
            <w:pict>
              <v:group w14:anchorId="184B1920" id="Group 9" o:spid="_x0000_s1027" style="position:absolute;margin-left:93.9pt;margin-top:8pt;width:250.4pt;height:95.4pt;z-index:251682816" coordsize="31812,122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">
                <v:shape id="Text Box 32" o:spid="_x0000_s1028" type="#_x0000_t202" style="position:absolute;width:5562;height:122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" filled="f" stroked="f">
                  <v:textbox style="mso-fit-shape-to-text:t">
                    <w:txbxContent>
                      <w:p w14:paraId="1900855D" w14:textId="77777777" w:rsidR="00844B57" w:rsidRPr="00166AB4" w:rsidRDefault="00844B57" w:rsidP="00844B57">
                        <w:pPr>
                          <w:jc w:val="left"/>
                          <w:rPr>
                            <w:color w:val="FFFFFF" w:themeColor="background1"/>
                            <w:sz w:val="144"/>
                            <w:szCs w:val="144"/>
                            <w:lang w:val="fr-BE"/>
                          </w:rPr>
                        </w:pPr>
                        <w:r w:rsidRPr="00166AB4">
                          <w:rPr>
                            <w:color w:val="FFFFFF" w:themeColor="background1"/>
                            <w:sz w:val="144"/>
                            <w:szCs w:val="144"/>
                            <w:lang w:val="fr-BE"/>
                          </w:rPr>
                          <w:t>1</w:t>
                        </w:r>
                      </w:p>
                    </w:txbxContent>
                  </v:textbox>
                </v:shape>
                <v:shape id="Text Box 22" o:spid="_x0000_s1029" type="#_x0000_t202" style="position:absolute;left:5788;top:2132;width:26024;height:8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" filled="f" stroked="f">
                  <v:textbox style="mso-fit-shape-to-text:t">
                    <w:txbxContent>
                      <w:p w14:paraId="4408F755" w14:textId="2740EC5D" w:rsidR="00844B57" w:rsidRPr="006762DB" w:rsidRDefault="00844B57" w:rsidP="00844B57">
                        <w:pPr>
                          <w:jc w:val="left"/>
                          <w:rPr>
                            <w:color w:val="FFFFFF" w:themeColor="background1"/>
                            <w:sz w:val="48"/>
                            <w:szCs w:val="48"/>
                            <w:lang w:val="fr-BE"/>
                          </w:rPr>
                        </w:pPr>
                        <w:r w:rsidRPr="008572EA">
                          <w:rPr>
                            <w:color w:val="FFFFFF" w:themeColor="background1"/>
                            <w:sz w:val="48"/>
                            <w:szCs w:val="48"/>
                          </w:rPr>
                          <w:t>Interoperability</w:t>
                        </w:r>
                        <w:r w:rsidRPr="00C11C33">
                          <w:rPr>
                            <w:color w:val="FFFFFF" w:themeColor="background1"/>
                            <w:sz w:val="48"/>
                            <w:szCs w:val="48"/>
                            <w:lang w:val="fr-BE"/>
                          </w:rPr>
                          <w:t xml:space="preserve"> State</w:t>
                        </w:r>
                        <w:r w:rsidR="009C6639">
                          <w:rPr>
                            <w:color w:val="FFFFFF" w:themeColor="background1"/>
                            <w:sz w:val="48"/>
                            <w:szCs w:val="48"/>
                            <w:lang w:val="fr-BE"/>
                          </w:rPr>
                          <w:t>-</w:t>
                        </w:r>
                        <w:r w:rsidRPr="00C11C33">
                          <w:rPr>
                            <w:color w:val="FFFFFF" w:themeColor="background1"/>
                            <w:sz w:val="48"/>
                            <w:szCs w:val="48"/>
                            <w:lang w:val="fr-BE"/>
                          </w:rPr>
                          <w:t>of</w:t>
                        </w:r>
                        <w:r w:rsidR="009C6639">
                          <w:rPr>
                            <w:color w:val="FFFFFF" w:themeColor="background1"/>
                            <w:sz w:val="48"/>
                            <w:szCs w:val="48"/>
                            <w:lang w:val="fr-BE"/>
                          </w:rPr>
                          <w:t>-</w:t>
                        </w:r>
                        <w:r w:rsidRPr="00C11C33">
                          <w:rPr>
                            <w:color w:val="FFFFFF" w:themeColor="background1"/>
                            <w:sz w:val="48"/>
                            <w:szCs w:val="48"/>
                            <w:lang w:val="fr-BE"/>
                          </w:rPr>
                          <w:t>Play</w:t>
                        </w:r>
                      </w:p>
                    </w:txbxContent>
                  </v:textbox>
                </v:shape>
              </v:group>
            </w:pict>
          </mc:Fallback>
        </mc:AlternateContent>
      </w:r>
    </w:p>
    <w:p w14:paraId="25C03A8C" w14:textId="2E536E74" w:rsidR="00D43F45" w:rsidRPr="00022119" w:rsidRDefault="00D43F45">
      <w:pPr>
        <w:jc w:val="left"/>
        <w:rPr>
          <w:szCs w:val="18"/>
        </w:rPr>
      </w:pPr>
    </w:p>
    <w:p w14:paraId="40FCFCA3" w14:textId="2C8AA957" w:rsidR="00D43F45" w:rsidRPr="00022119" w:rsidRDefault="00D43F45">
      <w:pPr>
        <w:jc w:val="left"/>
        <w:rPr>
          <w:szCs w:val="18"/>
        </w:rPr>
      </w:pPr>
    </w:p>
    <w:p w14:paraId="2DB0C7DC" w14:textId="67C5F492" w:rsidR="00D43F45" w:rsidRPr="00022119" w:rsidRDefault="00D43F45">
      <w:pPr>
        <w:jc w:val="left"/>
        <w:rPr>
          <w:szCs w:val="18"/>
        </w:rPr>
      </w:pPr>
    </w:p>
    <w:p w14:paraId="621BB8DC" w14:textId="3852230E" w:rsidR="00D43F45" w:rsidRPr="00022119" w:rsidRDefault="00D43F45">
      <w:pPr>
        <w:jc w:val="left"/>
        <w:rPr>
          <w:szCs w:val="18"/>
        </w:rPr>
      </w:pPr>
      <w:r w:rsidRPr="00022119">
        <w:rPr>
          <w:szCs w:val="18"/>
        </w:rPr>
        <w:br w:type="page"/>
      </w:r>
    </w:p>
    <w:p w14:paraId="3A26EEA7" w14:textId="0DF616E8" w:rsidR="00D43F45" w:rsidRPr="00022119" w:rsidRDefault="00D43F45">
      <w:pPr>
        <w:jc w:val="left"/>
        <w:rPr>
          <w:szCs w:val="18"/>
        </w:rPr>
      </w:pPr>
    </w:p>
    <w:p w14:paraId="357BA5FB" w14:textId="408740DC" w:rsidR="00B84D26" w:rsidRPr="002B1B0B" w:rsidRDefault="00B84D26" w:rsidP="00B84D26">
      <w:pPr>
        <w:pStyle w:val="Heading1"/>
        <w:rPr>
          <w:szCs w:val="18"/>
        </w:rPr>
      </w:pPr>
      <w:bookmarkStart w:id="1" w:name="_Toc140676778"/>
      <w:bookmarkEnd w:id="0"/>
      <w:r w:rsidRPr="006F2CF7">
        <w:t>Interoperability State</w:t>
      </w:r>
      <w:r w:rsidR="009C6639">
        <w:t>-</w:t>
      </w:r>
      <w:r w:rsidRPr="006F2CF7">
        <w:t>of</w:t>
      </w:r>
      <w:r w:rsidR="009C6639">
        <w:t>-</w:t>
      </w:r>
      <w:r w:rsidRPr="006F2CF7">
        <w:t>Play</w:t>
      </w:r>
      <w:bookmarkEnd w:id="1"/>
    </w:p>
    <w:p w14:paraId="6D676E19" w14:textId="77777777" w:rsidR="00B84D26" w:rsidRDefault="00B84D26" w:rsidP="00434A24">
      <w:bookmarkStart w:id="2" w:name="_Toc1035577"/>
      <w:bookmarkStart w:id="3" w:name="_Toc1474948"/>
    </w:p>
    <w:p w14:paraId="57876480" w14:textId="41B59023" w:rsidR="00434A24" w:rsidRPr="00C06B8A" w:rsidRDefault="00434A24" w:rsidP="00434A24">
      <w:pPr>
        <w:rPr>
          <w:color w:val="auto"/>
        </w:rPr>
      </w:pPr>
      <w:r w:rsidRPr="00C34B95">
        <w:t xml:space="preserve">In 2017, the European Commission published the </w:t>
      </w:r>
      <w:hyperlink r:id="rId24" w:history="1">
        <w:r w:rsidRPr="00C34B95">
          <w:rPr>
            <w:rStyle w:val="Hyperlink"/>
          </w:rPr>
          <w:t>European Interoperability Framework</w:t>
        </w:r>
      </w:hyperlink>
      <w:r w:rsidRPr="00C34B95">
        <w:t xml:space="preserve"> (EIF) to give specific guidance on how to set up interoperable digital public services through a set of 47 recommendations</w:t>
      </w:r>
      <w:r>
        <w:t xml:space="preserve"> divided in</w:t>
      </w:r>
      <w:r w:rsidRPr="00C34B95">
        <w:t xml:space="preserve"> three pillars</w:t>
      </w:r>
      <w:r>
        <w:t xml:space="preserve">. The </w:t>
      </w:r>
      <w:r w:rsidRPr="00C34B95">
        <w:t>EIF Monitoring Mechanism</w:t>
      </w:r>
      <w:r>
        <w:t xml:space="preserve"> (MM)</w:t>
      </w:r>
      <w:r w:rsidRPr="00C34B95">
        <w:t xml:space="preserve"> was built </w:t>
      </w:r>
      <w:r>
        <w:t xml:space="preserve">on these pillars </w:t>
      </w:r>
      <w:r w:rsidRPr="00C34B95">
        <w:t xml:space="preserve">to evaluate the level of implementation of </w:t>
      </w:r>
      <w:r>
        <w:t>the framework</w:t>
      </w:r>
      <w:r w:rsidRPr="00C34B95">
        <w:t xml:space="preserve"> within the Member States. </w:t>
      </w:r>
      <w:r>
        <w:t xml:space="preserve">Whereas </w:t>
      </w:r>
      <w:r w:rsidRPr="00C06B8A">
        <w:rPr>
          <w:color w:val="auto"/>
        </w:rPr>
        <w:t xml:space="preserve">during the previous, the MM relied upon three scoreboards, the 2022 edition includes an additional scoreboard on cross-border interoperability, assessing the level of implementation of 35 Recommendations. The mechanism is based on a set of 91 Key Performance Indicators (KPIs) clustered within the four scoreboards (Principles, Layers, Conceptual </w:t>
      </w:r>
      <w:proofErr w:type="gramStart"/>
      <w:r w:rsidRPr="00C06B8A">
        <w:rPr>
          <w:color w:val="auto"/>
        </w:rPr>
        <w:t>model</w:t>
      </w:r>
      <w:proofErr w:type="gramEnd"/>
      <w:r w:rsidRPr="00C06B8A">
        <w:rPr>
          <w:color w:val="auto"/>
        </w:rPr>
        <w:t xml:space="preserve"> and Cross-border interoperability), outlined below</w:t>
      </w:r>
      <w:r>
        <w:rPr>
          <w:color w:val="auto"/>
        </w:rPr>
        <w:t>.</w:t>
      </w:r>
    </w:p>
    <w:p w14:paraId="00275CCB" w14:textId="77777777" w:rsidR="00434A24" w:rsidRPr="00C34B95" w:rsidRDefault="00434A24" w:rsidP="00434A24"/>
    <w:p w14:paraId="011F8681" w14:textId="68A5586E" w:rsidR="00434A24" w:rsidRPr="00C34B95" w:rsidRDefault="00FD01F5" w:rsidP="00C2251E">
      <w:pPr>
        <w:pStyle w:val="BodyText"/>
        <w:jc w:val="center"/>
      </w:pPr>
      <w:r w:rsidRPr="00FD01F5">
        <w:rPr>
          <w:noProof/>
        </w:rPr>
        <w:drawing>
          <wp:inline distT="0" distB="0" distL="0" distR="0" wp14:anchorId="454DF34F" wp14:editId="0E4F3142">
            <wp:extent cx="5579745" cy="1774825"/>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579745" cy="1774825"/>
                    </a:xfrm>
                    <a:prstGeom prst="rect">
                      <a:avLst/>
                    </a:prstGeom>
                    <a:noFill/>
                    <a:ln>
                      <a:noFill/>
                    </a:ln>
                  </pic:spPr>
                </pic:pic>
              </a:graphicData>
            </a:graphic>
          </wp:inline>
        </w:drawing>
      </w:r>
    </w:p>
    <w:p w14:paraId="3177C387" w14:textId="77777777" w:rsidR="00434A24" w:rsidRPr="00C34B95" w:rsidRDefault="00434A24" w:rsidP="00C2251E">
      <w:pPr>
        <w:pStyle w:val="BodyText"/>
        <w:jc w:val="center"/>
        <w:rPr>
          <w:sz w:val="16"/>
          <w:szCs w:val="16"/>
        </w:rPr>
      </w:pPr>
      <w:r w:rsidRPr="00C34B95">
        <w:rPr>
          <w:sz w:val="16"/>
          <w:szCs w:val="16"/>
        </w:rPr>
        <w:t>Source:</w:t>
      </w:r>
      <w:r w:rsidRPr="00C34B95">
        <w:t xml:space="preserve"> </w:t>
      </w:r>
      <w:hyperlink r:id="rId26" w:history="1">
        <w:r w:rsidRPr="00716370">
          <w:rPr>
            <w:rStyle w:val="Hyperlink"/>
            <w:sz w:val="16"/>
            <w:szCs w:val="16"/>
          </w:rPr>
          <w:t>European Interoperability Framework Monitoring Mechanism 2022</w:t>
        </w:r>
      </w:hyperlink>
    </w:p>
    <w:p w14:paraId="69F6C13F" w14:textId="1C4AA302" w:rsidR="00AC6107" w:rsidRDefault="00434A24" w:rsidP="00434A24">
      <w:pPr>
        <w:rPr>
          <w:rFonts w:cs="Calibri"/>
        </w:rPr>
      </w:pPr>
      <w:r>
        <w:rPr>
          <w:rFonts w:cs="Calibri"/>
        </w:rPr>
        <w:t>Each scoreboard breaks down</w:t>
      </w:r>
      <w:r w:rsidRPr="00C34B95">
        <w:rPr>
          <w:rFonts w:cs="Calibri"/>
        </w:rPr>
        <w:t xml:space="preserve"> the results into thematic areas</w:t>
      </w:r>
      <w:r>
        <w:rPr>
          <w:rFonts w:cs="Calibri"/>
        </w:rPr>
        <w:t xml:space="preserve"> (i.e. principles).</w:t>
      </w:r>
      <w:r w:rsidRPr="00C34B95">
        <w:rPr>
          <w:rFonts w:cs="Calibri"/>
        </w:rPr>
        <w:t xml:space="preserve"> The thematic areas are evaluated on a scale from one to four, where one means a lower level of implementation and </w:t>
      </w:r>
      <w:r>
        <w:rPr>
          <w:rFonts w:cs="Calibri"/>
        </w:rPr>
        <w:t>four</w:t>
      </w:r>
      <w:r w:rsidRPr="00C34B95">
        <w:rPr>
          <w:rFonts w:cs="Calibri"/>
        </w:rPr>
        <w:t xml:space="preserve"> means a hig</w:t>
      </w:r>
      <w:r w:rsidRPr="007567DE">
        <w:rPr>
          <w:rFonts w:cs="Calibri"/>
        </w:rPr>
        <w:t xml:space="preserve">her level of implementation. The graphs below show the result of the EIF MM data collection exercise </w:t>
      </w:r>
      <w:r w:rsidRPr="00434A24">
        <w:rPr>
          <w:rFonts w:cs="Calibri"/>
        </w:rPr>
        <w:t xml:space="preserve">for </w:t>
      </w:r>
      <w:r w:rsidRPr="00434A24">
        <w:t>Slovenia</w:t>
      </w:r>
      <w:r w:rsidRPr="00434A24">
        <w:rPr>
          <w:rFonts w:cs="Calibri"/>
        </w:rPr>
        <w:t xml:space="preserve"> in 2022, comparing</w:t>
      </w:r>
      <w:r>
        <w:rPr>
          <w:rFonts w:cs="Calibri"/>
        </w:rPr>
        <w:t xml:space="preserve"> it with the EU average</w:t>
      </w:r>
      <w:r w:rsidRPr="00B105AD">
        <w:t xml:space="preserve"> </w:t>
      </w:r>
      <w:r>
        <w:t xml:space="preserve">as well as </w:t>
      </w:r>
      <w:r w:rsidRPr="00B105AD">
        <w:rPr>
          <w:rFonts w:cs="Calibri"/>
        </w:rPr>
        <w:t xml:space="preserve">the performance </w:t>
      </w:r>
      <w:r>
        <w:rPr>
          <w:rFonts w:cs="Calibri"/>
        </w:rPr>
        <w:t>of the country in</w:t>
      </w:r>
      <w:r w:rsidRPr="00B105AD">
        <w:rPr>
          <w:rFonts w:cs="Calibri"/>
        </w:rPr>
        <w:t xml:space="preserve"> 2021</w:t>
      </w:r>
      <w:r w:rsidRPr="00C34B95">
        <w:rPr>
          <w:rFonts w:cs="Calibri"/>
        </w:rPr>
        <w:t>.</w:t>
      </w:r>
    </w:p>
    <w:p w14:paraId="5AE85A59" w14:textId="77777777" w:rsidR="005C16B9" w:rsidRDefault="005C16B9" w:rsidP="00434A24">
      <w:pPr>
        <w:rPr>
          <w:rFonts w:cs="Calibri"/>
        </w:rPr>
      </w:pPr>
    </w:p>
    <w:p w14:paraId="68B56E3A" w14:textId="7B1F713A" w:rsidR="00310CBA" w:rsidRPr="005C16B9" w:rsidRDefault="001E18B1" w:rsidP="005C16B9">
      <w:pPr>
        <w:jc w:val="center"/>
        <w:rPr>
          <w:rFonts w:cs="Calibri"/>
        </w:rPr>
      </w:pPr>
      <w:r w:rsidRPr="001E18B1">
        <w:rPr>
          <w:noProof/>
        </w:rPr>
        <w:drawing>
          <wp:inline distT="0" distB="0" distL="0" distR="0" wp14:anchorId="4410EDF0" wp14:editId="7CB7393B">
            <wp:extent cx="3602736" cy="238882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7">
                      <a:extLst>
                        <a:ext uri="{28A0092B-C50C-407E-A947-70E740481C1C}">
                          <a14:useLocalDpi xmlns:a14="http://schemas.microsoft.com/office/drawing/2010/main" val="0"/>
                        </a:ext>
                      </a:extLst>
                    </a:blip>
                    <a:srcRect l="10683" r="10537" b="1921"/>
                    <a:stretch/>
                  </pic:blipFill>
                  <pic:spPr bwMode="auto">
                    <a:xfrm>
                      <a:off x="0" y="0"/>
                      <a:ext cx="3602736" cy="2388826"/>
                    </a:xfrm>
                    <a:prstGeom prst="rect">
                      <a:avLst/>
                    </a:prstGeom>
                    <a:noFill/>
                    <a:ln>
                      <a:noFill/>
                    </a:ln>
                    <a:extLst>
                      <a:ext uri="{53640926-AAD7-44D8-BBD7-CCE9431645EC}">
                        <a14:shadowObscured xmlns:a14="http://schemas.microsoft.com/office/drawing/2010/main"/>
                      </a:ext>
                    </a:extLst>
                  </pic:spPr>
                </pic:pic>
              </a:graphicData>
            </a:graphic>
          </wp:inline>
        </w:drawing>
      </w:r>
    </w:p>
    <w:p w14:paraId="15FDDE29" w14:textId="56EE1675" w:rsidR="00331245" w:rsidRPr="006F2CF7" w:rsidRDefault="00331245" w:rsidP="00331245">
      <w:pPr>
        <w:pStyle w:val="BodyText"/>
        <w:spacing w:after="0"/>
        <w:jc w:val="center"/>
        <w:rPr>
          <w:sz w:val="14"/>
          <w:szCs w:val="14"/>
        </w:rPr>
      </w:pPr>
      <w:r w:rsidRPr="006F2CF7">
        <w:rPr>
          <w:bCs/>
          <w:sz w:val="14"/>
          <w:szCs w:val="18"/>
        </w:rPr>
        <w:t>Source:</w:t>
      </w:r>
      <w:r w:rsidRPr="006F2CF7">
        <w:rPr>
          <w:szCs w:val="22"/>
        </w:rPr>
        <w:t xml:space="preserve"> </w:t>
      </w:r>
      <w:hyperlink r:id="rId28" w:history="1">
        <w:r w:rsidR="00A71F6C">
          <w:rPr>
            <w:rStyle w:val="Hyperlink"/>
            <w:sz w:val="14"/>
            <w:szCs w:val="14"/>
          </w:rPr>
          <w:t>European Interoperability Framework Monitoring Mechanism 2022</w:t>
        </w:r>
      </w:hyperlink>
    </w:p>
    <w:p w14:paraId="50E38A9C" w14:textId="77777777" w:rsidR="0044793A" w:rsidRPr="00022119" w:rsidRDefault="0044793A" w:rsidP="0044793A">
      <w:pPr>
        <w:rPr>
          <w:szCs w:val="18"/>
        </w:rPr>
      </w:pPr>
    </w:p>
    <w:p w14:paraId="67F6C693" w14:textId="548C51ED" w:rsidR="0074495E" w:rsidRDefault="0044793A" w:rsidP="0044793A">
      <w:pPr>
        <w:rPr>
          <w:szCs w:val="18"/>
        </w:rPr>
      </w:pPr>
      <w:r w:rsidRPr="00022119">
        <w:rPr>
          <w:szCs w:val="18"/>
        </w:rPr>
        <w:t>Slovenia’s results in Scoreboard 1 show an overall good implementation of the EIF principles. Slo</w:t>
      </w:r>
      <w:r w:rsidR="0029040E" w:rsidRPr="00022119">
        <w:rPr>
          <w:szCs w:val="18"/>
        </w:rPr>
        <w:t>venia</w:t>
      </w:r>
      <w:r w:rsidRPr="00022119">
        <w:rPr>
          <w:szCs w:val="18"/>
        </w:rPr>
        <w:t xml:space="preserve"> meets the European average for every principle, except for Principle 3 (</w:t>
      </w:r>
      <w:r w:rsidR="00EA405A" w:rsidRPr="00022119">
        <w:rPr>
          <w:szCs w:val="18"/>
        </w:rPr>
        <w:t>Transparency</w:t>
      </w:r>
      <w:r w:rsidRPr="00022119">
        <w:rPr>
          <w:szCs w:val="18"/>
        </w:rPr>
        <w:t xml:space="preserve">) which obtains a score of </w:t>
      </w:r>
      <w:r w:rsidR="00EA405A" w:rsidRPr="00022119">
        <w:rPr>
          <w:szCs w:val="18"/>
        </w:rPr>
        <w:t>3</w:t>
      </w:r>
      <w:r w:rsidR="00C851DE">
        <w:rPr>
          <w:szCs w:val="18"/>
        </w:rPr>
        <w:t xml:space="preserve"> and</w:t>
      </w:r>
      <w:r w:rsidR="00FB44A5" w:rsidRPr="00022119">
        <w:rPr>
          <w:szCs w:val="18"/>
        </w:rPr>
        <w:t xml:space="preserve"> for Principle 7 (</w:t>
      </w:r>
      <w:r w:rsidR="00096A3A" w:rsidRPr="00022119">
        <w:rPr>
          <w:szCs w:val="18"/>
        </w:rPr>
        <w:t>Inclusion and accessibility)</w:t>
      </w:r>
      <w:r w:rsidR="00C851DE">
        <w:rPr>
          <w:szCs w:val="18"/>
        </w:rPr>
        <w:t>,</w:t>
      </w:r>
      <w:r w:rsidR="00C851DE" w:rsidRPr="00022119">
        <w:rPr>
          <w:szCs w:val="18"/>
        </w:rPr>
        <w:t xml:space="preserve"> which are below the European average with a</w:t>
      </w:r>
      <w:r w:rsidR="00CD4927">
        <w:rPr>
          <w:szCs w:val="18"/>
        </w:rPr>
        <w:t xml:space="preserve"> respective</w:t>
      </w:r>
      <w:r w:rsidR="00C851DE" w:rsidRPr="00022119">
        <w:rPr>
          <w:szCs w:val="18"/>
        </w:rPr>
        <w:t xml:space="preserve"> score of </w:t>
      </w:r>
      <w:r w:rsidR="00CD4927">
        <w:rPr>
          <w:szCs w:val="18"/>
        </w:rPr>
        <w:t xml:space="preserve">3 and </w:t>
      </w:r>
      <w:r w:rsidR="00C851DE" w:rsidRPr="00022119">
        <w:rPr>
          <w:szCs w:val="18"/>
        </w:rPr>
        <w:t>2</w:t>
      </w:r>
      <w:r w:rsidR="00C851DE">
        <w:rPr>
          <w:szCs w:val="18"/>
        </w:rPr>
        <w:t xml:space="preserve">. </w:t>
      </w:r>
      <w:r w:rsidR="00CD4927">
        <w:rPr>
          <w:szCs w:val="18"/>
        </w:rPr>
        <w:t xml:space="preserve">Regarding </w:t>
      </w:r>
      <w:r w:rsidR="00823F57" w:rsidRPr="00022119">
        <w:rPr>
          <w:szCs w:val="18"/>
        </w:rPr>
        <w:t>Principle 12 (</w:t>
      </w:r>
      <w:r w:rsidR="00BD60BB" w:rsidRPr="00022119">
        <w:rPr>
          <w:szCs w:val="18"/>
        </w:rPr>
        <w:t>Assessment of Effectiveness and Efficiency</w:t>
      </w:r>
      <w:r w:rsidR="00C851DE">
        <w:rPr>
          <w:szCs w:val="18"/>
        </w:rPr>
        <w:t>)</w:t>
      </w:r>
      <w:r w:rsidR="00E82F43">
        <w:rPr>
          <w:szCs w:val="18"/>
        </w:rPr>
        <w:t xml:space="preserve">, </w:t>
      </w:r>
      <w:r w:rsidR="00600943" w:rsidRPr="00600943">
        <w:rPr>
          <w:szCs w:val="18"/>
        </w:rPr>
        <w:t>implementation of the recommendations improved the score by 2 to 3</w:t>
      </w:r>
      <w:r w:rsidR="00C851DE">
        <w:rPr>
          <w:szCs w:val="18"/>
        </w:rPr>
        <w:t xml:space="preserve">. </w:t>
      </w:r>
      <w:r w:rsidR="00600943">
        <w:rPr>
          <w:szCs w:val="18"/>
        </w:rPr>
        <w:t>The</w:t>
      </w:r>
      <w:r w:rsidR="00FA623C" w:rsidRPr="00022119">
        <w:rPr>
          <w:szCs w:val="18"/>
        </w:rPr>
        <w:t xml:space="preserve"> area</w:t>
      </w:r>
      <w:r w:rsidR="007822CF" w:rsidRPr="00022119">
        <w:rPr>
          <w:szCs w:val="18"/>
        </w:rPr>
        <w:t>s</w:t>
      </w:r>
      <w:r w:rsidR="00FA623C" w:rsidRPr="00022119">
        <w:rPr>
          <w:szCs w:val="18"/>
        </w:rPr>
        <w:t xml:space="preserve"> of improvement </w:t>
      </w:r>
      <w:r w:rsidR="00603C17" w:rsidRPr="00022119">
        <w:rPr>
          <w:szCs w:val="18"/>
        </w:rPr>
        <w:t xml:space="preserve">for Slovenian public administrations </w:t>
      </w:r>
      <w:r w:rsidR="00B80180" w:rsidRPr="00B80180">
        <w:rPr>
          <w:szCs w:val="18"/>
        </w:rPr>
        <w:t xml:space="preserve">are as follows: firstly, </w:t>
      </w:r>
      <w:r w:rsidR="008E5323" w:rsidRPr="00022119">
        <w:rPr>
          <w:szCs w:val="18"/>
        </w:rPr>
        <w:t>enhance</w:t>
      </w:r>
      <w:r w:rsidR="00C57633" w:rsidRPr="00022119">
        <w:rPr>
          <w:szCs w:val="18"/>
        </w:rPr>
        <w:t xml:space="preserve"> </w:t>
      </w:r>
      <w:r w:rsidR="008E5323" w:rsidRPr="00022119">
        <w:rPr>
          <w:szCs w:val="18"/>
        </w:rPr>
        <w:t xml:space="preserve">internal visibility and </w:t>
      </w:r>
      <w:r w:rsidR="00451E1D" w:rsidRPr="00022119">
        <w:rPr>
          <w:szCs w:val="18"/>
        </w:rPr>
        <w:t xml:space="preserve">to </w:t>
      </w:r>
      <w:r w:rsidR="008E5323" w:rsidRPr="00022119">
        <w:rPr>
          <w:szCs w:val="18"/>
        </w:rPr>
        <w:t>provide external interfaces for European public services</w:t>
      </w:r>
      <w:r w:rsidR="00100EB9" w:rsidRPr="00022119">
        <w:rPr>
          <w:szCs w:val="18"/>
        </w:rPr>
        <w:t xml:space="preserve"> by </w:t>
      </w:r>
      <w:r w:rsidR="00100EB9" w:rsidRPr="00022119">
        <w:rPr>
          <w:szCs w:val="18"/>
        </w:rPr>
        <w:lastRenderedPageBreak/>
        <w:t xml:space="preserve">enhancing </w:t>
      </w:r>
      <w:r w:rsidR="004B5232" w:rsidRPr="00022119">
        <w:rPr>
          <w:szCs w:val="18"/>
        </w:rPr>
        <w:t>the online availability and accessibility of the administrative procedures</w:t>
      </w:r>
      <w:r w:rsidR="007822CF" w:rsidRPr="00022119">
        <w:rPr>
          <w:szCs w:val="18"/>
        </w:rPr>
        <w:t xml:space="preserve"> (</w:t>
      </w:r>
      <w:r w:rsidR="00684E34" w:rsidRPr="00022119">
        <w:rPr>
          <w:szCs w:val="18"/>
        </w:rPr>
        <w:t>Recommendation 05)</w:t>
      </w:r>
      <w:r w:rsidR="004B5232" w:rsidRPr="00022119">
        <w:rPr>
          <w:szCs w:val="18"/>
        </w:rPr>
        <w:t>.</w:t>
      </w:r>
      <w:r w:rsidR="005B73B5" w:rsidRPr="00022119">
        <w:rPr>
          <w:szCs w:val="18"/>
        </w:rPr>
        <w:t xml:space="preserve"> Second, </w:t>
      </w:r>
      <w:r w:rsidR="004D5481">
        <w:rPr>
          <w:szCs w:val="18"/>
        </w:rPr>
        <w:t xml:space="preserve">to </w:t>
      </w:r>
      <w:r w:rsidR="007B38E2" w:rsidRPr="00022119">
        <w:rPr>
          <w:szCs w:val="18"/>
        </w:rPr>
        <w:t xml:space="preserve">ensure that </w:t>
      </w:r>
      <w:r w:rsidR="001D748F" w:rsidRPr="00022119">
        <w:rPr>
          <w:szCs w:val="18"/>
        </w:rPr>
        <w:t>all public services are accessible to all citizens, including persons with disabilities</w:t>
      </w:r>
      <w:r w:rsidR="00D61414" w:rsidRPr="00022119">
        <w:rPr>
          <w:szCs w:val="18"/>
        </w:rPr>
        <w:t>, the elderly and other disadvantaged groups</w:t>
      </w:r>
      <w:r w:rsidR="006D3C6F" w:rsidRPr="00022119">
        <w:rPr>
          <w:szCs w:val="18"/>
        </w:rPr>
        <w:t xml:space="preserve"> (</w:t>
      </w:r>
      <w:r w:rsidR="000A79AA" w:rsidRPr="00022119">
        <w:rPr>
          <w:szCs w:val="18"/>
        </w:rPr>
        <w:t>Recommendation 14)</w:t>
      </w:r>
      <w:r w:rsidR="0005160E">
        <w:rPr>
          <w:szCs w:val="18"/>
        </w:rPr>
        <w:t>.</w:t>
      </w:r>
    </w:p>
    <w:p w14:paraId="16964599" w14:textId="09D87427" w:rsidR="00850A7A" w:rsidRPr="00022119" w:rsidRDefault="003F6434" w:rsidP="00A42BF9">
      <w:pPr>
        <w:jc w:val="center"/>
        <w:rPr>
          <w:szCs w:val="18"/>
        </w:rPr>
      </w:pPr>
      <w:r w:rsidRPr="003F6434">
        <w:rPr>
          <w:noProof/>
        </w:rPr>
        <w:drawing>
          <wp:inline distT="0" distB="0" distL="0" distR="0" wp14:anchorId="56740CA2" wp14:editId="090C451F">
            <wp:extent cx="3602736" cy="234603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9">
                      <a:extLst>
                        <a:ext uri="{28A0092B-C50C-407E-A947-70E740481C1C}">
                          <a14:useLocalDpi xmlns:a14="http://schemas.microsoft.com/office/drawing/2010/main" val="0"/>
                        </a:ext>
                      </a:extLst>
                    </a:blip>
                    <a:srcRect l="9896" r="10195" b="3315"/>
                    <a:stretch/>
                  </pic:blipFill>
                  <pic:spPr bwMode="auto">
                    <a:xfrm>
                      <a:off x="0" y="0"/>
                      <a:ext cx="3602736" cy="2346037"/>
                    </a:xfrm>
                    <a:prstGeom prst="rect">
                      <a:avLst/>
                    </a:prstGeom>
                    <a:noFill/>
                    <a:ln>
                      <a:noFill/>
                    </a:ln>
                    <a:extLst>
                      <a:ext uri="{53640926-AAD7-44D8-BBD7-CCE9431645EC}">
                        <a14:shadowObscured xmlns:a14="http://schemas.microsoft.com/office/drawing/2010/main"/>
                      </a:ext>
                    </a:extLst>
                  </pic:spPr>
                </pic:pic>
              </a:graphicData>
            </a:graphic>
          </wp:inline>
        </w:drawing>
      </w:r>
    </w:p>
    <w:p w14:paraId="793DE68F" w14:textId="01AEFA6A" w:rsidR="00934B63" w:rsidRPr="006F2CF7" w:rsidRDefault="00BB3D4C" w:rsidP="005E3A66">
      <w:pPr>
        <w:pStyle w:val="BodyText"/>
        <w:spacing w:after="0"/>
        <w:jc w:val="center"/>
        <w:rPr>
          <w:sz w:val="14"/>
          <w:szCs w:val="14"/>
        </w:rPr>
      </w:pPr>
      <w:r w:rsidRPr="006F2CF7">
        <w:rPr>
          <w:bCs/>
          <w:sz w:val="14"/>
          <w:szCs w:val="18"/>
        </w:rPr>
        <w:t>Source:</w:t>
      </w:r>
      <w:r w:rsidRPr="006F2CF7">
        <w:rPr>
          <w:szCs w:val="22"/>
        </w:rPr>
        <w:t xml:space="preserve"> </w:t>
      </w:r>
      <w:hyperlink r:id="rId30" w:history="1">
        <w:r w:rsidR="00A71F6C">
          <w:rPr>
            <w:rStyle w:val="Hyperlink"/>
            <w:sz w:val="14"/>
            <w:szCs w:val="14"/>
          </w:rPr>
          <w:t>European Interoperability Framework Monitoring Mechanism 2022</w:t>
        </w:r>
      </w:hyperlink>
    </w:p>
    <w:p w14:paraId="2F708E78" w14:textId="77777777" w:rsidR="005E3A66" w:rsidRPr="006F2CF7" w:rsidRDefault="005E3A66" w:rsidP="005E3A66">
      <w:pPr>
        <w:pStyle w:val="BodyText"/>
        <w:spacing w:after="0"/>
        <w:jc w:val="center"/>
        <w:rPr>
          <w:sz w:val="14"/>
          <w:szCs w:val="14"/>
        </w:rPr>
      </w:pPr>
    </w:p>
    <w:p w14:paraId="39C9AFAE" w14:textId="4DB5D6F0" w:rsidR="003C6F38" w:rsidRDefault="00A64793" w:rsidP="005E3A66">
      <w:pPr>
        <w:pStyle w:val="BodyText"/>
        <w:spacing w:after="0"/>
      </w:pPr>
      <w:r w:rsidRPr="006F2CF7">
        <w:t>The Slovenian results for the implementation of interoperability layers assessed for Scoreboard 2 show a</w:t>
      </w:r>
      <w:r w:rsidR="00825CB7" w:rsidRPr="006F2CF7">
        <w:t>n overall</w:t>
      </w:r>
      <w:r w:rsidRPr="006F2CF7">
        <w:t xml:space="preserve"> good performance. Sl</w:t>
      </w:r>
      <w:r w:rsidR="006437F8" w:rsidRPr="006F2CF7">
        <w:t>ovenia</w:t>
      </w:r>
      <w:r w:rsidRPr="006F2CF7">
        <w:t xml:space="preserve"> reaches a maximum score of 4, in line with the European average, for all interoperability layers. To maintain this high performance, </w:t>
      </w:r>
      <w:r w:rsidR="006E648B" w:rsidRPr="006F2CF7">
        <w:t>a</w:t>
      </w:r>
      <w:r w:rsidR="00C311C4" w:rsidRPr="006F2CF7">
        <w:t xml:space="preserve"> potential</w:t>
      </w:r>
      <w:r w:rsidR="006E648B" w:rsidRPr="006F2CF7">
        <w:t xml:space="preserve"> area of improvement</w:t>
      </w:r>
      <w:r w:rsidR="00C75D4D" w:rsidRPr="006F2CF7">
        <w:t xml:space="preserve"> could be to enhance the implementation of two recommendations linked to interoperability governance</w:t>
      </w:r>
      <w:r w:rsidR="00733536">
        <w:t xml:space="preserve"> and </w:t>
      </w:r>
      <w:r w:rsidR="005B1178" w:rsidRPr="005B1178">
        <w:t>Integrated public service governance</w:t>
      </w:r>
      <w:r w:rsidR="005B1178">
        <w:t>.</w:t>
      </w:r>
      <w:r w:rsidR="00A8660E">
        <w:t xml:space="preserve"> </w:t>
      </w:r>
      <w:r w:rsidR="005B1178">
        <w:t>R</w:t>
      </w:r>
      <w:r w:rsidR="00A02B25" w:rsidRPr="006F2CF7">
        <w:t>ecommendation 23</w:t>
      </w:r>
      <w:r w:rsidR="00A8660E">
        <w:t xml:space="preserve"> </w:t>
      </w:r>
      <w:r w:rsidR="00D05E73" w:rsidRPr="006F2CF7">
        <w:t xml:space="preserve">addresses </w:t>
      </w:r>
      <w:r w:rsidR="00E4112C">
        <w:t>the c</w:t>
      </w:r>
      <w:r w:rsidR="00E4112C" w:rsidRPr="00E4112C">
        <w:t>onsult</w:t>
      </w:r>
      <w:r w:rsidR="00E4112C">
        <w:t>ation of</w:t>
      </w:r>
      <w:r w:rsidR="00E4112C" w:rsidRPr="00E4112C">
        <w:t xml:space="preserve"> relevant catalogues of standards, </w:t>
      </w:r>
      <w:proofErr w:type="gramStart"/>
      <w:r w:rsidR="00E4112C" w:rsidRPr="00E4112C">
        <w:t>specifications</w:t>
      </w:r>
      <w:proofErr w:type="gramEnd"/>
      <w:r w:rsidR="00E4112C" w:rsidRPr="00E4112C">
        <w:t xml:space="preserve"> and guidelines at national and EU level, in accordance with your NIF and relevant DIFs, when procuring and developing ICT solutions</w:t>
      </w:r>
      <w:r w:rsidR="00E4112C">
        <w:t xml:space="preserve">. </w:t>
      </w:r>
      <w:r w:rsidR="00A8660E">
        <w:t xml:space="preserve">Recommendation 25 </w:t>
      </w:r>
      <w:r w:rsidR="000F16AC">
        <w:t>i</w:t>
      </w:r>
      <w:r w:rsidR="00FD7DB3" w:rsidRPr="00FD7DB3">
        <w:t xml:space="preserve">s aimed </w:t>
      </w:r>
      <w:r w:rsidR="002A7BD1">
        <w:t>at</w:t>
      </w:r>
      <w:r w:rsidR="002A7BD1" w:rsidRPr="002A7BD1">
        <w:t xml:space="preserve"> guaranteeing</w:t>
      </w:r>
      <w:r w:rsidR="000F16AC" w:rsidRPr="000F16AC">
        <w:t xml:space="preserve"> interoperability and coordination over time when operating and delivering integrated public services by putting in place the necessary governance structure.</w:t>
      </w:r>
    </w:p>
    <w:p w14:paraId="58541AB1" w14:textId="77777777" w:rsidR="003F6434" w:rsidRPr="006F2CF7" w:rsidRDefault="003F6434" w:rsidP="005E3A66">
      <w:pPr>
        <w:pStyle w:val="BodyText"/>
        <w:spacing w:after="0"/>
      </w:pPr>
    </w:p>
    <w:p w14:paraId="19F3EB23" w14:textId="7AD711CA" w:rsidR="006323EB" w:rsidRPr="00022119" w:rsidRDefault="004E1C1D" w:rsidP="009558F2">
      <w:pPr>
        <w:jc w:val="center"/>
        <w:rPr>
          <w:rFonts w:cs="Arial"/>
          <w:bCs/>
          <w:iCs/>
          <w:color w:val="4958A0"/>
          <w:szCs w:val="18"/>
        </w:rPr>
      </w:pPr>
      <w:r w:rsidRPr="004E1C1D">
        <w:rPr>
          <w:noProof/>
        </w:rPr>
        <w:drawing>
          <wp:inline distT="0" distB="0" distL="0" distR="0" wp14:anchorId="4EBC6694" wp14:editId="1B2412C8">
            <wp:extent cx="3602736" cy="234368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1">
                      <a:extLst>
                        <a:ext uri="{28A0092B-C50C-407E-A947-70E740481C1C}">
                          <a14:useLocalDpi xmlns:a14="http://schemas.microsoft.com/office/drawing/2010/main" val="0"/>
                        </a:ext>
                      </a:extLst>
                    </a:blip>
                    <a:srcRect l="10046" r="10194" b="3594"/>
                    <a:stretch/>
                  </pic:blipFill>
                  <pic:spPr bwMode="auto">
                    <a:xfrm>
                      <a:off x="0" y="0"/>
                      <a:ext cx="3602736" cy="2343684"/>
                    </a:xfrm>
                    <a:prstGeom prst="rect">
                      <a:avLst/>
                    </a:prstGeom>
                    <a:noFill/>
                    <a:ln>
                      <a:noFill/>
                    </a:ln>
                    <a:extLst>
                      <a:ext uri="{53640926-AAD7-44D8-BBD7-CCE9431645EC}">
                        <a14:shadowObscured xmlns:a14="http://schemas.microsoft.com/office/drawing/2010/main"/>
                      </a:ext>
                    </a:extLst>
                  </pic:spPr>
                </pic:pic>
              </a:graphicData>
            </a:graphic>
          </wp:inline>
        </w:drawing>
      </w:r>
    </w:p>
    <w:p w14:paraId="68CF66E3" w14:textId="4E34BA33" w:rsidR="00F966AC" w:rsidRPr="006F2CF7" w:rsidRDefault="00F966AC" w:rsidP="00F966AC">
      <w:pPr>
        <w:pStyle w:val="BodyText"/>
        <w:spacing w:after="0"/>
        <w:jc w:val="center"/>
      </w:pPr>
      <w:r w:rsidRPr="006F2CF7">
        <w:rPr>
          <w:bCs/>
          <w:sz w:val="14"/>
          <w:szCs w:val="18"/>
        </w:rPr>
        <w:t>Source:</w:t>
      </w:r>
      <w:r w:rsidRPr="006F2CF7">
        <w:rPr>
          <w:szCs w:val="22"/>
        </w:rPr>
        <w:t xml:space="preserve"> </w:t>
      </w:r>
      <w:hyperlink r:id="rId32" w:history="1">
        <w:r w:rsidR="00A71F6C">
          <w:rPr>
            <w:rStyle w:val="Hyperlink"/>
            <w:sz w:val="14"/>
            <w:szCs w:val="14"/>
          </w:rPr>
          <w:t>European Interoperability Framework Monitoring Mechanism 2022</w:t>
        </w:r>
      </w:hyperlink>
    </w:p>
    <w:p w14:paraId="5D0056CB" w14:textId="77777777" w:rsidR="004F6A2E" w:rsidRPr="00022119" w:rsidRDefault="004F6A2E" w:rsidP="005130D6">
      <w:pPr>
        <w:rPr>
          <w:rFonts w:cs="Arial"/>
          <w:bCs/>
          <w:iCs/>
          <w:color w:val="4958A0"/>
          <w:szCs w:val="18"/>
        </w:rPr>
      </w:pPr>
    </w:p>
    <w:p w14:paraId="38515D9E" w14:textId="5D871E4E" w:rsidR="004E1C1D" w:rsidRDefault="00C43A77" w:rsidP="005130D6">
      <w:pPr>
        <w:rPr>
          <w:rStyle w:val="normaltextrun"/>
          <w:szCs w:val="18"/>
          <w:bdr w:val="none" w:sz="0" w:space="0" w:color="auto" w:frame="1"/>
        </w:rPr>
      </w:pPr>
      <w:r w:rsidRPr="00022119">
        <w:rPr>
          <w:rStyle w:val="normaltextrun"/>
          <w:szCs w:val="18"/>
          <w:bdr w:val="none" w:sz="0" w:space="0" w:color="auto" w:frame="1"/>
        </w:rPr>
        <w:t xml:space="preserve">Slovenia’s scores assessing the Conceptual Model in Scoreboard 3 show a good performance in the implementation of </w:t>
      </w:r>
      <w:r w:rsidR="00035B8F" w:rsidRPr="00022119">
        <w:rPr>
          <w:rStyle w:val="normaltextrun"/>
          <w:szCs w:val="18"/>
          <w:bdr w:val="none" w:sz="0" w:space="0" w:color="auto" w:frame="1"/>
        </w:rPr>
        <w:t>most</w:t>
      </w:r>
      <w:r w:rsidRPr="00022119">
        <w:rPr>
          <w:rStyle w:val="normaltextrun"/>
          <w:szCs w:val="18"/>
          <w:bdr w:val="none" w:sz="0" w:space="0" w:color="auto" w:frame="1"/>
        </w:rPr>
        <w:t xml:space="preserve"> recommendations. In line with the European average, Slov</w:t>
      </w:r>
      <w:r w:rsidR="0025728B" w:rsidRPr="00022119">
        <w:rPr>
          <w:rStyle w:val="normaltextrun"/>
          <w:szCs w:val="18"/>
          <w:bdr w:val="none" w:sz="0" w:space="0" w:color="auto" w:frame="1"/>
        </w:rPr>
        <w:t>enia</w:t>
      </w:r>
      <w:r w:rsidRPr="00022119">
        <w:rPr>
          <w:rStyle w:val="normaltextrun"/>
          <w:szCs w:val="18"/>
          <w:bdr w:val="none" w:sz="0" w:space="0" w:color="auto" w:frame="1"/>
        </w:rPr>
        <w:t xml:space="preserve"> gets a maximal score of 4 for </w:t>
      </w:r>
      <w:r w:rsidR="00A335D4">
        <w:rPr>
          <w:rStyle w:val="normaltextrun"/>
          <w:szCs w:val="18"/>
          <w:bdr w:val="none" w:sz="0" w:space="0" w:color="auto" w:frame="1"/>
        </w:rPr>
        <w:t>all</w:t>
      </w:r>
      <w:r w:rsidRPr="00022119">
        <w:rPr>
          <w:rStyle w:val="normaltextrun"/>
          <w:szCs w:val="18"/>
          <w:bdr w:val="none" w:sz="0" w:space="0" w:color="auto" w:frame="1"/>
        </w:rPr>
        <w:t>.</w:t>
      </w:r>
      <w:r w:rsidR="00B83709" w:rsidRPr="00022119">
        <w:rPr>
          <w:rStyle w:val="normaltextrun"/>
          <w:szCs w:val="18"/>
          <w:bdr w:val="none" w:sz="0" w:space="0" w:color="auto" w:frame="1"/>
        </w:rPr>
        <w:t xml:space="preserve"> </w:t>
      </w:r>
      <w:r w:rsidR="005D58FD">
        <w:rPr>
          <w:rStyle w:val="normaltextrun"/>
          <w:szCs w:val="18"/>
          <w:bdr w:val="none" w:sz="0" w:space="0" w:color="auto" w:frame="1"/>
        </w:rPr>
        <w:t>Slightly above</w:t>
      </w:r>
      <w:r w:rsidR="00B83709" w:rsidRPr="00022119">
        <w:rPr>
          <w:rStyle w:val="normaltextrun"/>
          <w:szCs w:val="18"/>
          <w:bdr w:val="none" w:sz="0" w:space="0" w:color="auto" w:frame="1"/>
        </w:rPr>
        <w:t xml:space="preserve"> the European average,</w:t>
      </w:r>
      <w:r w:rsidR="00D43D29" w:rsidRPr="00022119">
        <w:rPr>
          <w:rStyle w:val="normaltextrun"/>
          <w:szCs w:val="18"/>
          <w:bdr w:val="none" w:sz="0" w:space="0" w:color="auto" w:frame="1"/>
        </w:rPr>
        <w:t xml:space="preserve"> </w:t>
      </w:r>
      <w:r w:rsidR="00B83709" w:rsidRPr="00022119">
        <w:rPr>
          <w:rStyle w:val="normaltextrun"/>
          <w:szCs w:val="18"/>
          <w:bdr w:val="none" w:sz="0" w:space="0" w:color="auto" w:frame="1"/>
        </w:rPr>
        <w:t>Slovenia obtains a maximal score of 4 for external information sources and services</w:t>
      </w:r>
      <w:r w:rsidR="00035B8F" w:rsidRPr="00022119">
        <w:rPr>
          <w:rStyle w:val="normaltextrun"/>
          <w:szCs w:val="18"/>
          <w:bdr w:val="none" w:sz="0" w:space="0" w:color="auto" w:frame="1"/>
        </w:rPr>
        <w:t xml:space="preserve">, </w:t>
      </w:r>
      <w:r w:rsidR="00B83709" w:rsidRPr="00022119">
        <w:rPr>
          <w:rStyle w:val="normaltextrun"/>
          <w:szCs w:val="18"/>
          <w:bdr w:val="none" w:sz="0" w:space="0" w:color="auto" w:frame="1"/>
        </w:rPr>
        <w:t xml:space="preserve">for </w:t>
      </w:r>
      <w:r w:rsidR="003C7040" w:rsidRPr="00022119">
        <w:rPr>
          <w:rStyle w:val="normaltextrun"/>
          <w:szCs w:val="18"/>
          <w:bdr w:val="none" w:sz="0" w:space="0" w:color="auto" w:frame="1"/>
        </w:rPr>
        <w:t>security and privacy</w:t>
      </w:r>
      <w:r w:rsidR="00035B8F" w:rsidRPr="00022119">
        <w:rPr>
          <w:rStyle w:val="normaltextrun"/>
          <w:szCs w:val="18"/>
          <w:bdr w:val="none" w:sz="0" w:space="0" w:color="auto" w:frame="1"/>
        </w:rPr>
        <w:t xml:space="preserve"> and for catalogues</w:t>
      </w:r>
      <w:r w:rsidR="003C7040" w:rsidRPr="00022119">
        <w:rPr>
          <w:rStyle w:val="normaltextrun"/>
          <w:szCs w:val="18"/>
          <w:bdr w:val="none" w:sz="0" w:space="0" w:color="auto" w:frame="1"/>
        </w:rPr>
        <w:t xml:space="preserve">. </w:t>
      </w:r>
      <w:r w:rsidR="00AA4A11">
        <w:rPr>
          <w:rStyle w:val="normaltextrun"/>
          <w:szCs w:val="18"/>
          <w:bdr w:val="none" w:sz="0" w:space="0" w:color="auto" w:frame="1"/>
        </w:rPr>
        <w:t>Potential</w:t>
      </w:r>
      <w:r w:rsidR="00FC4D60" w:rsidRPr="00022119">
        <w:rPr>
          <w:rStyle w:val="normaltextrun"/>
          <w:szCs w:val="18"/>
          <w:bdr w:val="none" w:sz="0" w:space="0" w:color="auto" w:frame="1"/>
        </w:rPr>
        <w:t xml:space="preserve"> area</w:t>
      </w:r>
      <w:r w:rsidR="001A6E71" w:rsidRPr="00022119">
        <w:rPr>
          <w:rStyle w:val="normaltextrun"/>
          <w:szCs w:val="18"/>
          <w:bdr w:val="none" w:sz="0" w:space="0" w:color="auto" w:frame="1"/>
        </w:rPr>
        <w:t>s</w:t>
      </w:r>
      <w:r w:rsidR="00FC4D60" w:rsidRPr="00022119">
        <w:rPr>
          <w:rStyle w:val="normaltextrun"/>
          <w:szCs w:val="18"/>
          <w:bdr w:val="none" w:sz="0" w:space="0" w:color="auto" w:frame="1"/>
        </w:rPr>
        <w:t xml:space="preserve"> of improvement</w:t>
      </w:r>
      <w:r w:rsidR="00CA5AE7" w:rsidRPr="00022119">
        <w:rPr>
          <w:rStyle w:val="normaltextrun"/>
          <w:szCs w:val="18"/>
          <w:bdr w:val="none" w:sz="0" w:space="0" w:color="auto" w:frame="1"/>
        </w:rPr>
        <w:t xml:space="preserve"> </w:t>
      </w:r>
      <w:r w:rsidR="00CA5AE7" w:rsidRPr="00895D85">
        <w:rPr>
          <w:rStyle w:val="normaltextrun"/>
          <w:szCs w:val="18"/>
          <w:bdr w:val="none" w:sz="0" w:space="0" w:color="auto" w:frame="1"/>
        </w:rPr>
        <w:t xml:space="preserve">could be to </w:t>
      </w:r>
      <w:r w:rsidR="00895D85">
        <w:rPr>
          <w:rStyle w:val="normaltextrun"/>
          <w:szCs w:val="18"/>
          <w:bdr w:val="none" w:sz="0" w:space="0" w:color="auto" w:frame="1"/>
        </w:rPr>
        <w:t>m</w:t>
      </w:r>
      <w:r w:rsidR="00895D85" w:rsidRPr="00895D85">
        <w:rPr>
          <w:rStyle w:val="normaltextrun"/>
          <w:szCs w:val="18"/>
          <w:bdr w:val="none" w:sz="0" w:space="0" w:color="auto" w:frame="1"/>
        </w:rPr>
        <w:t>atch each base registry with appropriate metadata including the description of its content, service assurance and responsibilities, the type of master data it keeps, conditions of access and the relevant licences, terminology, a glossary, and information about any master data it uses from other base registries</w:t>
      </w:r>
      <w:r w:rsidR="00895D85">
        <w:rPr>
          <w:rStyle w:val="normaltextrun"/>
          <w:szCs w:val="18"/>
          <w:bdr w:val="none" w:sz="0" w:space="0" w:color="auto" w:frame="1"/>
        </w:rPr>
        <w:t xml:space="preserve"> (Base Registries - Recommendation 39)</w:t>
      </w:r>
      <w:r w:rsidR="00895D85" w:rsidRPr="00895D85">
        <w:rPr>
          <w:rStyle w:val="normaltextrun"/>
          <w:szCs w:val="18"/>
          <w:bdr w:val="none" w:sz="0" w:space="0" w:color="auto" w:frame="1"/>
        </w:rPr>
        <w:t>.</w:t>
      </w:r>
    </w:p>
    <w:p w14:paraId="47470BFC" w14:textId="77777777" w:rsidR="00895D85" w:rsidRDefault="00895D85" w:rsidP="005130D6">
      <w:pPr>
        <w:rPr>
          <w:rStyle w:val="normaltextrun"/>
          <w:szCs w:val="18"/>
          <w:bdr w:val="none" w:sz="0" w:space="0" w:color="auto" w:frame="1"/>
        </w:rPr>
      </w:pPr>
    </w:p>
    <w:p w14:paraId="5BA501BB" w14:textId="6B1882EE" w:rsidR="004E1C1D" w:rsidRDefault="004E1C1D" w:rsidP="00A71F6C">
      <w:pPr>
        <w:jc w:val="center"/>
        <w:rPr>
          <w:rStyle w:val="normaltextrun"/>
          <w:szCs w:val="18"/>
          <w:bdr w:val="none" w:sz="0" w:space="0" w:color="auto" w:frame="1"/>
        </w:rPr>
      </w:pPr>
      <w:r w:rsidRPr="004E1C1D">
        <w:rPr>
          <w:rStyle w:val="normaltextrun"/>
          <w:noProof/>
        </w:rPr>
        <w:lastRenderedPageBreak/>
        <w:drawing>
          <wp:inline distT="0" distB="0" distL="0" distR="0" wp14:anchorId="092E5603" wp14:editId="46191A16">
            <wp:extent cx="3602736" cy="2429959"/>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5168" r="5069" b="1701"/>
                    <a:stretch/>
                  </pic:blipFill>
                  <pic:spPr bwMode="auto">
                    <a:xfrm>
                      <a:off x="0" y="0"/>
                      <a:ext cx="3602736" cy="2429959"/>
                    </a:xfrm>
                    <a:prstGeom prst="rect">
                      <a:avLst/>
                    </a:prstGeom>
                    <a:noFill/>
                    <a:ln>
                      <a:noFill/>
                    </a:ln>
                    <a:extLst>
                      <a:ext uri="{53640926-AAD7-44D8-BBD7-CCE9431645EC}">
                        <a14:shadowObscured xmlns:a14="http://schemas.microsoft.com/office/drawing/2010/main"/>
                      </a:ext>
                    </a:extLst>
                  </pic:spPr>
                </pic:pic>
              </a:graphicData>
            </a:graphic>
          </wp:inline>
        </w:drawing>
      </w:r>
    </w:p>
    <w:p w14:paraId="567F134B" w14:textId="752E15C8" w:rsidR="00A71F6C" w:rsidRPr="006F2CF7" w:rsidRDefault="00A71F6C" w:rsidP="00A71F6C">
      <w:pPr>
        <w:pStyle w:val="BodyText"/>
        <w:spacing w:after="0"/>
        <w:jc w:val="center"/>
      </w:pPr>
      <w:r w:rsidRPr="006F2CF7">
        <w:rPr>
          <w:bCs/>
          <w:sz w:val="14"/>
          <w:szCs w:val="18"/>
        </w:rPr>
        <w:t>Source:</w:t>
      </w:r>
      <w:r w:rsidRPr="006F2CF7">
        <w:rPr>
          <w:szCs w:val="22"/>
        </w:rPr>
        <w:t xml:space="preserve"> </w:t>
      </w:r>
      <w:hyperlink r:id="rId34" w:history="1">
        <w:r>
          <w:rPr>
            <w:rStyle w:val="Hyperlink"/>
            <w:sz w:val="14"/>
            <w:szCs w:val="14"/>
          </w:rPr>
          <w:t>European Interoperability Framework Monitoring Mechanism 2022</w:t>
        </w:r>
      </w:hyperlink>
    </w:p>
    <w:p w14:paraId="2996BACA" w14:textId="77777777" w:rsidR="00A71F6C" w:rsidRPr="00022119" w:rsidRDefault="00A71F6C" w:rsidP="00A71F6C">
      <w:pPr>
        <w:jc w:val="center"/>
        <w:rPr>
          <w:rStyle w:val="normaltextrun"/>
          <w:szCs w:val="18"/>
          <w:bdr w:val="none" w:sz="0" w:space="0" w:color="auto" w:frame="1"/>
        </w:rPr>
      </w:pPr>
    </w:p>
    <w:p w14:paraId="1DF29759" w14:textId="042CD229" w:rsidR="004E1C1D" w:rsidRDefault="000B2A0E" w:rsidP="005130D6">
      <w:pPr>
        <w:pStyle w:val="BodyText"/>
      </w:pPr>
      <w:r w:rsidRPr="00AB2CC0">
        <w:t xml:space="preserve">The results of </w:t>
      </w:r>
      <w:r w:rsidR="00AB2CC0" w:rsidRPr="00AB2CC0">
        <w:t>Slovenia</w:t>
      </w:r>
      <w:r w:rsidRPr="00AB2CC0">
        <w:t xml:space="preserve"> concerning Cross-border Interoperability in Scoreboard 4 show </w:t>
      </w:r>
      <w:r w:rsidR="00AB2CC0" w:rsidRPr="00AB2CC0">
        <w:rPr>
          <w:rStyle w:val="normaltextrun"/>
          <w:szCs w:val="18"/>
          <w:bdr w:val="none" w:sz="0" w:space="0" w:color="auto" w:frame="1"/>
        </w:rPr>
        <w:t>a</w:t>
      </w:r>
      <w:r w:rsidR="00AB2CC0">
        <w:rPr>
          <w:rStyle w:val="normaltextrun"/>
          <w:szCs w:val="18"/>
          <w:bdr w:val="none" w:sz="0" w:space="0" w:color="auto" w:frame="1"/>
        </w:rPr>
        <w:t xml:space="preserve">n overall </w:t>
      </w:r>
      <w:r w:rsidR="00AB2CC0" w:rsidRPr="00AB2CC0">
        <w:rPr>
          <w:rStyle w:val="normaltextrun"/>
          <w:szCs w:val="18"/>
          <w:bdr w:val="none" w:sz="0" w:space="0" w:color="auto" w:frame="1"/>
        </w:rPr>
        <w:t>good performance</w:t>
      </w:r>
      <w:r w:rsidRPr="00AB2CC0">
        <w:t xml:space="preserve"> of the country in 16 indicators</w:t>
      </w:r>
      <w:r w:rsidR="006B03C7" w:rsidRPr="006B03C7">
        <w:t xml:space="preserve">. </w:t>
      </w:r>
      <w:r w:rsidRPr="006B03C7">
        <w:t xml:space="preserve">However, </w:t>
      </w:r>
      <w:r w:rsidR="006B03C7" w:rsidRPr="006B03C7">
        <w:t>Slovenia</w:t>
      </w:r>
      <w:r w:rsidRPr="006B03C7">
        <w:t xml:space="preserve"> has still margin for improvement</w:t>
      </w:r>
      <w:r w:rsidR="006B03C7">
        <w:t xml:space="preserve">. </w:t>
      </w:r>
      <w:r w:rsidR="00BF7FD4">
        <w:t>Principle 7, 10 and Base Registries are below the EU average. E</w:t>
      </w:r>
      <w:r w:rsidRPr="006B03C7">
        <w:t xml:space="preserve">fforts could focus on </w:t>
      </w:r>
      <w:r w:rsidR="00844A98">
        <w:t>e</w:t>
      </w:r>
      <w:r w:rsidR="00844A98" w:rsidRPr="00844A98">
        <w:t>nsur</w:t>
      </w:r>
      <w:r w:rsidR="00844A98">
        <w:t>ing</w:t>
      </w:r>
      <w:r w:rsidR="00844A98" w:rsidRPr="00844A98">
        <w:t xml:space="preserve"> that all European public services are accessible to all citizens, including persons with disabilities, the elderly and other disadvantaged groups</w:t>
      </w:r>
      <w:r w:rsidR="00844A98">
        <w:t xml:space="preserve"> </w:t>
      </w:r>
      <w:r w:rsidRPr="00844A98">
        <w:t xml:space="preserve">(i.e. Recommendation </w:t>
      </w:r>
      <w:r w:rsidR="00AE1FB6" w:rsidRPr="00844A98">
        <w:t>14</w:t>
      </w:r>
      <w:r w:rsidRPr="00844A98">
        <w:t>)</w:t>
      </w:r>
      <w:r w:rsidR="002D709A">
        <w:t xml:space="preserve"> and on s</w:t>
      </w:r>
      <w:r w:rsidR="002D709A" w:rsidRPr="002D709A">
        <w:t>implify</w:t>
      </w:r>
      <w:r w:rsidR="002D709A">
        <w:t>ing</w:t>
      </w:r>
      <w:r w:rsidR="002D709A" w:rsidRPr="002D709A">
        <w:t xml:space="preserve"> processes and use digital channels whenever appropriate for the delivery of European public services, to respond promptly and with high quality to users’ requests and reduce the administrative burden on public administrations, businesses and citizens</w:t>
      </w:r>
      <w:r w:rsidR="00AD145F" w:rsidRPr="00844A98">
        <w:t xml:space="preserve"> </w:t>
      </w:r>
      <w:r w:rsidRPr="002D709A">
        <w:t xml:space="preserve">(i.e. Recommendation </w:t>
      </w:r>
      <w:r w:rsidR="00AD145F" w:rsidRPr="002D709A">
        <w:t>17</w:t>
      </w:r>
      <w:r w:rsidRPr="002D709A">
        <w:t>)</w:t>
      </w:r>
      <w:r w:rsidR="002D709A">
        <w:t xml:space="preserve">. Lastly, </w:t>
      </w:r>
      <w:r w:rsidR="0037391C">
        <w:t>potential area of improvement could be focusing on</w:t>
      </w:r>
      <w:r w:rsidR="009558F2">
        <w:t xml:space="preserve"> d</w:t>
      </w:r>
      <w:r w:rsidR="009558F2" w:rsidRPr="009558F2">
        <w:t>evelop</w:t>
      </w:r>
      <w:r w:rsidR="009558F2">
        <w:t>ing</w:t>
      </w:r>
      <w:r w:rsidR="009558F2" w:rsidRPr="009558F2">
        <w:t xml:space="preserve"> interfaces with base registries and authoritative sources of information, publish the semantic and technical means and documentation needed for others to connect and reuse available information </w:t>
      </w:r>
      <w:r w:rsidR="00AD145F" w:rsidRPr="009558F2">
        <w:t>(i.e. Recommendation 38)</w:t>
      </w:r>
      <w:r w:rsidR="009558F2" w:rsidRPr="009558F2">
        <w:t>.</w:t>
      </w:r>
    </w:p>
    <w:p w14:paraId="6E33245C" w14:textId="624220D6" w:rsidR="00BB3D4C" w:rsidRPr="006F2CF7" w:rsidRDefault="0025728B" w:rsidP="005130D6">
      <w:pPr>
        <w:pStyle w:val="BodyText"/>
      </w:pPr>
      <w:r w:rsidRPr="006F2CF7">
        <w:t xml:space="preserve">Additional information on Slovenia’s results on the EIF Monitoring Mechanism is available online through </w:t>
      </w:r>
      <w:hyperlink r:id="rId35" w:history="1">
        <w:r w:rsidRPr="006F2CF7">
          <w:rPr>
            <w:rStyle w:val="Hyperlink"/>
          </w:rPr>
          <w:t>interactive dashboards</w:t>
        </w:r>
      </w:hyperlink>
      <w:r w:rsidRPr="006F2CF7">
        <w:t>.</w:t>
      </w:r>
    </w:p>
    <w:tbl>
      <w:tblPr>
        <w:tblStyle w:val="TableGrid"/>
        <w:tblW w:w="0" w:type="auto"/>
        <w:tblLook w:val="04A0" w:firstRow="1" w:lastRow="0" w:firstColumn="1" w:lastColumn="0" w:noHBand="0" w:noVBand="1"/>
      </w:tblPr>
      <w:tblGrid>
        <w:gridCol w:w="8777"/>
      </w:tblGrid>
      <w:tr w:rsidR="00203E81" w14:paraId="2EC53142" w14:textId="77777777" w:rsidTr="00BB22F0">
        <w:tc>
          <w:tcPr>
            <w:tcW w:w="8777" w:type="dxa"/>
          </w:tcPr>
          <w:bookmarkEnd w:id="2"/>
          <w:bookmarkEnd w:id="3"/>
          <w:p w14:paraId="5EF4CFF0" w14:textId="77777777" w:rsidR="00203E81" w:rsidRPr="002C4269" w:rsidRDefault="00203E81" w:rsidP="00BB22F0">
            <w:pPr>
              <w:pStyle w:val="BodyText"/>
              <w:spacing w:before="120"/>
              <w:rPr>
                <w:b/>
                <w:bCs/>
              </w:rPr>
            </w:pPr>
            <w:r w:rsidRPr="002C4269">
              <w:rPr>
                <w:b/>
                <w:bCs/>
              </w:rPr>
              <w:t xml:space="preserve">Curious about the state-of-play on digital public administrations </w:t>
            </w:r>
            <w:r>
              <w:rPr>
                <w:b/>
                <w:bCs/>
              </w:rPr>
              <w:t>in</w:t>
            </w:r>
            <w:r w:rsidRPr="002C4269">
              <w:rPr>
                <w:b/>
                <w:bCs/>
              </w:rPr>
              <w:t xml:space="preserve"> this country? </w:t>
            </w:r>
          </w:p>
          <w:p w14:paraId="70DA01A0" w14:textId="77777777" w:rsidR="00203E81" w:rsidRPr="007F3BDE" w:rsidRDefault="00203E81" w:rsidP="00BB22F0">
            <w:pPr>
              <w:pStyle w:val="BodyText"/>
              <w:spacing w:after="0"/>
            </w:pPr>
            <w:r w:rsidRPr="007F3BDE">
              <w:t xml:space="preserve">Please find here some relevant </w:t>
            </w:r>
            <w:r>
              <w:t xml:space="preserve">indicators and </w:t>
            </w:r>
            <w:r w:rsidRPr="007F3BDE">
              <w:t>resources</w:t>
            </w:r>
            <w:r>
              <w:t xml:space="preserve"> on this topic</w:t>
            </w:r>
            <w:r w:rsidRPr="007F3BDE">
              <w:t xml:space="preserve">: </w:t>
            </w:r>
          </w:p>
          <w:p w14:paraId="767D565A" w14:textId="77777777" w:rsidR="00203E81" w:rsidRPr="007F3BDE" w:rsidRDefault="00000000" w:rsidP="00203E81">
            <w:pPr>
              <w:pStyle w:val="BodyText"/>
              <w:numPr>
                <w:ilvl w:val="0"/>
                <w:numId w:val="74"/>
              </w:numPr>
              <w:spacing w:after="0"/>
            </w:pPr>
            <w:hyperlink r:id="rId36" w:history="1">
              <w:r w:rsidR="00203E81">
                <w:rPr>
                  <w:rStyle w:val="Hyperlink"/>
                </w:rPr>
                <w:t>Eurostat Information Society Indicators</w:t>
              </w:r>
            </w:hyperlink>
            <w:r w:rsidR="00203E81">
              <w:t xml:space="preserve"> </w:t>
            </w:r>
            <w:r w:rsidR="00203E81" w:rsidRPr="007F3BDE">
              <w:t xml:space="preserve"> </w:t>
            </w:r>
          </w:p>
          <w:p w14:paraId="4166A505" w14:textId="77777777" w:rsidR="00203E81" w:rsidRPr="00BA7AAC" w:rsidRDefault="00000000" w:rsidP="00203E81">
            <w:pPr>
              <w:pStyle w:val="BodyText"/>
              <w:numPr>
                <w:ilvl w:val="0"/>
                <w:numId w:val="74"/>
              </w:numPr>
              <w:spacing w:after="0"/>
              <w:rPr>
                <w:color w:val="1A3F7C"/>
              </w:rPr>
            </w:pPr>
            <w:hyperlink r:id="rId37" w:history="1">
              <w:r w:rsidR="00203E81" w:rsidRPr="00BA7AAC">
                <w:rPr>
                  <w:rStyle w:val="Hyperlink"/>
                </w:rPr>
                <w:t>Digital Economy and Society Index (DESI)</w:t>
              </w:r>
            </w:hyperlink>
          </w:p>
          <w:p w14:paraId="19D58111" w14:textId="77777777" w:rsidR="00203E81" w:rsidRDefault="00000000" w:rsidP="00203E81">
            <w:pPr>
              <w:pStyle w:val="BodyText"/>
              <w:numPr>
                <w:ilvl w:val="0"/>
                <w:numId w:val="74"/>
              </w:numPr>
              <w:rPr>
                <w:rStyle w:val="Hyperlink"/>
              </w:rPr>
            </w:pPr>
            <w:hyperlink r:id="rId38" w:history="1">
              <w:r w:rsidR="00203E81" w:rsidRPr="005C6EBF">
                <w:rPr>
                  <w:rStyle w:val="Hyperlink"/>
                </w:rPr>
                <w:t>eGovernment Benchmark</w:t>
              </w:r>
            </w:hyperlink>
          </w:p>
        </w:tc>
      </w:tr>
    </w:tbl>
    <w:p w14:paraId="79B337FE" w14:textId="543C6C32" w:rsidR="007816D9" w:rsidRPr="00022119" w:rsidDel="00F77E4F" w:rsidRDefault="007816D9" w:rsidP="00F77E4F">
      <w:pPr>
        <w:jc w:val="center"/>
        <w:rPr>
          <w:del w:id="4" w:author="Author"/>
          <w:rStyle w:val="Hyperlink"/>
          <w:szCs w:val="18"/>
        </w:rPr>
      </w:pPr>
    </w:p>
    <w:p w14:paraId="409778A5" w14:textId="3E5EB254" w:rsidR="00E14EAC" w:rsidRPr="00022119" w:rsidRDefault="00E14EAC" w:rsidP="00E14EAC">
      <w:pPr>
        <w:rPr>
          <w:szCs w:val="18"/>
        </w:rPr>
      </w:pPr>
    </w:p>
    <w:p w14:paraId="14EEEE3B" w14:textId="6A843691" w:rsidR="00E8721F" w:rsidRPr="00022119" w:rsidRDefault="00E8721F" w:rsidP="00E14EAC">
      <w:pPr>
        <w:rPr>
          <w:rFonts w:cs="Arial"/>
          <w:b/>
          <w:bCs/>
          <w:color w:val="1EC08A"/>
          <w:kern w:val="32"/>
          <w:szCs w:val="18"/>
        </w:rPr>
      </w:pPr>
    </w:p>
    <w:p w14:paraId="4957629E" w14:textId="77777777" w:rsidR="00CA5D9A" w:rsidRPr="00022119" w:rsidRDefault="00CA5D9A">
      <w:pPr>
        <w:jc w:val="left"/>
        <w:rPr>
          <w:szCs w:val="18"/>
        </w:rPr>
        <w:sectPr w:rsidR="00CA5D9A" w:rsidRPr="00022119" w:rsidSect="00F52271">
          <w:pgSz w:w="11906" w:h="16838"/>
          <w:pgMar w:top="1701" w:right="1418" w:bottom="1418" w:left="1701" w:header="0" w:footer="386" w:gutter="0"/>
          <w:cols w:space="720"/>
          <w:titlePg/>
        </w:sectPr>
      </w:pPr>
    </w:p>
    <w:p w14:paraId="1DE511A5" w14:textId="222618A7" w:rsidR="00230E38" w:rsidRPr="00022119" w:rsidRDefault="000E4C40">
      <w:pPr>
        <w:jc w:val="left"/>
        <w:rPr>
          <w:szCs w:val="18"/>
        </w:rPr>
      </w:pPr>
      <w:r>
        <w:rPr>
          <w:noProof/>
        </w:rPr>
        <w:lastRenderedPageBreak/>
        <mc:AlternateContent>
          <mc:Choice Requires="wps">
            <w:drawing>
              <wp:anchor distT="0" distB="0" distL="114300" distR="114300" simplePos="0" relativeHeight="251684864" behindDoc="0" locked="0" layoutInCell="1" allowOverlap="1" wp14:anchorId="2A560323" wp14:editId="49D91085">
                <wp:simplePos x="0" y="0"/>
                <wp:positionH relativeFrom="page">
                  <wp:posOffset>-584791</wp:posOffset>
                </wp:positionH>
                <wp:positionV relativeFrom="paragraph">
                  <wp:posOffset>-1112033</wp:posOffset>
                </wp:positionV>
                <wp:extent cx="8164151" cy="10847439"/>
                <wp:effectExtent l="0" t="0" r="8890" b="0"/>
                <wp:wrapNone/>
                <wp:docPr id="25" name="Rectangle 25"/>
                <wp:cNvGraphicFramePr/>
                <a:graphic xmlns:a="http://schemas.openxmlformats.org/drawingml/2006/main">
                  <a:graphicData uri="http://schemas.microsoft.com/office/word/2010/wordprocessingShape">
                    <wps:wsp>
                      <wps:cNvSpPr/>
                      <wps:spPr>
                        <a:xfrm>
                          <a:off x="0" y="0"/>
                          <a:ext cx="8164151" cy="10847439"/>
                        </a:xfrm>
                        <a:prstGeom prst="rect">
                          <a:avLst/>
                        </a:prstGeom>
                        <a:solidFill>
                          <a:srgbClr val="111F37">
                            <a:alpha val="89804"/>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117C26" id="Rectangle 25" o:spid="_x0000_s1026" style="position:absolute;margin-left:-46.05pt;margin-top:-87.55pt;width:642.85pt;height:854.15pt;z-index:2516848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" fillcolor="#111f37" stroked="f" strokeweight="1pt">
                <v:fill opacity="58853f"/>
                <w10:wrap anchorx="page"/>
              </v:rect>
            </w:pict>
          </mc:Fallback>
        </mc:AlternateContent>
      </w:r>
    </w:p>
    <w:p w14:paraId="758877CC" w14:textId="76884656" w:rsidR="00CA5D9A" w:rsidRPr="00022119" w:rsidRDefault="00CA5D9A">
      <w:pPr>
        <w:jc w:val="left"/>
        <w:rPr>
          <w:szCs w:val="18"/>
        </w:rPr>
      </w:pPr>
    </w:p>
    <w:p w14:paraId="162A7C66" w14:textId="478A5826" w:rsidR="00CA5D9A" w:rsidRPr="00022119" w:rsidRDefault="00CA5D9A">
      <w:pPr>
        <w:jc w:val="left"/>
        <w:rPr>
          <w:szCs w:val="18"/>
        </w:rPr>
      </w:pPr>
    </w:p>
    <w:p w14:paraId="68A5EC85" w14:textId="1A975862" w:rsidR="00CA5D9A" w:rsidRPr="00022119" w:rsidRDefault="000E4C40">
      <w:pPr>
        <w:jc w:val="left"/>
        <w:rPr>
          <w:szCs w:val="18"/>
        </w:rPr>
      </w:pPr>
      <w:r w:rsidRPr="005552C6">
        <w:rPr>
          <w:noProof/>
        </w:rPr>
        <w:drawing>
          <wp:anchor distT="0" distB="0" distL="114300" distR="114300" simplePos="0" relativeHeight="251685888" behindDoc="1" locked="0" layoutInCell="1" allowOverlap="1" wp14:anchorId="1ABF2F5D" wp14:editId="4BD76D39">
            <wp:simplePos x="0" y="0"/>
            <wp:positionH relativeFrom="page">
              <wp:align>left</wp:align>
            </wp:positionH>
            <wp:positionV relativeFrom="margin">
              <wp:posOffset>601345</wp:posOffset>
            </wp:positionV>
            <wp:extent cx="7569200" cy="6153785"/>
            <wp:effectExtent l="0" t="0" r="0"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569200" cy="61537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552C6">
        <w:rPr>
          <w:noProof/>
        </w:rPr>
        <mc:AlternateContent>
          <mc:Choice Requires="wpg">
            <w:drawing>
              <wp:anchor distT="0" distB="0" distL="114300" distR="114300" simplePos="0" relativeHeight="251686912" behindDoc="0" locked="0" layoutInCell="1" allowOverlap="1" wp14:anchorId="22069482" wp14:editId="3F73706A">
                <wp:simplePos x="0" y="0"/>
                <wp:positionH relativeFrom="margin">
                  <wp:posOffset>473320</wp:posOffset>
                </wp:positionH>
                <wp:positionV relativeFrom="margin">
                  <wp:posOffset>3799328</wp:posOffset>
                </wp:positionV>
                <wp:extent cx="4661535" cy="1376680"/>
                <wp:effectExtent l="0" t="0" r="0" b="0"/>
                <wp:wrapSquare wrapText="bothSides"/>
                <wp:docPr id="26"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661535" cy="1376680"/>
                          <a:chOff x="58855" y="132117"/>
                          <a:chExt cx="3420895" cy="1382728"/>
                        </a:xfrm>
                      </wpg:grpSpPr>
                      <wps:wsp>
                        <wps:cNvPr id="36" name="Text Box 36"/>
                        <wps:cNvSpPr txBox="1">
                          <a:spLocks noChangeArrowheads="1"/>
                        </wps:cNvSpPr>
                        <wps:spPr bwMode="auto">
                          <a:xfrm>
                            <a:off x="58855" y="132117"/>
                            <a:ext cx="739139" cy="1216943"/>
                          </a:xfrm>
                          <a:prstGeom prst="rect">
                            <a:avLst/>
                          </a:prstGeom>
                          <a:noFill/>
                          <a:ln w="9525">
                            <a:noFill/>
                            <a:miter lim="800000"/>
                            <a:headEnd/>
                            <a:tailEnd/>
                          </a:ln>
                        </wps:spPr>
                        <wps:txbx>
                          <w:txbxContent>
                            <w:p w14:paraId="65490D35" w14:textId="77777777" w:rsidR="000E4C40" w:rsidRPr="00166AB4" w:rsidRDefault="000E4C40" w:rsidP="000E4C40">
                              <w:pPr>
                                <w:jc w:val="left"/>
                                <w:rPr>
                                  <w:color w:val="FFFFFF" w:themeColor="background1"/>
                                  <w:sz w:val="144"/>
                                  <w:szCs w:val="144"/>
                                  <w:lang w:val="fr-BE"/>
                                </w:rPr>
                              </w:pPr>
                              <w:r>
                                <w:rPr>
                                  <w:color w:val="FFFFFF" w:themeColor="background1"/>
                                  <w:sz w:val="144"/>
                                  <w:szCs w:val="144"/>
                                  <w:lang w:val="fr-BE"/>
                                </w:rPr>
                                <w:t>2</w:t>
                              </w:r>
                            </w:p>
                          </w:txbxContent>
                        </wps:txbx>
                        <wps:bodyPr rot="0" vert="horz" wrap="square" lIns="91440" tIns="45720" rIns="91440" bIns="45720" anchor="t" anchorCtr="0">
                          <a:noAutofit/>
                        </wps:bodyPr>
                      </wps:wsp>
                      <wps:wsp>
                        <wps:cNvPr id="44" name="Text Box 44"/>
                        <wps:cNvSpPr txBox="1">
                          <a:spLocks noChangeArrowheads="1"/>
                        </wps:cNvSpPr>
                        <wps:spPr bwMode="auto">
                          <a:xfrm>
                            <a:off x="731283" y="152391"/>
                            <a:ext cx="2748467" cy="1362454"/>
                          </a:xfrm>
                          <a:prstGeom prst="rect">
                            <a:avLst/>
                          </a:prstGeom>
                          <a:noFill/>
                          <a:ln w="9525">
                            <a:noFill/>
                            <a:miter lim="800000"/>
                            <a:headEnd/>
                            <a:tailEnd/>
                          </a:ln>
                        </wps:spPr>
                        <wps:txbx>
                          <w:txbxContent>
                            <w:p w14:paraId="3E8C8478" w14:textId="77777777" w:rsidR="000E4C40" w:rsidRPr="006D73ED" w:rsidRDefault="000E4C40" w:rsidP="000E4C40">
                              <w:pPr>
                                <w:jc w:val="left"/>
                                <w:rPr>
                                  <w:color w:val="FFFFFF"/>
                                  <w:sz w:val="48"/>
                                  <w:szCs w:val="32"/>
                                </w:rPr>
                              </w:pPr>
                              <w:r w:rsidRPr="00160F8F">
                                <w:rPr>
                                  <w:color w:val="FFFFFF"/>
                                  <w:sz w:val="48"/>
                                  <w:szCs w:val="32"/>
                                </w:rPr>
                                <w:t xml:space="preserve">Digital Public Administration </w:t>
                              </w:r>
                              <w:r>
                                <w:rPr>
                                  <w:color w:val="FFFFFF"/>
                                  <w:sz w:val="48"/>
                                  <w:szCs w:val="32"/>
                                </w:rPr>
                                <w:t>Political Communications</w:t>
                              </w:r>
                            </w:p>
                            <w:p w14:paraId="2FC2BDBF" w14:textId="77777777" w:rsidR="000E4C40" w:rsidRPr="00E7654F" w:rsidRDefault="000E4C40" w:rsidP="000E4C40">
                              <w:pPr>
                                <w:jc w:val="left"/>
                                <w:rPr>
                                  <w:color w:val="FFFFFF"/>
                                  <w:sz w:val="52"/>
                                  <w:szCs w:val="36"/>
                                </w:rPr>
                              </w:pPr>
                            </w:p>
                            <w:p w14:paraId="5CF60D2B" w14:textId="77777777" w:rsidR="000E4C40" w:rsidRPr="006762DB" w:rsidRDefault="000E4C40" w:rsidP="000E4C40">
                              <w:pPr>
                                <w:spacing w:before="240"/>
                                <w:jc w:val="left"/>
                                <w:rPr>
                                  <w:color w:val="FFFFFF" w:themeColor="background1"/>
                                  <w:sz w:val="48"/>
                                  <w:szCs w:val="32"/>
                                </w:rPr>
                              </w:pP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22069482" id="Group 26" o:spid="_x0000_s1030" style="position:absolute;margin-left:37.25pt;margin-top:299.15pt;width:367.05pt;height:108.4pt;z-index:251686912;mso-position-horizontal-relative:margin;mso-position-vertical-relative:margin" coordorigin="588,1321" coordsize="34208,138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">
                <v:shape id="Text Box 36" o:spid="_x0000_s1031" type="#_x0000_t202" style="position:absolute;left:588;top:1321;width:7391;height:121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" filled="f" stroked="f">
                  <v:textbox>
                    <w:txbxContent>
                      <w:p w14:paraId="65490D35" w14:textId="77777777" w:rsidR="000E4C40" w:rsidRPr="00166AB4" w:rsidRDefault="000E4C40" w:rsidP="000E4C40">
                        <w:pPr>
                          <w:jc w:val="left"/>
                          <w:rPr>
                            <w:color w:val="FFFFFF" w:themeColor="background1"/>
                            <w:sz w:val="144"/>
                            <w:szCs w:val="144"/>
                            <w:lang w:val="fr-BE"/>
                          </w:rPr>
                        </w:pPr>
                        <w:r>
                          <w:rPr>
                            <w:color w:val="FFFFFF" w:themeColor="background1"/>
                            <w:sz w:val="144"/>
                            <w:szCs w:val="144"/>
                            <w:lang w:val="fr-BE"/>
                          </w:rPr>
                          <w:t>2</w:t>
                        </w:r>
                      </w:p>
                    </w:txbxContent>
                  </v:textbox>
                </v:shape>
                <v:shape id="Text Box 44" o:spid="_x0000_s1032" type="#_x0000_t202" style="position:absolute;left:7312;top:1523;width:27485;height:13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" filled="f" stroked="f">
                  <v:textbox>
                    <w:txbxContent>
                      <w:p w14:paraId="3E8C8478" w14:textId="77777777" w:rsidR="000E4C40" w:rsidRPr="006D73ED" w:rsidRDefault="000E4C40" w:rsidP="000E4C40">
                        <w:pPr>
                          <w:jc w:val="left"/>
                          <w:rPr>
                            <w:color w:val="FFFFFF"/>
                            <w:sz w:val="48"/>
                            <w:szCs w:val="32"/>
                          </w:rPr>
                        </w:pPr>
                        <w:r w:rsidRPr="00160F8F">
                          <w:rPr>
                            <w:color w:val="FFFFFF"/>
                            <w:sz w:val="48"/>
                            <w:szCs w:val="32"/>
                          </w:rPr>
                          <w:t xml:space="preserve">Digital Public Administration </w:t>
                        </w:r>
                        <w:r>
                          <w:rPr>
                            <w:color w:val="FFFFFF"/>
                            <w:sz w:val="48"/>
                            <w:szCs w:val="32"/>
                          </w:rPr>
                          <w:t>Political Communications</w:t>
                        </w:r>
                      </w:p>
                      <w:p w14:paraId="2FC2BDBF" w14:textId="77777777" w:rsidR="000E4C40" w:rsidRPr="00E7654F" w:rsidRDefault="000E4C40" w:rsidP="000E4C40">
                        <w:pPr>
                          <w:jc w:val="left"/>
                          <w:rPr>
                            <w:color w:val="FFFFFF"/>
                            <w:sz w:val="52"/>
                            <w:szCs w:val="36"/>
                          </w:rPr>
                        </w:pPr>
                      </w:p>
                      <w:p w14:paraId="5CF60D2B" w14:textId="77777777" w:rsidR="000E4C40" w:rsidRPr="006762DB" w:rsidRDefault="000E4C40" w:rsidP="000E4C40">
                        <w:pPr>
                          <w:spacing w:before="240"/>
                          <w:jc w:val="left"/>
                          <w:rPr>
                            <w:color w:val="FFFFFF" w:themeColor="background1"/>
                            <w:sz w:val="48"/>
                            <w:szCs w:val="32"/>
                          </w:rPr>
                        </w:pPr>
                      </w:p>
                    </w:txbxContent>
                  </v:textbox>
                </v:shape>
                <w10:wrap type="square" anchorx="margin" anchory="margin"/>
              </v:group>
            </w:pict>
          </mc:Fallback>
        </mc:AlternateContent>
      </w:r>
    </w:p>
    <w:p w14:paraId="13052EFF" w14:textId="63868D61" w:rsidR="00CA5D9A" w:rsidRPr="00022119" w:rsidRDefault="00CA5D9A">
      <w:pPr>
        <w:jc w:val="left"/>
        <w:rPr>
          <w:szCs w:val="18"/>
        </w:rPr>
      </w:pPr>
    </w:p>
    <w:p w14:paraId="217571A3" w14:textId="3D6AC7AE" w:rsidR="00CA5D9A" w:rsidRPr="00022119" w:rsidRDefault="00CA5D9A">
      <w:pPr>
        <w:jc w:val="left"/>
        <w:rPr>
          <w:szCs w:val="18"/>
        </w:rPr>
      </w:pPr>
    </w:p>
    <w:p w14:paraId="46598AB1" w14:textId="01AB6592" w:rsidR="00CA5D9A" w:rsidRPr="00022119" w:rsidRDefault="00CA5D9A">
      <w:pPr>
        <w:jc w:val="left"/>
        <w:rPr>
          <w:szCs w:val="18"/>
        </w:rPr>
      </w:pPr>
    </w:p>
    <w:p w14:paraId="1EE92414" w14:textId="0E9A1F1C" w:rsidR="00CA5D9A" w:rsidRPr="00022119" w:rsidRDefault="00CA5D9A">
      <w:pPr>
        <w:jc w:val="left"/>
        <w:rPr>
          <w:szCs w:val="18"/>
        </w:rPr>
      </w:pPr>
    </w:p>
    <w:p w14:paraId="07909A2E" w14:textId="77777777" w:rsidR="00CA5D9A" w:rsidRPr="00022119" w:rsidRDefault="00CA5D9A">
      <w:pPr>
        <w:jc w:val="left"/>
        <w:rPr>
          <w:szCs w:val="18"/>
        </w:rPr>
      </w:pPr>
    </w:p>
    <w:p w14:paraId="182EC94E" w14:textId="77777777" w:rsidR="00CA5D9A" w:rsidRPr="00022119" w:rsidRDefault="00CA5D9A">
      <w:pPr>
        <w:jc w:val="left"/>
        <w:rPr>
          <w:szCs w:val="18"/>
        </w:rPr>
      </w:pPr>
    </w:p>
    <w:p w14:paraId="68B316CA" w14:textId="77777777" w:rsidR="00CA5D9A" w:rsidRPr="00022119" w:rsidRDefault="00CA5D9A">
      <w:pPr>
        <w:jc w:val="left"/>
        <w:rPr>
          <w:szCs w:val="18"/>
        </w:rPr>
      </w:pPr>
    </w:p>
    <w:p w14:paraId="3ADCCFB6" w14:textId="77777777" w:rsidR="00CA5D9A" w:rsidRPr="00022119" w:rsidRDefault="00CA5D9A">
      <w:pPr>
        <w:jc w:val="left"/>
        <w:rPr>
          <w:szCs w:val="18"/>
        </w:rPr>
      </w:pPr>
    </w:p>
    <w:p w14:paraId="1D3B9A4A" w14:textId="77777777" w:rsidR="00CA5D9A" w:rsidRPr="00022119" w:rsidRDefault="00CA5D9A">
      <w:pPr>
        <w:jc w:val="left"/>
        <w:rPr>
          <w:szCs w:val="18"/>
        </w:rPr>
      </w:pPr>
    </w:p>
    <w:p w14:paraId="2C70F87A" w14:textId="77777777" w:rsidR="00CA5D9A" w:rsidRPr="00022119" w:rsidRDefault="00CA5D9A">
      <w:pPr>
        <w:jc w:val="left"/>
        <w:rPr>
          <w:szCs w:val="18"/>
        </w:rPr>
      </w:pPr>
    </w:p>
    <w:p w14:paraId="6741EAB0" w14:textId="77777777" w:rsidR="00CA5D9A" w:rsidRPr="00022119" w:rsidRDefault="00CA5D9A">
      <w:pPr>
        <w:jc w:val="left"/>
        <w:rPr>
          <w:szCs w:val="18"/>
        </w:rPr>
      </w:pPr>
    </w:p>
    <w:p w14:paraId="311ECC8A" w14:textId="77777777" w:rsidR="00230E38" w:rsidRPr="00022119" w:rsidRDefault="00230E38">
      <w:pPr>
        <w:jc w:val="left"/>
        <w:rPr>
          <w:szCs w:val="18"/>
        </w:rPr>
      </w:pPr>
    </w:p>
    <w:p w14:paraId="726AF6AB" w14:textId="77777777" w:rsidR="00230E38" w:rsidRPr="00022119" w:rsidRDefault="00230E38">
      <w:pPr>
        <w:jc w:val="left"/>
        <w:rPr>
          <w:szCs w:val="18"/>
        </w:rPr>
      </w:pPr>
    </w:p>
    <w:p w14:paraId="2F5CC16D" w14:textId="12890CBB" w:rsidR="00E8721F" w:rsidRPr="00022119" w:rsidRDefault="00E8721F" w:rsidP="00CA5D9A">
      <w:pPr>
        <w:jc w:val="left"/>
        <w:rPr>
          <w:rFonts w:cs="Arial"/>
          <w:b/>
          <w:bCs/>
          <w:color w:val="1EC08A"/>
          <w:kern w:val="32"/>
          <w:szCs w:val="18"/>
        </w:rPr>
      </w:pPr>
      <w:r w:rsidRPr="00022119">
        <w:rPr>
          <w:szCs w:val="18"/>
        </w:rPr>
        <w:br w:type="page"/>
      </w:r>
    </w:p>
    <w:p w14:paraId="65923D6B" w14:textId="3A38C7FB" w:rsidR="008F3F38" w:rsidRPr="006F2CF7" w:rsidRDefault="003730DF" w:rsidP="00C40978">
      <w:pPr>
        <w:pStyle w:val="Heading1"/>
      </w:pPr>
      <w:bookmarkStart w:id="5" w:name="_Toc140676779"/>
      <w:r w:rsidRPr="006F2CF7">
        <w:lastRenderedPageBreak/>
        <w:t xml:space="preserve">Digital </w:t>
      </w:r>
      <w:r w:rsidR="00E8721F" w:rsidRPr="006F2CF7">
        <w:t>Public Administration</w:t>
      </w:r>
      <w:r w:rsidRPr="006F2CF7">
        <w:t xml:space="preserve"> Political Communications</w:t>
      </w:r>
      <w:bookmarkEnd w:id="5"/>
    </w:p>
    <w:p w14:paraId="6430624D" w14:textId="40A5E9A4" w:rsidR="001E79C5" w:rsidRPr="006F2CF7" w:rsidRDefault="003730DF" w:rsidP="00CA7FC8">
      <w:pPr>
        <w:pStyle w:val="Heading2"/>
      </w:pPr>
      <w:bookmarkStart w:id="6" w:name="_Toc1474951"/>
      <w:r w:rsidRPr="006F2CF7">
        <w:t xml:space="preserve">Specific </w:t>
      </w:r>
      <w:r w:rsidR="00182B21">
        <w:t>P</w:t>
      </w:r>
      <w:r w:rsidRPr="006F2CF7">
        <w:t xml:space="preserve">olitical </w:t>
      </w:r>
      <w:r w:rsidR="00182B21">
        <w:t>C</w:t>
      </w:r>
      <w:r w:rsidRPr="006F2CF7">
        <w:t xml:space="preserve">ommunications on </w:t>
      </w:r>
      <w:r w:rsidR="00182B21">
        <w:t>D</w:t>
      </w:r>
      <w:r w:rsidRPr="006F2CF7">
        <w:t xml:space="preserve">igital </w:t>
      </w:r>
      <w:bookmarkEnd w:id="6"/>
      <w:r w:rsidR="00182B21">
        <w:t>P</w:t>
      </w:r>
      <w:r w:rsidR="00E8721F" w:rsidRPr="006F2CF7">
        <w:t xml:space="preserve">ublic </w:t>
      </w:r>
      <w:r w:rsidR="00182B21">
        <w:t>A</w:t>
      </w:r>
      <w:r w:rsidR="00E8721F" w:rsidRPr="006F2CF7">
        <w:t>dministration</w:t>
      </w:r>
    </w:p>
    <w:p w14:paraId="5651E837" w14:textId="40A9EB6C" w:rsidR="001E79C5" w:rsidRPr="006F2CF7" w:rsidRDefault="001E79C5" w:rsidP="00E63341">
      <w:pPr>
        <w:pStyle w:val="Subtitle"/>
        <w:rPr>
          <w:rStyle w:val="Emphasis"/>
          <w:rFonts w:ascii="Verdana" w:hAnsi="Verdana"/>
          <w:i w:val="0"/>
          <w:iCs w:val="0"/>
        </w:rPr>
      </w:pPr>
      <w:r w:rsidRPr="006F2CF7">
        <w:rPr>
          <w:rStyle w:val="Emphasis"/>
          <w:rFonts w:ascii="Verdana" w:hAnsi="Verdana"/>
          <w:i w:val="0"/>
          <w:iCs w:val="0"/>
        </w:rPr>
        <w:t>Berlin Declaration on Digital Society and Value-Based Digital Government</w:t>
      </w:r>
    </w:p>
    <w:p w14:paraId="60A87DC0" w14:textId="3FEE0510" w:rsidR="12B2EDE8" w:rsidRPr="00022119" w:rsidRDefault="001E79C5">
      <w:pPr>
        <w:rPr>
          <w:szCs w:val="18"/>
        </w:rPr>
      </w:pPr>
      <w:r w:rsidRPr="00022119">
        <w:rPr>
          <w:szCs w:val="18"/>
        </w:rPr>
        <w:t xml:space="preserve">In December 2020, the Slovenian government signed the </w:t>
      </w:r>
      <w:hyperlink r:id="rId39" w:history="1">
        <w:r w:rsidRPr="00022119">
          <w:rPr>
            <w:rStyle w:val="Hyperlink"/>
            <w:szCs w:val="18"/>
          </w:rPr>
          <w:t>Berlin Declaration on Digital Society and Value-Based Digital Government</w:t>
        </w:r>
      </w:hyperlink>
      <w:r w:rsidRPr="00022119">
        <w:rPr>
          <w:szCs w:val="18"/>
        </w:rPr>
        <w:t xml:space="preserve">, thus re-affirming its commitment – together with other EU Member States – to foster digital transformation in order to allow citizens and businesses to harness the benefits and opportunities offered by modern digital technologies. The Declaration aims </w:t>
      </w:r>
      <w:r w:rsidR="00B329CE" w:rsidRPr="00022119">
        <w:rPr>
          <w:szCs w:val="18"/>
        </w:rPr>
        <w:t xml:space="preserve">to </w:t>
      </w:r>
      <w:r w:rsidRPr="00022119">
        <w:rPr>
          <w:szCs w:val="18"/>
        </w:rPr>
        <w:t>contribut</w:t>
      </w:r>
      <w:r w:rsidR="00B329CE" w:rsidRPr="00022119">
        <w:rPr>
          <w:szCs w:val="18"/>
        </w:rPr>
        <w:t>e</w:t>
      </w:r>
      <w:r w:rsidRPr="00022119">
        <w:rPr>
          <w:szCs w:val="18"/>
        </w:rPr>
        <w:t xml:space="preserve"> to a value-based digital transformation by addressing and strengthening digital participation and digital inclusion in European societies.</w:t>
      </w:r>
    </w:p>
    <w:p w14:paraId="1E395D13" w14:textId="40133F46" w:rsidR="009F37AE" w:rsidRPr="006F2CF7" w:rsidRDefault="0F7B8ED9" w:rsidP="00E63341">
      <w:pPr>
        <w:pStyle w:val="Subtitle"/>
      </w:pPr>
      <w:r w:rsidRPr="006F2CF7">
        <w:rPr>
          <w:rStyle w:val="Emphasis"/>
          <w:rFonts w:ascii="Verdana" w:hAnsi="Verdana"/>
          <w:i w:val="0"/>
          <w:iCs w:val="0"/>
        </w:rPr>
        <w:t>Digital Slovenia 2030 Strategy</w:t>
      </w:r>
    </w:p>
    <w:p w14:paraId="08015F07" w14:textId="2EEDC63B" w:rsidR="00BA2B3E" w:rsidRPr="00022119" w:rsidRDefault="00E1719B" w:rsidP="00BA2B3E">
      <w:pPr>
        <w:rPr>
          <w:rFonts w:eastAsia="Calibri" w:cs="Calibri"/>
          <w:szCs w:val="18"/>
          <w:lang w:val="en-IE"/>
        </w:rPr>
      </w:pPr>
      <w:r w:rsidRPr="00022119">
        <w:rPr>
          <w:rFonts w:eastAsia="Calibri" w:cs="Calibri"/>
          <w:szCs w:val="18"/>
          <w:lang w:val="en-IE"/>
        </w:rPr>
        <w:t>In April 2023, the Slovenian government adopted t</w:t>
      </w:r>
      <w:r w:rsidR="00BA2B3E" w:rsidRPr="00022119">
        <w:rPr>
          <w:rFonts w:eastAsia="Calibri" w:cs="Calibri"/>
          <w:szCs w:val="18"/>
          <w:lang w:val="en-IE"/>
        </w:rPr>
        <w:t>he</w:t>
      </w:r>
      <w:r w:rsidR="00BA2B3E" w:rsidRPr="00022119">
        <w:rPr>
          <w:szCs w:val="18"/>
          <w:shd w:val="clear" w:color="auto" w:fill="FFFFFF"/>
        </w:rPr>
        <w:t xml:space="preserve"> </w:t>
      </w:r>
      <w:hyperlink r:id="rId40" w:history="1">
        <w:r w:rsidR="06ABC565" w:rsidRPr="00022119">
          <w:rPr>
            <w:rStyle w:val="Hyperlink"/>
            <w:szCs w:val="18"/>
            <w:shd w:val="clear" w:color="auto" w:fill="FFFFFF"/>
          </w:rPr>
          <w:t xml:space="preserve">Digital Slovenia 2030 </w:t>
        </w:r>
        <w:r w:rsidRPr="00022119">
          <w:rPr>
            <w:rStyle w:val="Hyperlink"/>
            <w:szCs w:val="18"/>
            <w:shd w:val="clear" w:color="auto" w:fill="FFFFFF"/>
          </w:rPr>
          <w:t>S</w:t>
        </w:r>
        <w:r w:rsidR="06ABC565" w:rsidRPr="00022119">
          <w:rPr>
            <w:rStyle w:val="Hyperlink"/>
            <w:szCs w:val="18"/>
            <w:shd w:val="clear" w:color="auto" w:fill="FFFFFF"/>
          </w:rPr>
          <w:t>trategy</w:t>
        </w:r>
      </w:hyperlink>
      <w:r w:rsidR="00BA2B3E" w:rsidRPr="00022119">
        <w:rPr>
          <w:szCs w:val="18"/>
          <w:shd w:val="clear" w:color="auto" w:fill="FFFFFF"/>
        </w:rPr>
        <w:t xml:space="preserve"> </w:t>
      </w:r>
      <w:r w:rsidRPr="00022119">
        <w:rPr>
          <w:rFonts w:eastAsia="Calibri" w:cs="Calibri"/>
          <w:szCs w:val="18"/>
          <w:lang w:val="en-IE"/>
        </w:rPr>
        <w:t xml:space="preserve">as </w:t>
      </w:r>
      <w:r w:rsidR="00BA2B3E" w:rsidRPr="00022119">
        <w:rPr>
          <w:rFonts w:eastAsia="Calibri" w:cs="Calibri"/>
          <w:szCs w:val="18"/>
          <w:lang w:val="en-IE"/>
        </w:rPr>
        <w:t xml:space="preserve">the umbrella strategy in the field of digital transformation </w:t>
      </w:r>
      <w:r w:rsidRPr="00022119">
        <w:rPr>
          <w:rFonts w:eastAsia="Calibri" w:cs="Calibri"/>
          <w:szCs w:val="18"/>
          <w:lang w:val="en-IE"/>
        </w:rPr>
        <w:t xml:space="preserve">to </w:t>
      </w:r>
      <w:r w:rsidR="00BA2B3E" w:rsidRPr="00022119">
        <w:rPr>
          <w:rFonts w:eastAsia="Calibri" w:cs="Calibri"/>
          <w:szCs w:val="18"/>
          <w:lang w:val="en-IE"/>
        </w:rPr>
        <w:t>determ</w:t>
      </w:r>
      <w:r w:rsidR="00594113" w:rsidRPr="00022119">
        <w:rPr>
          <w:rFonts w:eastAsia="Calibri" w:cs="Calibri"/>
          <w:szCs w:val="18"/>
          <w:lang w:val="en-IE"/>
        </w:rPr>
        <w:t>ine</w:t>
      </w:r>
      <w:r w:rsidR="00BA2B3E" w:rsidRPr="00022119">
        <w:rPr>
          <w:rFonts w:eastAsia="Calibri" w:cs="Calibri"/>
          <w:szCs w:val="18"/>
          <w:lang w:val="en-IE"/>
        </w:rPr>
        <w:t xml:space="preserve"> </w:t>
      </w:r>
      <w:r w:rsidR="003016CF" w:rsidRPr="00022119">
        <w:rPr>
          <w:rFonts w:eastAsia="Calibri" w:cs="Calibri"/>
          <w:szCs w:val="18"/>
          <w:lang w:val="en-IE"/>
        </w:rPr>
        <w:t xml:space="preserve">the </w:t>
      </w:r>
      <w:r w:rsidR="00BA2B3E" w:rsidRPr="00022119">
        <w:rPr>
          <w:rFonts w:eastAsia="Calibri" w:cs="Calibri"/>
          <w:szCs w:val="18"/>
          <w:lang w:val="en-IE"/>
        </w:rPr>
        <w:t xml:space="preserve">key strategic development directions </w:t>
      </w:r>
      <w:r w:rsidR="003016CF" w:rsidRPr="00022119">
        <w:rPr>
          <w:rFonts w:eastAsia="Calibri" w:cs="Calibri"/>
          <w:szCs w:val="18"/>
          <w:lang w:val="en-IE"/>
        </w:rPr>
        <w:t xml:space="preserve">for </w:t>
      </w:r>
      <w:r w:rsidR="00BA2B3E" w:rsidRPr="00022119">
        <w:rPr>
          <w:rFonts w:eastAsia="Calibri" w:cs="Calibri"/>
          <w:szCs w:val="18"/>
          <w:lang w:val="en-IE"/>
        </w:rPr>
        <w:t>the future</w:t>
      </w:r>
      <w:r w:rsidR="003016CF" w:rsidRPr="00022119">
        <w:rPr>
          <w:rFonts w:eastAsia="Calibri" w:cs="Calibri"/>
          <w:szCs w:val="18"/>
          <w:lang w:val="en-IE"/>
        </w:rPr>
        <w:t xml:space="preserve"> of the country</w:t>
      </w:r>
      <w:r w:rsidR="00BA2B3E" w:rsidRPr="00022119">
        <w:rPr>
          <w:rFonts w:eastAsia="Calibri" w:cs="Calibri"/>
          <w:szCs w:val="18"/>
          <w:lang w:val="en-IE"/>
        </w:rPr>
        <w:t>. It integrate</w:t>
      </w:r>
      <w:r w:rsidRPr="00022119">
        <w:rPr>
          <w:rFonts w:eastAsia="Calibri" w:cs="Calibri"/>
          <w:szCs w:val="18"/>
          <w:lang w:val="en-IE"/>
        </w:rPr>
        <w:t>s</w:t>
      </w:r>
      <w:r w:rsidR="00BA2B3E" w:rsidRPr="00022119">
        <w:rPr>
          <w:rFonts w:eastAsia="Calibri" w:cs="Calibri"/>
          <w:szCs w:val="18"/>
          <w:lang w:val="en-IE"/>
        </w:rPr>
        <w:t xml:space="preserve"> individual sectoral strategies into a single strategic development framework. </w:t>
      </w:r>
      <w:r w:rsidR="322683C9" w:rsidRPr="00022119">
        <w:rPr>
          <w:rFonts w:eastAsia="Calibri" w:cs="Calibri"/>
          <w:szCs w:val="18"/>
          <w:lang w:val="en-IE"/>
        </w:rPr>
        <w:t xml:space="preserve">Digital Slovenia 2030 </w:t>
      </w:r>
      <w:r w:rsidRPr="00022119">
        <w:rPr>
          <w:rFonts w:eastAsia="Calibri" w:cs="Calibri"/>
          <w:szCs w:val="18"/>
          <w:lang w:val="en-IE"/>
        </w:rPr>
        <w:t>considers</w:t>
      </w:r>
      <w:r w:rsidR="322683C9" w:rsidRPr="00022119">
        <w:rPr>
          <w:rFonts w:eastAsia="Calibri" w:cs="Calibri"/>
          <w:szCs w:val="18"/>
          <w:lang w:val="en-IE"/>
        </w:rPr>
        <w:t xml:space="preserve"> the ambitions and principles of the EU and at the same time focuses on Slovenia's key challenges </w:t>
      </w:r>
      <w:r w:rsidRPr="00022119">
        <w:rPr>
          <w:rFonts w:eastAsia="Calibri" w:cs="Calibri"/>
          <w:szCs w:val="18"/>
          <w:lang w:val="en-IE"/>
        </w:rPr>
        <w:t>in</w:t>
      </w:r>
      <w:r w:rsidR="322683C9" w:rsidRPr="00022119">
        <w:rPr>
          <w:rFonts w:eastAsia="Calibri" w:cs="Calibri"/>
          <w:szCs w:val="18"/>
          <w:lang w:val="en-IE"/>
        </w:rPr>
        <w:t xml:space="preserve"> digital transformation, and thus identifies six priority content areas for digital transformation:</w:t>
      </w:r>
      <w:r w:rsidR="003831F1" w:rsidRPr="00022119">
        <w:rPr>
          <w:rFonts w:eastAsia="Calibri" w:cs="Calibri"/>
          <w:szCs w:val="18"/>
          <w:lang w:val="en-IE"/>
        </w:rPr>
        <w:t xml:space="preserve"> </w:t>
      </w:r>
      <w:r w:rsidR="00EE3420">
        <w:rPr>
          <w:rFonts w:eastAsia="Calibri" w:cs="Calibri"/>
          <w:szCs w:val="18"/>
          <w:lang w:val="en-IE"/>
        </w:rPr>
        <w:t>(</w:t>
      </w:r>
      <w:proofErr w:type="spellStart"/>
      <w:r w:rsidR="00EE3420">
        <w:rPr>
          <w:rFonts w:eastAsia="Calibri" w:cs="Calibri"/>
          <w:szCs w:val="18"/>
          <w:lang w:val="en-IE"/>
        </w:rPr>
        <w:t>i</w:t>
      </w:r>
      <w:proofErr w:type="spellEnd"/>
      <w:r w:rsidR="00EE3420">
        <w:rPr>
          <w:rFonts w:eastAsia="Calibri" w:cs="Calibri"/>
          <w:szCs w:val="18"/>
          <w:lang w:val="en-IE"/>
        </w:rPr>
        <w:t xml:space="preserve">) </w:t>
      </w:r>
      <w:r w:rsidR="322683C9" w:rsidRPr="00022119">
        <w:rPr>
          <w:rFonts w:eastAsia="Calibri" w:cs="Calibri"/>
          <w:szCs w:val="18"/>
          <w:lang w:val="en-IE"/>
        </w:rPr>
        <w:t xml:space="preserve">Gigabit </w:t>
      </w:r>
      <w:r w:rsidR="003831F1" w:rsidRPr="00022119">
        <w:rPr>
          <w:rFonts w:eastAsia="Calibri" w:cs="Calibri"/>
          <w:szCs w:val="18"/>
          <w:lang w:val="en-IE"/>
        </w:rPr>
        <w:t>infrastructure</w:t>
      </w:r>
      <w:r w:rsidR="00EE3420">
        <w:rPr>
          <w:rFonts w:eastAsia="Calibri" w:cs="Calibri"/>
          <w:szCs w:val="18"/>
          <w:lang w:val="en-IE"/>
        </w:rPr>
        <w:t>;</w:t>
      </w:r>
      <w:r w:rsidR="003831F1" w:rsidRPr="00022119">
        <w:rPr>
          <w:rFonts w:eastAsia="Calibri" w:cs="Calibri"/>
          <w:szCs w:val="18"/>
          <w:lang w:val="en-IE"/>
        </w:rPr>
        <w:t xml:space="preserve"> </w:t>
      </w:r>
      <w:r w:rsidR="00EE3420">
        <w:rPr>
          <w:rFonts w:eastAsia="Calibri" w:cs="Calibri"/>
          <w:szCs w:val="18"/>
          <w:lang w:val="en-IE"/>
        </w:rPr>
        <w:t xml:space="preserve">(ii) </w:t>
      </w:r>
      <w:r w:rsidR="003831F1" w:rsidRPr="00022119">
        <w:rPr>
          <w:rFonts w:eastAsia="Calibri" w:cs="Calibri"/>
          <w:szCs w:val="18"/>
          <w:lang w:val="en-IE"/>
        </w:rPr>
        <w:t>Digital</w:t>
      </w:r>
      <w:r w:rsidR="322683C9" w:rsidRPr="00022119">
        <w:rPr>
          <w:rFonts w:eastAsia="Calibri" w:cs="Calibri"/>
          <w:szCs w:val="18"/>
          <w:lang w:val="en-IE"/>
        </w:rPr>
        <w:t xml:space="preserve"> Competences and Inclusion</w:t>
      </w:r>
      <w:r w:rsidR="00EE3420">
        <w:rPr>
          <w:rFonts w:eastAsia="Calibri" w:cs="Calibri"/>
          <w:szCs w:val="18"/>
          <w:lang w:val="en-IE"/>
        </w:rPr>
        <w:t>;</w:t>
      </w:r>
      <w:r w:rsidR="003831F1" w:rsidRPr="00022119">
        <w:rPr>
          <w:rFonts w:eastAsia="Calibri" w:cs="Calibri"/>
          <w:szCs w:val="18"/>
          <w:lang w:val="en-IE"/>
        </w:rPr>
        <w:t xml:space="preserve"> </w:t>
      </w:r>
      <w:r w:rsidR="00EE3420">
        <w:rPr>
          <w:rFonts w:eastAsia="Calibri" w:cs="Calibri"/>
          <w:szCs w:val="18"/>
          <w:lang w:val="en-IE"/>
        </w:rPr>
        <w:t xml:space="preserve">(iii) </w:t>
      </w:r>
      <w:r w:rsidR="322683C9" w:rsidRPr="00022119">
        <w:rPr>
          <w:rFonts w:eastAsia="Calibri" w:cs="Calibri"/>
          <w:szCs w:val="18"/>
          <w:lang w:val="en-IE"/>
        </w:rPr>
        <w:t>Digital transformation of the economy</w:t>
      </w:r>
      <w:r w:rsidR="00EE3420">
        <w:rPr>
          <w:rFonts w:eastAsia="Calibri" w:cs="Calibri"/>
          <w:szCs w:val="18"/>
          <w:lang w:val="en-IE"/>
        </w:rPr>
        <w:t>;</w:t>
      </w:r>
      <w:r w:rsidR="003831F1" w:rsidRPr="00022119">
        <w:rPr>
          <w:rFonts w:eastAsia="Calibri" w:cs="Calibri"/>
          <w:szCs w:val="18"/>
          <w:lang w:val="en-IE"/>
        </w:rPr>
        <w:t xml:space="preserve"> </w:t>
      </w:r>
      <w:r w:rsidR="00EE3420">
        <w:rPr>
          <w:rFonts w:eastAsia="Calibri" w:cs="Calibri"/>
          <w:szCs w:val="18"/>
          <w:lang w:val="en-IE"/>
        </w:rPr>
        <w:t xml:space="preserve">(iv) </w:t>
      </w:r>
      <w:r w:rsidR="322683C9" w:rsidRPr="00022119">
        <w:rPr>
          <w:rFonts w:eastAsia="Calibri" w:cs="Calibri"/>
          <w:szCs w:val="18"/>
          <w:lang w:val="en-IE"/>
        </w:rPr>
        <w:t>Path to a Smart Society 5.0</w:t>
      </w:r>
      <w:r w:rsidR="00C21C4C">
        <w:rPr>
          <w:rFonts w:eastAsia="Calibri" w:cs="Calibri"/>
          <w:szCs w:val="18"/>
          <w:lang w:val="en-IE"/>
        </w:rPr>
        <w:t>;</w:t>
      </w:r>
      <w:r w:rsidR="003831F1" w:rsidRPr="00022119">
        <w:rPr>
          <w:rFonts w:eastAsia="Calibri" w:cs="Calibri"/>
          <w:szCs w:val="18"/>
          <w:lang w:val="en-IE"/>
        </w:rPr>
        <w:t xml:space="preserve"> </w:t>
      </w:r>
      <w:r w:rsidR="00C21C4C">
        <w:rPr>
          <w:rFonts w:eastAsia="Calibri" w:cs="Calibri"/>
          <w:szCs w:val="18"/>
          <w:lang w:val="en-IE"/>
        </w:rPr>
        <w:t xml:space="preserve">(v) </w:t>
      </w:r>
      <w:r w:rsidR="322683C9" w:rsidRPr="00022119">
        <w:rPr>
          <w:rFonts w:eastAsia="Calibri" w:cs="Calibri"/>
          <w:szCs w:val="18"/>
          <w:lang w:val="en-IE"/>
        </w:rPr>
        <w:t>Digital public services</w:t>
      </w:r>
      <w:r w:rsidR="00C21C4C">
        <w:rPr>
          <w:rFonts w:eastAsia="Calibri" w:cs="Calibri"/>
          <w:szCs w:val="18"/>
          <w:lang w:val="en-IE"/>
        </w:rPr>
        <w:t>,</w:t>
      </w:r>
      <w:r w:rsidR="003831F1" w:rsidRPr="00022119">
        <w:rPr>
          <w:rFonts w:eastAsia="Calibri" w:cs="Calibri"/>
          <w:szCs w:val="18"/>
          <w:lang w:val="en-IE"/>
        </w:rPr>
        <w:t xml:space="preserve"> and </w:t>
      </w:r>
      <w:r w:rsidR="00C21C4C">
        <w:rPr>
          <w:rFonts w:eastAsia="Calibri" w:cs="Calibri"/>
          <w:szCs w:val="18"/>
          <w:lang w:val="en-IE"/>
        </w:rPr>
        <w:t xml:space="preserve">(vi) </w:t>
      </w:r>
      <w:r w:rsidR="322683C9" w:rsidRPr="00022119">
        <w:rPr>
          <w:rFonts w:eastAsia="Calibri" w:cs="Calibri"/>
          <w:szCs w:val="18"/>
          <w:lang w:val="en-IE"/>
        </w:rPr>
        <w:t>Cybersecurity</w:t>
      </w:r>
      <w:r w:rsidR="003831F1" w:rsidRPr="00022119">
        <w:rPr>
          <w:rFonts w:eastAsia="Calibri" w:cs="Calibri"/>
          <w:szCs w:val="18"/>
          <w:lang w:val="en-IE"/>
        </w:rPr>
        <w:t xml:space="preserve">. </w:t>
      </w:r>
      <w:r w:rsidR="322683C9" w:rsidRPr="00022119">
        <w:rPr>
          <w:rFonts w:eastAsia="Calibri" w:cs="Calibri"/>
          <w:szCs w:val="18"/>
          <w:lang w:val="en-IE"/>
        </w:rPr>
        <w:t xml:space="preserve">The Digital Slovenia 2030 strategy is human- and environment-centred. It highlights the principles of the European Declaration on Digital Principles and Rights and </w:t>
      </w:r>
      <w:r w:rsidR="004F38D5">
        <w:rPr>
          <w:rFonts w:eastAsia="Calibri" w:cs="Calibri"/>
          <w:szCs w:val="18"/>
          <w:lang w:val="en-IE"/>
        </w:rPr>
        <w:t xml:space="preserve">it also includes </w:t>
      </w:r>
      <w:r w:rsidR="322683C9" w:rsidRPr="00022119">
        <w:rPr>
          <w:rFonts w:eastAsia="Calibri" w:cs="Calibri"/>
          <w:szCs w:val="18"/>
          <w:lang w:val="en-IE"/>
        </w:rPr>
        <w:t>additional specific principles</w:t>
      </w:r>
      <w:r w:rsidR="00934B84">
        <w:rPr>
          <w:rFonts w:eastAsia="Calibri" w:cs="Calibri"/>
          <w:szCs w:val="18"/>
          <w:lang w:val="en-IE"/>
        </w:rPr>
        <w:t>, such as</w:t>
      </w:r>
      <w:r w:rsidR="322683C9" w:rsidRPr="00022119">
        <w:rPr>
          <w:rFonts w:eastAsia="Calibri" w:cs="Calibri"/>
          <w:szCs w:val="18"/>
          <w:lang w:val="en-IE"/>
        </w:rPr>
        <w:t xml:space="preserve">: </w:t>
      </w:r>
      <w:r w:rsidR="00643BAD">
        <w:rPr>
          <w:rFonts w:eastAsia="Calibri" w:cs="Calibri"/>
          <w:szCs w:val="18"/>
          <w:lang w:val="en-IE"/>
        </w:rPr>
        <w:t>(</w:t>
      </w:r>
      <w:proofErr w:type="spellStart"/>
      <w:r w:rsidR="00643BAD">
        <w:rPr>
          <w:rFonts w:eastAsia="Calibri" w:cs="Calibri"/>
          <w:szCs w:val="18"/>
          <w:lang w:val="en-IE"/>
        </w:rPr>
        <w:t>i</w:t>
      </w:r>
      <w:proofErr w:type="spellEnd"/>
      <w:r w:rsidR="00643BAD">
        <w:rPr>
          <w:rFonts w:eastAsia="Calibri" w:cs="Calibri"/>
          <w:szCs w:val="18"/>
          <w:lang w:val="en-IE"/>
        </w:rPr>
        <w:t xml:space="preserve">) </w:t>
      </w:r>
      <w:r w:rsidR="322683C9" w:rsidRPr="00022119">
        <w:rPr>
          <w:rFonts w:eastAsia="Calibri" w:cs="Calibri"/>
          <w:szCs w:val="18"/>
          <w:lang w:val="en-IE"/>
        </w:rPr>
        <w:t>general awareness of the importance of digital transformation</w:t>
      </w:r>
      <w:r w:rsidR="00643BAD">
        <w:rPr>
          <w:rFonts w:eastAsia="Calibri" w:cs="Calibri"/>
          <w:szCs w:val="18"/>
          <w:lang w:val="en-IE"/>
        </w:rPr>
        <w:t>;</w:t>
      </w:r>
      <w:r w:rsidR="322683C9" w:rsidRPr="00022119">
        <w:rPr>
          <w:rFonts w:eastAsia="Calibri" w:cs="Calibri"/>
          <w:szCs w:val="18"/>
          <w:lang w:val="en-IE"/>
        </w:rPr>
        <w:t xml:space="preserve"> </w:t>
      </w:r>
      <w:r w:rsidR="00643BAD">
        <w:rPr>
          <w:rFonts w:eastAsia="Calibri" w:cs="Calibri"/>
          <w:szCs w:val="18"/>
          <w:lang w:val="en-IE"/>
        </w:rPr>
        <w:t xml:space="preserve">(ii) </w:t>
      </w:r>
      <w:r w:rsidR="322683C9" w:rsidRPr="00022119">
        <w:rPr>
          <w:rFonts w:eastAsia="Calibri" w:cs="Calibri"/>
          <w:szCs w:val="18"/>
          <w:lang w:val="en-IE"/>
        </w:rPr>
        <w:t>the internet as a strategic tool for digital transformation</w:t>
      </w:r>
      <w:r w:rsidR="00643BAD">
        <w:rPr>
          <w:rFonts w:eastAsia="Calibri" w:cs="Calibri"/>
          <w:szCs w:val="18"/>
          <w:lang w:val="en-IE"/>
        </w:rPr>
        <w:t>;(iii)</w:t>
      </w:r>
      <w:r w:rsidR="322683C9" w:rsidRPr="00022119">
        <w:rPr>
          <w:rFonts w:eastAsia="Calibri" w:cs="Calibri"/>
          <w:szCs w:val="18"/>
          <w:lang w:val="en-IE"/>
        </w:rPr>
        <w:t xml:space="preserve"> the protection of a free open internet</w:t>
      </w:r>
      <w:r w:rsidR="00643BAD">
        <w:rPr>
          <w:rFonts w:eastAsia="Calibri" w:cs="Calibri"/>
          <w:szCs w:val="18"/>
          <w:lang w:val="en-IE"/>
        </w:rPr>
        <w:t>;</w:t>
      </w:r>
      <w:r w:rsidR="322683C9" w:rsidRPr="00022119">
        <w:rPr>
          <w:rFonts w:eastAsia="Calibri" w:cs="Calibri"/>
          <w:szCs w:val="18"/>
          <w:lang w:val="en-IE"/>
        </w:rPr>
        <w:t xml:space="preserve"> </w:t>
      </w:r>
      <w:r w:rsidR="00643BAD">
        <w:rPr>
          <w:rFonts w:eastAsia="Calibri" w:cs="Calibri"/>
          <w:szCs w:val="18"/>
          <w:lang w:val="en-IE"/>
        </w:rPr>
        <w:t xml:space="preserve">(iv) </w:t>
      </w:r>
      <w:r w:rsidR="322683C9" w:rsidRPr="00E176C3">
        <w:rPr>
          <w:rFonts w:eastAsia="Calibri" w:cs="Calibri"/>
          <w:szCs w:val="18"/>
          <w:lang w:val="en-IE"/>
        </w:rPr>
        <w:t xml:space="preserve">the pursuit of cross-sectoral </w:t>
      </w:r>
      <w:r w:rsidR="00E176C3">
        <w:rPr>
          <w:rFonts w:eastAsia="Calibri" w:cs="Calibri"/>
          <w:szCs w:val="18"/>
          <w:lang w:val="en-IE"/>
        </w:rPr>
        <w:t>synergies</w:t>
      </w:r>
      <w:r w:rsidR="002C37D9">
        <w:rPr>
          <w:rFonts w:eastAsia="Calibri" w:cs="Calibri"/>
          <w:szCs w:val="18"/>
          <w:lang w:val="en-IE"/>
        </w:rPr>
        <w:t>;</w:t>
      </w:r>
      <w:r w:rsidR="322683C9" w:rsidRPr="00022119">
        <w:rPr>
          <w:rFonts w:eastAsia="Calibri" w:cs="Calibri"/>
          <w:szCs w:val="18"/>
          <w:lang w:val="en-IE"/>
        </w:rPr>
        <w:t xml:space="preserve"> </w:t>
      </w:r>
      <w:r w:rsidR="002C37D9">
        <w:rPr>
          <w:rFonts w:eastAsia="Calibri" w:cs="Calibri"/>
          <w:szCs w:val="18"/>
          <w:lang w:val="en-IE"/>
        </w:rPr>
        <w:t xml:space="preserve">(v) </w:t>
      </w:r>
      <w:r w:rsidR="322683C9" w:rsidRPr="00022119">
        <w:rPr>
          <w:rFonts w:eastAsia="Calibri" w:cs="Calibri"/>
          <w:szCs w:val="18"/>
          <w:lang w:val="en-IE"/>
        </w:rPr>
        <w:t xml:space="preserve">the use of the Slovenian language and the preservation of cultural identity, and </w:t>
      </w:r>
      <w:r w:rsidR="002C37D9">
        <w:rPr>
          <w:rFonts w:eastAsia="Calibri" w:cs="Calibri"/>
          <w:szCs w:val="18"/>
          <w:lang w:val="en-IE"/>
        </w:rPr>
        <w:t xml:space="preserve">(vi) </w:t>
      </w:r>
      <w:r w:rsidR="322683C9" w:rsidRPr="00022119">
        <w:rPr>
          <w:rFonts w:eastAsia="Calibri" w:cs="Calibri"/>
          <w:szCs w:val="18"/>
          <w:lang w:val="en-IE"/>
        </w:rPr>
        <w:t>the promotion of research and development of digital technologies and their use.</w:t>
      </w:r>
      <w:r w:rsidR="003831F1" w:rsidRPr="00022119">
        <w:rPr>
          <w:rFonts w:eastAsia="Calibri" w:cs="Calibri"/>
          <w:szCs w:val="18"/>
          <w:lang w:val="en-IE"/>
        </w:rPr>
        <w:t xml:space="preserve"> </w:t>
      </w:r>
      <w:r w:rsidR="322683C9" w:rsidRPr="00022119">
        <w:rPr>
          <w:rFonts w:eastAsia="Calibri" w:cs="Calibri"/>
          <w:szCs w:val="18"/>
          <w:lang w:val="en-IE"/>
        </w:rPr>
        <w:t xml:space="preserve">The vision of the Digital Slovenia 2030 strategy is to improve the quality of life of the Slovenian population in a sustainable and trustworthy way through the digital transformation of society, the state, local </w:t>
      </w:r>
      <w:r w:rsidR="003831F1" w:rsidRPr="00022119">
        <w:rPr>
          <w:rFonts w:eastAsia="Calibri" w:cs="Calibri"/>
          <w:szCs w:val="18"/>
          <w:lang w:val="en-IE"/>
        </w:rPr>
        <w:t>communities,</w:t>
      </w:r>
      <w:r w:rsidR="322683C9" w:rsidRPr="00022119">
        <w:rPr>
          <w:rFonts w:eastAsia="Calibri" w:cs="Calibri"/>
          <w:szCs w:val="18"/>
          <w:lang w:val="en-IE"/>
        </w:rPr>
        <w:t xml:space="preserve"> and the economy.</w:t>
      </w:r>
      <w:r w:rsidR="003831F1" w:rsidRPr="00022119">
        <w:rPr>
          <w:rFonts w:eastAsia="Calibri" w:cs="Calibri"/>
          <w:szCs w:val="18"/>
          <w:lang w:val="en-IE"/>
        </w:rPr>
        <w:t xml:space="preserve"> </w:t>
      </w:r>
      <w:r w:rsidR="322683C9" w:rsidRPr="00022119">
        <w:rPr>
          <w:rFonts w:eastAsia="Calibri" w:cs="Calibri"/>
          <w:szCs w:val="18"/>
          <w:lang w:val="en-IE"/>
        </w:rPr>
        <w:t xml:space="preserve">The overarching goal of the strategy is to promote the digital transformation of Slovenia in all segments - society, state, local </w:t>
      </w:r>
      <w:r w:rsidR="003831F1" w:rsidRPr="00022119">
        <w:rPr>
          <w:rFonts w:eastAsia="Calibri" w:cs="Calibri"/>
          <w:szCs w:val="18"/>
          <w:lang w:val="en-IE"/>
        </w:rPr>
        <w:t>communities,</w:t>
      </w:r>
      <w:r w:rsidR="322683C9" w:rsidRPr="00022119">
        <w:rPr>
          <w:rFonts w:eastAsia="Calibri" w:cs="Calibri"/>
          <w:szCs w:val="18"/>
          <w:lang w:val="en-IE"/>
        </w:rPr>
        <w:t xml:space="preserve"> and economy. The Digital Slovenia 2030 strategy sets out targets with indicators for each of the priority content areas.</w:t>
      </w:r>
      <w:r w:rsidR="00BE3DBC" w:rsidRPr="00022119">
        <w:rPr>
          <w:rFonts w:eastAsia="Calibri" w:cs="Calibri"/>
          <w:szCs w:val="18"/>
          <w:lang w:val="en-IE"/>
        </w:rPr>
        <w:tab/>
      </w:r>
    </w:p>
    <w:p w14:paraId="0BC0EC9A" w14:textId="459CBE0D" w:rsidR="00583612" w:rsidRPr="006F2CF7" w:rsidRDefault="00585F86" w:rsidP="00E63341">
      <w:pPr>
        <w:pStyle w:val="Subtitle"/>
      </w:pPr>
      <w:r w:rsidRPr="006F2CF7">
        <w:rPr>
          <w:noProof/>
        </w:rPr>
        <w:drawing>
          <wp:anchor distT="0" distB="0" distL="114300" distR="114300" simplePos="0" relativeHeight="251674624" behindDoc="0" locked="0" layoutInCell="1" allowOverlap="1" wp14:anchorId="2933C141" wp14:editId="46E429DA">
            <wp:simplePos x="0" y="0"/>
            <wp:positionH relativeFrom="column">
              <wp:posOffset>-436098</wp:posOffset>
            </wp:positionH>
            <wp:positionV relativeFrom="paragraph">
              <wp:posOffset>84406</wp:posOffset>
            </wp:positionV>
            <wp:extent cx="300990" cy="141605"/>
            <wp:effectExtent l="0" t="0" r="3810" b="0"/>
            <wp:wrapNone/>
            <wp:docPr id="14" name="Picture 14" descr="A picture containing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Picture 343" descr="A picture containing night sky&#10;&#10;Description automatically generated"/>
                    <pic:cNvPicPr>
                      <a:picLocks noChangeAspect="1"/>
                    </pic:cNvPicPr>
                  </pic:nvPicPr>
                  <pic:blipFill rotWithShape="1">
                    <a:blip r:embed="rId41" cstate="print">
                      <a:duotone>
                        <a:schemeClr val="accent2">
                          <a:shade val="45000"/>
                          <a:satMod val="135000"/>
                        </a:schemeClr>
                        <a:prstClr val="white"/>
                      </a:duotone>
                      <a:alphaModFix amt="56000"/>
                    </a:blip>
                    <a:srcRect l="14748" t="34779" r="14766" b="32001"/>
                    <a:stretch/>
                  </pic:blipFill>
                  <pic:spPr bwMode="auto">
                    <a:xfrm>
                      <a:off x="0" y="0"/>
                      <a:ext cx="300990" cy="141605"/>
                    </a:xfrm>
                    <a:prstGeom prst="rect">
                      <a:avLst/>
                    </a:prstGeom>
                    <a:ln>
                      <a:noFill/>
                    </a:ln>
                  </pic:spPr>
                </pic:pic>
              </a:graphicData>
            </a:graphic>
            <wp14:sizeRelH relativeFrom="page">
              <wp14:pctWidth>0</wp14:pctWidth>
            </wp14:sizeRelH>
            <wp14:sizeRelV relativeFrom="margin">
              <wp14:pctHeight>0</wp14:pctHeight>
            </wp14:sizeRelV>
          </wp:anchor>
        </w:drawing>
      </w:r>
      <w:r w:rsidR="665FD4F6" w:rsidRPr="006F2CF7">
        <w:t>Digital Public Services Strategy 2030</w:t>
      </w:r>
    </w:p>
    <w:p w14:paraId="696CF770" w14:textId="02A7D7FB" w:rsidR="1EA7893F" w:rsidRPr="00022119" w:rsidRDefault="006B154C" w:rsidP="1EA7893F">
      <w:pPr>
        <w:rPr>
          <w:rFonts w:eastAsia="Calibri" w:cs="Calibri"/>
          <w:szCs w:val="18"/>
          <w:lang w:val="en-IE"/>
        </w:rPr>
      </w:pPr>
      <w:r w:rsidRPr="00022119">
        <w:rPr>
          <w:rFonts w:eastAsia="Calibri" w:cs="Calibri"/>
          <w:szCs w:val="18"/>
          <w:lang w:val="en-IE"/>
        </w:rPr>
        <w:t xml:space="preserve">In December 2022, the Slovenian government adopted the </w:t>
      </w:r>
      <w:hyperlink r:id="rId42" w:history="1">
        <w:r w:rsidRPr="00022119">
          <w:rPr>
            <w:rStyle w:val="Hyperlink"/>
            <w:rFonts w:eastAsia="Calibri" w:cs="Calibri"/>
            <w:szCs w:val="18"/>
            <w:lang w:val="en-IE"/>
          </w:rPr>
          <w:t>Digital Public Services Strategy</w:t>
        </w:r>
      </w:hyperlink>
      <w:r w:rsidRPr="00022119">
        <w:rPr>
          <w:rFonts w:eastAsia="Calibri" w:cs="Calibri"/>
          <w:szCs w:val="18"/>
          <w:lang w:val="en-IE"/>
        </w:rPr>
        <w:t xml:space="preserve"> as one of the key elements of Slovenia's digital transformation by 2030</w:t>
      </w:r>
      <w:r w:rsidR="00441A32" w:rsidRPr="00022119">
        <w:rPr>
          <w:rFonts w:eastAsia="Calibri" w:cs="Calibri"/>
          <w:szCs w:val="18"/>
          <w:lang w:val="en-IE"/>
        </w:rPr>
        <w:t xml:space="preserve">. </w:t>
      </w:r>
      <w:r w:rsidR="003D4019">
        <w:rPr>
          <w:rFonts w:eastAsia="Calibri" w:cs="Calibri"/>
          <w:szCs w:val="18"/>
          <w:lang w:val="en-IE"/>
        </w:rPr>
        <w:t>The s</w:t>
      </w:r>
      <w:r w:rsidR="00441A32" w:rsidRPr="00022119">
        <w:rPr>
          <w:rFonts w:eastAsia="Calibri" w:cs="Calibri"/>
          <w:szCs w:val="18"/>
          <w:lang w:val="en-IE"/>
        </w:rPr>
        <w:t>trategy</w:t>
      </w:r>
      <w:r w:rsidRPr="00022119">
        <w:rPr>
          <w:rFonts w:eastAsia="Calibri" w:cs="Calibri"/>
          <w:szCs w:val="18"/>
          <w:lang w:val="en-IE"/>
        </w:rPr>
        <w:t xml:space="preserve"> clearly set</w:t>
      </w:r>
      <w:r w:rsidR="003D4019">
        <w:rPr>
          <w:rFonts w:eastAsia="Calibri" w:cs="Calibri"/>
          <w:szCs w:val="18"/>
          <w:lang w:val="en-IE"/>
        </w:rPr>
        <w:t>s</w:t>
      </w:r>
      <w:r w:rsidRPr="00022119">
        <w:rPr>
          <w:rFonts w:eastAsia="Calibri" w:cs="Calibri"/>
          <w:szCs w:val="18"/>
          <w:lang w:val="en-IE"/>
        </w:rPr>
        <w:t xml:space="preserve"> out the direction for the development of digital public services, putting people and businesses at the heart of digital transformation. The </w:t>
      </w:r>
      <w:r w:rsidR="00DB2044">
        <w:rPr>
          <w:rFonts w:eastAsia="Calibri" w:cs="Calibri"/>
          <w:szCs w:val="18"/>
          <w:lang w:val="en-IE"/>
        </w:rPr>
        <w:t>s</w:t>
      </w:r>
      <w:r w:rsidRPr="00022119">
        <w:rPr>
          <w:rFonts w:eastAsia="Calibri" w:cs="Calibri"/>
          <w:szCs w:val="18"/>
          <w:lang w:val="en-IE"/>
        </w:rPr>
        <w:t xml:space="preserve">trategy defines a framework that will enable the development of simple services and promote their widespread use. This requires a single digital identity, efficient use of modern information technology and infrastructure, and a digitally empowered public sector. </w:t>
      </w:r>
      <w:r w:rsidR="040240B0" w:rsidRPr="00022119">
        <w:rPr>
          <w:rFonts w:eastAsia="Calibri" w:cs="Calibri"/>
          <w:szCs w:val="18"/>
          <w:lang w:val="en-IE"/>
        </w:rPr>
        <w:t xml:space="preserve">The goal of the Strategy are citizen and business-centric digital public services that enable citizens and businesses to interact with public administration in an integrated, coordinated, secure and efficient way. </w:t>
      </w:r>
      <w:r w:rsidR="004C7F13" w:rsidRPr="00022119">
        <w:rPr>
          <w:rFonts w:eastAsia="Calibri" w:cs="Calibri"/>
          <w:szCs w:val="18"/>
          <w:lang w:val="en-IE"/>
        </w:rPr>
        <w:t>T</w:t>
      </w:r>
      <w:r w:rsidR="040240B0" w:rsidRPr="00022119">
        <w:rPr>
          <w:rFonts w:eastAsia="Calibri" w:cs="Calibri"/>
          <w:szCs w:val="18"/>
          <w:lang w:val="en-IE"/>
        </w:rPr>
        <w:t xml:space="preserve">hree strategic priorities have been identified, which represent digital targets at the highest level and are also aligned with the strategic context of the European Union: </w:t>
      </w:r>
      <w:r w:rsidR="00232535">
        <w:rPr>
          <w:rFonts w:eastAsia="Calibri" w:cs="Calibri"/>
          <w:szCs w:val="18"/>
          <w:lang w:val="en-IE"/>
        </w:rPr>
        <w:t>(</w:t>
      </w:r>
      <w:proofErr w:type="spellStart"/>
      <w:r w:rsidR="00232535">
        <w:rPr>
          <w:rFonts w:eastAsia="Calibri" w:cs="Calibri"/>
          <w:szCs w:val="18"/>
          <w:lang w:val="en-IE"/>
        </w:rPr>
        <w:t>i</w:t>
      </w:r>
      <w:proofErr w:type="spellEnd"/>
      <w:r w:rsidR="00232535">
        <w:rPr>
          <w:rFonts w:eastAsia="Calibri" w:cs="Calibri"/>
          <w:szCs w:val="18"/>
          <w:lang w:val="en-IE"/>
        </w:rPr>
        <w:t>)</w:t>
      </w:r>
      <w:r w:rsidR="040240B0" w:rsidRPr="00022119">
        <w:rPr>
          <w:rFonts w:eastAsia="Calibri" w:cs="Calibri"/>
          <w:szCs w:val="18"/>
          <w:lang w:val="en-IE"/>
        </w:rPr>
        <w:t xml:space="preserve"> </w:t>
      </w:r>
      <w:r w:rsidR="004C7F13" w:rsidRPr="00022119">
        <w:rPr>
          <w:rFonts w:eastAsia="Calibri" w:cs="Calibri"/>
          <w:szCs w:val="18"/>
          <w:lang w:val="en-IE"/>
        </w:rPr>
        <w:t>b</w:t>
      </w:r>
      <w:r w:rsidR="040240B0" w:rsidRPr="00022119">
        <w:rPr>
          <w:rFonts w:eastAsia="Calibri" w:cs="Calibri"/>
          <w:szCs w:val="18"/>
          <w:lang w:val="en-IE"/>
        </w:rPr>
        <w:t xml:space="preserve">y 2030, all key public services will be provided online and accessible to all </w:t>
      </w:r>
      <w:r w:rsidR="0080514B" w:rsidRPr="00022119">
        <w:rPr>
          <w:rFonts w:eastAsia="Calibri" w:cs="Calibri"/>
          <w:szCs w:val="18"/>
          <w:lang w:val="en-IE"/>
        </w:rPr>
        <w:t>users</w:t>
      </w:r>
      <w:r w:rsidR="00232535">
        <w:rPr>
          <w:rFonts w:eastAsia="Calibri" w:cs="Calibri"/>
          <w:szCs w:val="18"/>
          <w:lang w:val="en-IE"/>
        </w:rPr>
        <w:t>;</w:t>
      </w:r>
      <w:r w:rsidR="0080514B" w:rsidRPr="00022119">
        <w:rPr>
          <w:rFonts w:eastAsia="Calibri" w:cs="Calibri"/>
          <w:szCs w:val="18"/>
          <w:lang w:val="en-IE"/>
        </w:rPr>
        <w:t xml:space="preserve"> </w:t>
      </w:r>
      <w:r w:rsidR="00232535">
        <w:rPr>
          <w:rFonts w:eastAsia="Calibri" w:cs="Calibri"/>
          <w:szCs w:val="18"/>
          <w:lang w:val="en-IE"/>
        </w:rPr>
        <w:t xml:space="preserve">(ii) </w:t>
      </w:r>
      <w:r w:rsidR="0080514B" w:rsidRPr="00022119">
        <w:rPr>
          <w:rFonts w:eastAsia="Calibri" w:cs="Calibri"/>
          <w:szCs w:val="18"/>
          <w:lang w:val="en-IE"/>
        </w:rPr>
        <w:t>at</w:t>
      </w:r>
      <w:r w:rsidR="040240B0" w:rsidRPr="00022119">
        <w:rPr>
          <w:rFonts w:eastAsia="Calibri" w:cs="Calibri"/>
          <w:szCs w:val="18"/>
          <w:lang w:val="en-IE"/>
        </w:rPr>
        <w:t xml:space="preserve"> least 80% of key public services that are digitally accessible will also be performed digitally</w:t>
      </w:r>
      <w:r w:rsidR="00232535">
        <w:rPr>
          <w:rFonts w:eastAsia="Calibri" w:cs="Calibri"/>
          <w:szCs w:val="18"/>
          <w:lang w:val="en-IE"/>
        </w:rPr>
        <w:t>,</w:t>
      </w:r>
      <w:r w:rsidR="040240B0" w:rsidRPr="00022119">
        <w:rPr>
          <w:rFonts w:eastAsia="Calibri" w:cs="Calibri"/>
          <w:szCs w:val="18"/>
          <w:lang w:val="en-IE"/>
        </w:rPr>
        <w:t xml:space="preserve"> </w:t>
      </w:r>
      <w:r w:rsidR="008502A1" w:rsidRPr="00022119">
        <w:rPr>
          <w:rFonts w:eastAsia="Calibri" w:cs="Calibri"/>
          <w:szCs w:val="18"/>
          <w:lang w:val="en-IE"/>
        </w:rPr>
        <w:t xml:space="preserve">and </w:t>
      </w:r>
      <w:r w:rsidR="00232535">
        <w:rPr>
          <w:rFonts w:eastAsia="Calibri" w:cs="Calibri"/>
          <w:szCs w:val="18"/>
          <w:lang w:val="en-IE"/>
        </w:rPr>
        <w:t xml:space="preserve">(iii) </w:t>
      </w:r>
      <w:r w:rsidR="008502A1" w:rsidRPr="00022119">
        <w:rPr>
          <w:rFonts w:eastAsia="Calibri" w:cs="Calibri"/>
          <w:szCs w:val="18"/>
          <w:lang w:val="en-IE"/>
        </w:rPr>
        <w:t>at</w:t>
      </w:r>
      <w:r w:rsidR="040240B0" w:rsidRPr="00022119">
        <w:rPr>
          <w:rFonts w:eastAsia="Calibri" w:cs="Calibri"/>
          <w:szCs w:val="18"/>
          <w:lang w:val="en-IE"/>
        </w:rPr>
        <w:t xml:space="preserve"> least 80% of users of public services will use their digital identity.  </w:t>
      </w:r>
    </w:p>
    <w:p w14:paraId="2E39B795" w14:textId="4A26D8F2" w:rsidR="00A40C8E" w:rsidRPr="006F2CF7" w:rsidRDefault="00000000" w:rsidP="00E63341">
      <w:pPr>
        <w:pStyle w:val="Subtitle"/>
        <w:rPr>
          <w:rFonts w:ascii="Verdana" w:hAnsi="Verdana"/>
        </w:rPr>
      </w:pPr>
      <w:hyperlink r:id="rId43" w:history="1">
        <w:r w:rsidR="00A40C8E" w:rsidRPr="006F2CF7">
          <w:rPr>
            <w:rFonts w:ascii="Verdana" w:hAnsi="Verdana"/>
          </w:rPr>
          <w:t>Action Plan for Better Regulation</w:t>
        </w:r>
      </w:hyperlink>
    </w:p>
    <w:p w14:paraId="71EEA259" w14:textId="7CB14777" w:rsidR="00A40E30" w:rsidRDefault="00A40E30" w:rsidP="16CFB385">
      <w:pPr>
        <w:spacing w:line="257" w:lineRule="auto"/>
        <w:rPr>
          <w:rFonts w:cs="Arial"/>
          <w:bCs/>
          <w:szCs w:val="18"/>
        </w:rPr>
      </w:pPr>
      <w:r w:rsidRPr="00A40E30">
        <w:rPr>
          <w:rFonts w:cs="Arial"/>
          <w:bCs/>
          <w:szCs w:val="18"/>
        </w:rPr>
        <w:t xml:space="preserve">Intensive work is underway to implement the measures set out in the </w:t>
      </w:r>
      <w:hyperlink r:id="rId44" w:history="1">
        <w:r w:rsidRPr="009D75A3">
          <w:rPr>
            <w:rStyle w:val="Hyperlink"/>
            <w:rFonts w:cs="Arial"/>
            <w:bCs/>
            <w:szCs w:val="18"/>
          </w:rPr>
          <w:t>Action Plan for Better</w:t>
        </w:r>
      </w:hyperlink>
      <w:r w:rsidRPr="00A40E30">
        <w:rPr>
          <w:rFonts w:cs="Arial"/>
          <w:bCs/>
          <w:szCs w:val="18"/>
        </w:rPr>
        <w:t xml:space="preserve"> with the aim to develop a systemic approach for better regulation. The key result of the implemented measures in action plan will be the setting-up of the MOPED system (a modular IT system for </w:t>
      </w:r>
      <w:proofErr w:type="spellStart"/>
      <w:r w:rsidRPr="00A40E30">
        <w:rPr>
          <w:rFonts w:cs="Arial"/>
          <w:bCs/>
          <w:szCs w:val="18"/>
        </w:rPr>
        <w:t>eDocuments</w:t>
      </w:r>
      <w:proofErr w:type="spellEnd"/>
      <w:r w:rsidRPr="00A40E30">
        <w:rPr>
          <w:rFonts w:cs="Arial"/>
          <w:bCs/>
          <w:szCs w:val="18"/>
        </w:rPr>
        <w:t xml:space="preserve">). </w:t>
      </w:r>
    </w:p>
    <w:p w14:paraId="0965744B" w14:textId="53DD756C" w:rsidR="0074753B" w:rsidRPr="00022119" w:rsidRDefault="4F4F96B2" w:rsidP="16CFB385">
      <w:pPr>
        <w:spacing w:line="257" w:lineRule="auto"/>
        <w:rPr>
          <w:rFonts w:cs="Arial"/>
          <w:bCs/>
          <w:szCs w:val="18"/>
        </w:rPr>
      </w:pPr>
      <w:r w:rsidRPr="00022119">
        <w:rPr>
          <w:rFonts w:cs="Arial"/>
          <w:bCs/>
          <w:szCs w:val="18"/>
        </w:rPr>
        <w:lastRenderedPageBreak/>
        <w:t>Some of the measures, taken from the Action Plan and aimed t</w:t>
      </w:r>
      <w:r w:rsidR="00D273DF">
        <w:rPr>
          <w:rFonts w:cs="Arial"/>
          <w:bCs/>
          <w:szCs w:val="18"/>
        </w:rPr>
        <w:t>o</w:t>
      </w:r>
      <w:r w:rsidRPr="00022119">
        <w:rPr>
          <w:rFonts w:cs="Arial"/>
          <w:bCs/>
          <w:szCs w:val="18"/>
        </w:rPr>
        <w:t xml:space="preserve"> improv</w:t>
      </w:r>
      <w:r w:rsidR="00D273DF">
        <w:rPr>
          <w:rFonts w:cs="Arial"/>
          <w:bCs/>
          <w:szCs w:val="18"/>
        </w:rPr>
        <w:t>e</w:t>
      </w:r>
      <w:r w:rsidRPr="00022119">
        <w:rPr>
          <w:rFonts w:cs="Arial"/>
          <w:bCs/>
          <w:szCs w:val="18"/>
        </w:rPr>
        <w:t xml:space="preserve"> the quality of regulation, are:</w:t>
      </w:r>
    </w:p>
    <w:p w14:paraId="49AF6AE7" w14:textId="4F4EC6D2" w:rsidR="0074753B" w:rsidRPr="006F2CF7" w:rsidRDefault="4F4F96B2" w:rsidP="008211A4">
      <w:pPr>
        <w:pStyle w:val="ListParagraph"/>
        <w:numPr>
          <w:ilvl w:val="0"/>
          <w:numId w:val="48"/>
        </w:numPr>
        <w:rPr>
          <w:rFonts w:eastAsia="Verdana" w:cs="Verdana"/>
          <w:szCs w:val="18"/>
        </w:rPr>
      </w:pPr>
      <w:r w:rsidRPr="006F2CF7">
        <w:rPr>
          <w:rFonts w:eastAsia="Verdana" w:cs="Verdana"/>
          <w:szCs w:val="18"/>
        </w:rPr>
        <w:t>Standardi</w:t>
      </w:r>
      <w:r w:rsidR="00D273DF">
        <w:rPr>
          <w:rFonts w:eastAsia="Verdana" w:cs="Verdana"/>
          <w:szCs w:val="18"/>
        </w:rPr>
        <w:t>s</w:t>
      </w:r>
      <w:r w:rsidRPr="006F2CF7">
        <w:rPr>
          <w:rFonts w:eastAsia="Verdana" w:cs="Verdana"/>
          <w:szCs w:val="18"/>
        </w:rPr>
        <w:t xml:space="preserve">ation and e-support for the preparation of normative documents through the MOPED system </w:t>
      </w:r>
    </w:p>
    <w:p w14:paraId="7C8AA1D4" w14:textId="1C2E3E1C" w:rsidR="0074753B" w:rsidRPr="006F2CF7" w:rsidRDefault="4F4F96B2" w:rsidP="008211A4">
      <w:pPr>
        <w:pStyle w:val="ListParagraph"/>
        <w:numPr>
          <w:ilvl w:val="0"/>
          <w:numId w:val="48"/>
        </w:numPr>
        <w:rPr>
          <w:rFonts w:eastAsia="Verdana" w:cs="Verdana"/>
          <w:szCs w:val="18"/>
        </w:rPr>
      </w:pPr>
      <w:r w:rsidRPr="006F2CF7">
        <w:rPr>
          <w:rFonts w:eastAsia="Verdana" w:cs="Verdana"/>
          <w:szCs w:val="18"/>
        </w:rPr>
        <w:t>Concreti</w:t>
      </w:r>
      <w:r w:rsidR="00D273DF">
        <w:rPr>
          <w:rFonts w:eastAsia="Verdana" w:cs="Verdana"/>
          <w:szCs w:val="18"/>
        </w:rPr>
        <w:t>s</w:t>
      </w:r>
      <w:r w:rsidRPr="006F2CF7">
        <w:rPr>
          <w:rFonts w:eastAsia="Verdana" w:cs="Verdana"/>
          <w:szCs w:val="18"/>
        </w:rPr>
        <w:t xml:space="preserve">ation of objectives, indicators and deadlines for regulatory </w:t>
      </w:r>
      <w:proofErr w:type="gramStart"/>
      <w:r w:rsidRPr="006F2CF7">
        <w:rPr>
          <w:rFonts w:eastAsia="Verdana" w:cs="Verdana"/>
          <w:szCs w:val="18"/>
        </w:rPr>
        <w:t>reviews;</w:t>
      </w:r>
      <w:proofErr w:type="gramEnd"/>
    </w:p>
    <w:p w14:paraId="6FFFD9A2" w14:textId="02F7CE25" w:rsidR="0074753B" w:rsidRPr="006F2CF7" w:rsidRDefault="4F4F96B2" w:rsidP="008211A4">
      <w:pPr>
        <w:pStyle w:val="ListParagraph"/>
        <w:numPr>
          <w:ilvl w:val="0"/>
          <w:numId w:val="48"/>
        </w:numPr>
        <w:rPr>
          <w:rFonts w:eastAsia="Verdana" w:cs="Verdana"/>
          <w:szCs w:val="18"/>
        </w:rPr>
      </w:pPr>
      <w:r w:rsidRPr="006F2CF7">
        <w:rPr>
          <w:rFonts w:eastAsia="Verdana" w:cs="Verdana"/>
          <w:szCs w:val="18"/>
        </w:rPr>
        <w:t xml:space="preserve">Strengthening of the stakeholder consultation </w:t>
      </w:r>
      <w:proofErr w:type="gramStart"/>
      <w:r w:rsidRPr="006F2CF7">
        <w:rPr>
          <w:rFonts w:eastAsia="Verdana" w:cs="Verdana"/>
          <w:szCs w:val="18"/>
        </w:rPr>
        <w:t>process;</w:t>
      </w:r>
      <w:proofErr w:type="gramEnd"/>
    </w:p>
    <w:p w14:paraId="0D3042EC" w14:textId="21815F58" w:rsidR="0074753B" w:rsidRPr="006F2CF7" w:rsidRDefault="4F4F96B2" w:rsidP="008211A4">
      <w:pPr>
        <w:pStyle w:val="ListParagraph"/>
        <w:numPr>
          <w:ilvl w:val="0"/>
          <w:numId w:val="48"/>
        </w:numPr>
        <w:rPr>
          <w:rFonts w:eastAsia="Verdana" w:cs="Verdana"/>
          <w:szCs w:val="18"/>
        </w:rPr>
      </w:pPr>
      <w:r w:rsidRPr="006F2CF7">
        <w:rPr>
          <w:rFonts w:eastAsia="Verdana" w:cs="Verdana"/>
          <w:szCs w:val="18"/>
        </w:rPr>
        <w:t xml:space="preserve">Strengthening of inter-ministerial coordination on draft </w:t>
      </w:r>
      <w:proofErr w:type="gramStart"/>
      <w:r w:rsidRPr="006F2CF7">
        <w:rPr>
          <w:rFonts w:eastAsia="Verdana" w:cs="Verdana"/>
          <w:szCs w:val="18"/>
        </w:rPr>
        <w:t>regulations;</w:t>
      </w:r>
      <w:proofErr w:type="gramEnd"/>
    </w:p>
    <w:p w14:paraId="1A99ACAF" w14:textId="35116727" w:rsidR="0074753B" w:rsidRPr="006F2CF7" w:rsidRDefault="4F4F96B2" w:rsidP="008211A4">
      <w:pPr>
        <w:pStyle w:val="ListParagraph"/>
        <w:numPr>
          <w:ilvl w:val="0"/>
          <w:numId w:val="48"/>
        </w:numPr>
        <w:rPr>
          <w:rFonts w:eastAsia="Verdana" w:cs="Verdana"/>
          <w:szCs w:val="18"/>
        </w:rPr>
      </w:pPr>
      <w:r w:rsidRPr="006F2CF7">
        <w:rPr>
          <w:rFonts w:eastAsia="Verdana" w:cs="Verdana"/>
          <w:szCs w:val="18"/>
        </w:rPr>
        <w:t xml:space="preserve">Strengthening of the connection between IT systems, used by the </w:t>
      </w:r>
      <w:r w:rsidR="00B31ABC">
        <w:rPr>
          <w:rFonts w:eastAsia="Verdana" w:cs="Verdana"/>
          <w:szCs w:val="18"/>
        </w:rPr>
        <w:t>g</w:t>
      </w:r>
      <w:r w:rsidRPr="006F2CF7">
        <w:rPr>
          <w:rFonts w:eastAsia="Verdana" w:cs="Verdana"/>
          <w:szCs w:val="18"/>
        </w:rPr>
        <w:t xml:space="preserve">overnment and the National </w:t>
      </w:r>
      <w:proofErr w:type="gramStart"/>
      <w:r w:rsidRPr="006F2CF7">
        <w:rPr>
          <w:rFonts w:eastAsia="Verdana" w:cs="Verdana"/>
          <w:szCs w:val="18"/>
        </w:rPr>
        <w:t>Assembly;</w:t>
      </w:r>
      <w:proofErr w:type="gramEnd"/>
    </w:p>
    <w:p w14:paraId="3AD948DE" w14:textId="15358AD9" w:rsidR="0074753B" w:rsidRPr="006F2CF7" w:rsidRDefault="4F4F96B2" w:rsidP="008211A4">
      <w:pPr>
        <w:pStyle w:val="ListParagraph"/>
        <w:numPr>
          <w:ilvl w:val="0"/>
          <w:numId w:val="48"/>
        </w:numPr>
        <w:rPr>
          <w:rFonts w:eastAsia="Verdana" w:cs="Verdana"/>
          <w:szCs w:val="18"/>
        </w:rPr>
      </w:pPr>
      <w:r w:rsidRPr="006F2CF7">
        <w:rPr>
          <w:rFonts w:eastAsia="Verdana" w:cs="Verdana"/>
          <w:szCs w:val="18"/>
        </w:rPr>
        <w:t xml:space="preserve">Systematic implementation of </w:t>
      </w:r>
      <w:r w:rsidR="43450574" w:rsidRPr="006F2CF7">
        <w:rPr>
          <w:rFonts w:eastAsia="Verdana" w:cs="Verdana"/>
          <w:szCs w:val="18"/>
        </w:rPr>
        <w:t>impact assessment</w:t>
      </w:r>
      <w:r w:rsidR="00B31ABC">
        <w:rPr>
          <w:rFonts w:eastAsia="Verdana" w:cs="Verdana"/>
          <w:szCs w:val="18"/>
        </w:rPr>
        <w:t>s</w:t>
      </w:r>
      <w:r w:rsidR="43450574" w:rsidRPr="006F2CF7">
        <w:rPr>
          <w:rFonts w:eastAsia="Verdana" w:cs="Verdana"/>
          <w:szCs w:val="18"/>
        </w:rPr>
        <w:t xml:space="preserve"> and </w:t>
      </w:r>
      <w:r w:rsidRPr="006F2CF7">
        <w:rPr>
          <w:rFonts w:eastAsia="Verdana" w:cs="Verdana"/>
          <w:szCs w:val="18"/>
        </w:rPr>
        <w:t>ex-post evaluations;</w:t>
      </w:r>
      <w:r w:rsidR="005E1274">
        <w:rPr>
          <w:rFonts w:eastAsia="Verdana" w:cs="Verdana"/>
          <w:szCs w:val="18"/>
        </w:rPr>
        <w:t xml:space="preserve"> and</w:t>
      </w:r>
    </w:p>
    <w:p w14:paraId="3B6ABAA9" w14:textId="02555307" w:rsidR="0074753B" w:rsidRPr="006F2CF7" w:rsidRDefault="4F4F96B2" w:rsidP="008211A4">
      <w:pPr>
        <w:pStyle w:val="ListParagraph"/>
        <w:numPr>
          <w:ilvl w:val="0"/>
          <w:numId w:val="48"/>
        </w:numPr>
        <w:rPr>
          <w:rFonts w:eastAsia="Verdana" w:cs="Verdana"/>
          <w:szCs w:val="18"/>
        </w:rPr>
      </w:pPr>
      <w:r w:rsidRPr="006F2CF7">
        <w:rPr>
          <w:rFonts w:eastAsia="Verdana" w:cs="Verdana"/>
          <w:szCs w:val="18"/>
        </w:rPr>
        <w:t>Conducting systematic and continuous trainings of civil servants in the field of better regulation.</w:t>
      </w:r>
    </w:p>
    <w:p w14:paraId="29874711" w14:textId="340A14C6" w:rsidR="0074753B" w:rsidRPr="00022119" w:rsidRDefault="0074753B" w:rsidP="0074753B">
      <w:pPr>
        <w:rPr>
          <w:rFonts w:cs="Arial"/>
          <w:bCs/>
          <w:szCs w:val="18"/>
        </w:rPr>
      </w:pPr>
    </w:p>
    <w:p w14:paraId="6EED8423" w14:textId="1A41F086" w:rsidR="4A7F87DD" w:rsidRPr="00022119" w:rsidRDefault="4A7F87DD" w:rsidP="16CFB385">
      <w:pPr>
        <w:rPr>
          <w:rFonts w:cs="Arial"/>
          <w:szCs w:val="18"/>
        </w:rPr>
      </w:pPr>
      <w:r w:rsidRPr="00022119">
        <w:rPr>
          <w:rFonts w:cs="Arial"/>
          <w:szCs w:val="18"/>
        </w:rPr>
        <w:t xml:space="preserve">The implementation of the measures in the Action Plan can be monitored online by the </w:t>
      </w:r>
      <w:proofErr w:type="gramStart"/>
      <w:r w:rsidRPr="00022119">
        <w:rPr>
          <w:rFonts w:cs="Arial"/>
          <w:szCs w:val="18"/>
        </w:rPr>
        <w:t>general public</w:t>
      </w:r>
      <w:proofErr w:type="gramEnd"/>
      <w:r w:rsidRPr="00022119">
        <w:rPr>
          <w:rFonts w:cs="Arial"/>
          <w:szCs w:val="18"/>
        </w:rPr>
        <w:t xml:space="preserve"> via the </w:t>
      </w:r>
      <w:hyperlink r:id="rId45" w:history="1">
        <w:r w:rsidRPr="00022119">
          <w:rPr>
            <w:rStyle w:val="Hyperlink"/>
            <w:szCs w:val="18"/>
          </w:rPr>
          <w:t>Single Document.</w:t>
        </w:r>
      </w:hyperlink>
    </w:p>
    <w:p w14:paraId="51962FCB" w14:textId="4B51717B" w:rsidR="0055707B" w:rsidRPr="006F2CF7" w:rsidRDefault="0055707B" w:rsidP="00CA7FC8">
      <w:pPr>
        <w:pStyle w:val="Heading2"/>
      </w:pPr>
      <w:bookmarkStart w:id="7" w:name="_Toc1474959"/>
      <w:bookmarkStart w:id="8" w:name="_Toc1474952"/>
      <w:r w:rsidRPr="006F2CF7">
        <w:t>Interoperability</w:t>
      </w:r>
      <w:bookmarkEnd w:id="7"/>
      <w:r w:rsidR="001D1945" w:rsidRPr="006F2CF7">
        <w:t xml:space="preserve"> </w:t>
      </w:r>
    </w:p>
    <w:p w14:paraId="1A095AFB" w14:textId="77777777" w:rsidR="008B6D93" w:rsidRPr="006F2CF7" w:rsidRDefault="008B6D93" w:rsidP="00E63341">
      <w:pPr>
        <w:pStyle w:val="Subtitle"/>
      </w:pPr>
      <w:r w:rsidRPr="006F2CF7">
        <w:t>Semantic Interoperability Implementation Strategy</w:t>
      </w:r>
    </w:p>
    <w:p w14:paraId="28D42727" w14:textId="353CC123" w:rsidR="00557013" w:rsidRPr="00022119" w:rsidRDefault="00557013" w:rsidP="00557013">
      <w:pPr>
        <w:rPr>
          <w:szCs w:val="18"/>
        </w:rPr>
      </w:pPr>
      <w:r w:rsidRPr="00022119">
        <w:rPr>
          <w:szCs w:val="18"/>
        </w:rPr>
        <w:t>According to</w:t>
      </w:r>
      <w:r w:rsidR="008B6D93" w:rsidRPr="00022119">
        <w:rPr>
          <w:szCs w:val="18"/>
        </w:rPr>
        <w:t xml:space="preserve"> the </w:t>
      </w:r>
      <w:hyperlink r:id="rId46">
        <w:r w:rsidR="008B6D93" w:rsidRPr="00022119">
          <w:rPr>
            <w:rStyle w:val="Hyperlink"/>
            <w:rFonts w:cs="Calibri"/>
            <w:szCs w:val="18"/>
          </w:rPr>
          <w:t>Semantic Interoperability Implementation Strategy</w:t>
        </w:r>
      </w:hyperlink>
      <w:r w:rsidR="000F4180">
        <w:rPr>
          <w:rStyle w:val="Hyperlink"/>
          <w:rFonts w:cs="Calibri"/>
          <w:szCs w:val="18"/>
        </w:rPr>
        <w:t>,</w:t>
      </w:r>
      <w:r w:rsidR="008B6D93" w:rsidRPr="00022119">
        <w:rPr>
          <w:szCs w:val="18"/>
        </w:rPr>
        <w:t xml:space="preserve"> </w:t>
      </w:r>
      <w:r w:rsidRPr="00022119">
        <w:rPr>
          <w:szCs w:val="18"/>
        </w:rPr>
        <w:t>different issues have been</w:t>
      </w:r>
      <w:r w:rsidR="00A9650C" w:rsidRPr="00022119">
        <w:rPr>
          <w:szCs w:val="18"/>
        </w:rPr>
        <w:t xml:space="preserve"> addressed</w:t>
      </w:r>
      <w:r w:rsidRPr="00022119">
        <w:rPr>
          <w:szCs w:val="18"/>
        </w:rPr>
        <w:t xml:space="preserve"> such as t</w:t>
      </w:r>
      <w:r w:rsidR="00A9650C" w:rsidRPr="00022119">
        <w:rPr>
          <w:szCs w:val="18"/>
        </w:rPr>
        <w:t xml:space="preserve">he </w:t>
      </w:r>
      <w:r w:rsidR="008B6D93" w:rsidRPr="00022119">
        <w:rPr>
          <w:szCs w:val="18"/>
        </w:rPr>
        <w:t>Once-Only principle</w:t>
      </w:r>
      <w:r w:rsidRPr="00022119">
        <w:rPr>
          <w:szCs w:val="18"/>
        </w:rPr>
        <w:t xml:space="preserve">, a </w:t>
      </w:r>
      <w:r w:rsidR="00A9650C" w:rsidRPr="00022119">
        <w:rPr>
          <w:szCs w:val="18"/>
        </w:rPr>
        <w:t>m</w:t>
      </w:r>
      <w:r w:rsidR="008B6D93" w:rsidRPr="00022119">
        <w:rPr>
          <w:szCs w:val="18"/>
        </w:rPr>
        <w:t>ore efficient and standardised planning of information solutions data models</w:t>
      </w:r>
      <w:r w:rsidRPr="00022119">
        <w:rPr>
          <w:szCs w:val="18"/>
        </w:rPr>
        <w:t xml:space="preserve">, </w:t>
      </w:r>
      <w:r w:rsidR="008373EC">
        <w:rPr>
          <w:szCs w:val="18"/>
        </w:rPr>
        <w:t xml:space="preserve">and </w:t>
      </w:r>
      <w:r w:rsidRPr="00022119">
        <w:rPr>
          <w:szCs w:val="18"/>
        </w:rPr>
        <w:t>a</w:t>
      </w:r>
      <w:r w:rsidR="00A9650C" w:rsidRPr="00022119">
        <w:rPr>
          <w:szCs w:val="18"/>
        </w:rPr>
        <w:t xml:space="preserve"> g</w:t>
      </w:r>
      <w:r w:rsidR="008B6D93" w:rsidRPr="00022119">
        <w:rPr>
          <w:szCs w:val="18"/>
        </w:rPr>
        <w:t>reater degree of interoperability between information systems in the public administration.</w:t>
      </w:r>
      <w:r w:rsidRPr="00022119">
        <w:rPr>
          <w:szCs w:val="18"/>
        </w:rPr>
        <w:t xml:space="preserve"> </w:t>
      </w:r>
    </w:p>
    <w:p w14:paraId="73B6FD0A" w14:textId="0D48A88A" w:rsidR="009077FD" w:rsidRPr="006F2CF7" w:rsidRDefault="009077FD" w:rsidP="00E63341">
      <w:pPr>
        <w:pStyle w:val="Subtitle"/>
      </w:pPr>
      <w:r w:rsidRPr="006F2CF7">
        <w:t>Resilience and Recovery Plan</w:t>
      </w:r>
      <w:r w:rsidR="007B0386" w:rsidRPr="006F2CF7">
        <w:t xml:space="preserve"> 2021-2026</w:t>
      </w:r>
    </w:p>
    <w:p w14:paraId="38A1D61A" w14:textId="77AF18BC" w:rsidR="00A50C69" w:rsidRDefault="008B6D93" w:rsidP="008B6D93">
      <w:pPr>
        <w:pStyle w:val="HTMLPreformatted"/>
        <w:jc w:val="both"/>
        <w:rPr>
          <w:rFonts w:ascii="Verdana" w:hAnsi="Verdana" w:cs="Arial"/>
          <w:color w:val="333333"/>
          <w:lang w:val="en-GB" w:eastAsia="en-GB"/>
        </w:rPr>
      </w:pPr>
      <w:r w:rsidRPr="006F2CF7">
        <w:rPr>
          <w:rFonts w:ascii="Verdana" w:hAnsi="Verdana" w:cs="Arial"/>
          <w:color w:val="333333"/>
          <w:lang w:val="en-GB" w:eastAsia="en-GB"/>
        </w:rPr>
        <w:t xml:space="preserve">As other members of the European Union, Slovenia </w:t>
      </w:r>
      <w:r w:rsidR="000A3CBB" w:rsidRPr="006F2CF7">
        <w:rPr>
          <w:rFonts w:ascii="Verdana" w:hAnsi="Verdana" w:cs="Arial"/>
          <w:color w:val="333333"/>
          <w:lang w:val="en-GB" w:eastAsia="en-GB"/>
        </w:rPr>
        <w:t>has adopted</w:t>
      </w:r>
      <w:r w:rsidRPr="006F2CF7">
        <w:rPr>
          <w:rFonts w:ascii="Verdana" w:hAnsi="Verdana" w:cs="Arial"/>
          <w:color w:val="333333"/>
          <w:lang w:val="en-GB" w:eastAsia="en-GB"/>
        </w:rPr>
        <w:t xml:space="preserve"> a </w:t>
      </w:r>
      <w:hyperlink r:id="rId47" w:anchor=":~:text=the%20European%20Union.-,About%20the%20Recovery%20and%20Resilience%20Plan,%2C%20social%20security%2C%20and%20housing.">
        <w:r w:rsidRPr="006F2CF7">
          <w:rPr>
            <w:rStyle w:val="Hyperlink"/>
            <w:rFonts w:cs="Arial"/>
            <w:lang w:val="en-GB" w:eastAsia="en-GB"/>
          </w:rPr>
          <w:t>Resilience and Recovery Plan</w:t>
        </w:r>
      </w:hyperlink>
      <w:r w:rsidRPr="006F2CF7">
        <w:rPr>
          <w:rFonts w:ascii="Verdana" w:hAnsi="Verdana" w:cs="Arial"/>
          <w:color w:val="333333"/>
          <w:lang w:val="en-GB" w:eastAsia="en-GB"/>
        </w:rPr>
        <w:t>, focusing on the component of the digital transformation of the public sector and public administration</w:t>
      </w:r>
      <w:r w:rsidR="007B0386" w:rsidRPr="006F2CF7">
        <w:rPr>
          <w:rFonts w:ascii="Verdana" w:hAnsi="Verdana"/>
          <w:lang w:val="en-GB"/>
        </w:rPr>
        <w:t xml:space="preserve"> during the period 2021-2026.</w:t>
      </w:r>
      <w:r w:rsidRPr="006F2CF7">
        <w:rPr>
          <w:rFonts w:ascii="Verdana" w:hAnsi="Verdana" w:cs="Arial"/>
          <w:color w:val="333333"/>
          <w:lang w:val="en-GB" w:eastAsia="en-GB"/>
        </w:rPr>
        <w:t xml:space="preserve"> </w:t>
      </w:r>
      <w:r w:rsidR="00561E8A" w:rsidRPr="006F2CF7">
        <w:rPr>
          <w:rFonts w:ascii="Verdana" w:hAnsi="Verdana"/>
          <w:lang w:val="en-GB"/>
        </w:rPr>
        <w:t xml:space="preserve">It </w:t>
      </w:r>
      <w:r w:rsidRPr="006F2CF7">
        <w:rPr>
          <w:rFonts w:ascii="Verdana" w:hAnsi="Verdana" w:cs="Arial"/>
          <w:color w:val="333333"/>
          <w:lang w:val="en-GB" w:eastAsia="en-GB"/>
        </w:rPr>
        <w:t xml:space="preserve">will provide an appropriate response to the critical shortcomings in the public sector digitisation that </w:t>
      </w:r>
      <w:r w:rsidR="00A9650C" w:rsidRPr="006F2CF7">
        <w:rPr>
          <w:rFonts w:ascii="Verdana" w:hAnsi="Verdana" w:cs="Arial"/>
          <w:color w:val="333333"/>
          <w:lang w:val="en-GB" w:eastAsia="en-GB"/>
        </w:rPr>
        <w:t>emerged</w:t>
      </w:r>
      <w:r w:rsidRPr="006F2CF7">
        <w:rPr>
          <w:rFonts w:ascii="Verdana" w:hAnsi="Verdana" w:cs="Arial"/>
          <w:color w:val="333333"/>
          <w:lang w:val="en-GB" w:eastAsia="en-GB"/>
        </w:rPr>
        <w:t xml:space="preserve"> (even more clearly) during the COVID-19 epidemic, such as: insufficient range, availability or quality of eServices, insufficient and outdated IT equipment, insufficient network connection capacity and IT infrastructure, which turned out to be particularly problematic in the light of the increased volume of digital business.</w:t>
      </w:r>
      <w:r w:rsidR="56AEAA40" w:rsidRPr="006F2CF7">
        <w:rPr>
          <w:rFonts w:ascii="Verdana" w:hAnsi="Verdana" w:cs="Arial"/>
          <w:color w:val="333333"/>
          <w:lang w:val="en-GB" w:eastAsia="en-GB"/>
        </w:rPr>
        <w:t xml:space="preserve"> Digital transformation will be mostly supported through the </w:t>
      </w:r>
      <w:r w:rsidR="00A50C69">
        <w:rPr>
          <w:rFonts w:ascii="Verdana" w:hAnsi="Verdana" w:cs="Arial"/>
          <w:color w:val="333333"/>
          <w:lang w:val="en-GB" w:eastAsia="en-GB"/>
        </w:rPr>
        <w:t xml:space="preserve">following </w:t>
      </w:r>
      <w:r w:rsidR="56AEAA40" w:rsidRPr="006F2CF7">
        <w:rPr>
          <w:rFonts w:ascii="Verdana" w:hAnsi="Verdana" w:cs="Arial"/>
          <w:color w:val="333333"/>
          <w:lang w:val="en-GB" w:eastAsia="en-GB"/>
        </w:rPr>
        <w:t>projects</w:t>
      </w:r>
      <w:r w:rsidR="00A50C69">
        <w:rPr>
          <w:rFonts w:ascii="Verdana" w:hAnsi="Verdana" w:cs="Arial"/>
          <w:color w:val="333333"/>
          <w:lang w:val="en-GB" w:eastAsia="en-GB"/>
        </w:rPr>
        <w:t>:</w:t>
      </w:r>
    </w:p>
    <w:p w14:paraId="4CD301D0" w14:textId="378D39C1" w:rsidR="00A50C69" w:rsidRPr="00B06CFC" w:rsidRDefault="0052671A" w:rsidP="00A50C69">
      <w:pPr>
        <w:pStyle w:val="HTMLPreformatted"/>
        <w:numPr>
          <w:ilvl w:val="0"/>
          <w:numId w:val="67"/>
        </w:numPr>
        <w:jc w:val="both"/>
        <w:rPr>
          <w:rFonts w:ascii="Verdana" w:hAnsi="Verdana"/>
          <w:lang w:val="en-GB"/>
        </w:rPr>
      </w:pPr>
      <w:r>
        <w:rPr>
          <w:rFonts w:ascii="Verdana" w:hAnsi="Verdana" w:cs="Arial"/>
          <w:color w:val="333333"/>
          <w:lang w:val="en-GB" w:eastAsia="en-GB"/>
        </w:rPr>
        <w:t>Creation of</w:t>
      </w:r>
      <w:r w:rsidR="56AEAA40" w:rsidRPr="006F2CF7">
        <w:rPr>
          <w:rFonts w:ascii="Verdana" w:hAnsi="Verdana" w:cs="Arial"/>
          <w:color w:val="333333"/>
          <w:lang w:val="en-GB" w:eastAsia="en-GB"/>
        </w:rPr>
        <w:t xml:space="preserve"> a new generation of IT </w:t>
      </w:r>
      <w:proofErr w:type="gramStart"/>
      <w:r w:rsidR="56AEAA40" w:rsidRPr="006F2CF7">
        <w:rPr>
          <w:rFonts w:ascii="Verdana" w:hAnsi="Verdana" w:cs="Arial"/>
          <w:color w:val="333333"/>
          <w:lang w:val="en-GB" w:eastAsia="en-GB"/>
        </w:rPr>
        <w:t>infrastructure</w:t>
      </w:r>
      <w:r w:rsidR="00A50C69">
        <w:rPr>
          <w:rFonts w:ascii="Verdana" w:hAnsi="Verdana" w:cs="Arial"/>
          <w:color w:val="333333"/>
          <w:lang w:val="en-GB" w:eastAsia="en-GB"/>
        </w:rPr>
        <w:t>;</w:t>
      </w:r>
      <w:proofErr w:type="gramEnd"/>
      <w:r w:rsidR="56AEAA40" w:rsidRPr="006F2CF7">
        <w:rPr>
          <w:rFonts w:ascii="Verdana" w:hAnsi="Verdana" w:cs="Arial"/>
          <w:color w:val="333333"/>
          <w:lang w:val="en-GB" w:eastAsia="en-GB"/>
        </w:rPr>
        <w:t xml:space="preserve"> </w:t>
      </w:r>
    </w:p>
    <w:p w14:paraId="01A32EC4" w14:textId="3FED60F4" w:rsidR="003D1A79" w:rsidRPr="00B06CFC" w:rsidRDefault="56AEAA40" w:rsidP="00A50C69">
      <w:pPr>
        <w:pStyle w:val="HTMLPreformatted"/>
        <w:numPr>
          <w:ilvl w:val="0"/>
          <w:numId w:val="67"/>
        </w:numPr>
        <w:jc w:val="both"/>
        <w:rPr>
          <w:rFonts w:ascii="Verdana" w:hAnsi="Verdana"/>
          <w:lang w:val="en-GB"/>
        </w:rPr>
      </w:pPr>
      <w:r w:rsidRPr="006F2CF7">
        <w:rPr>
          <w:rFonts w:ascii="Verdana" w:hAnsi="Verdana" w:cs="Arial"/>
          <w:color w:val="333333"/>
          <w:lang w:val="en-GB" w:eastAsia="en-GB"/>
        </w:rPr>
        <w:t xml:space="preserve">Development of new dynamic e-services (SDG e-services; e-ID card, Mobile e-identity, </w:t>
      </w:r>
      <w:r w:rsidR="00557013" w:rsidRPr="006F2CF7">
        <w:rPr>
          <w:rFonts w:ascii="Verdana" w:hAnsi="Verdana" w:cs="Arial"/>
          <w:color w:val="333333"/>
          <w:lang w:val="en-GB" w:eastAsia="en-GB"/>
        </w:rPr>
        <w:t xml:space="preserve">Data spaces and emerging technologies, </w:t>
      </w:r>
      <w:proofErr w:type="spellStart"/>
      <w:r w:rsidRPr="006F2CF7">
        <w:rPr>
          <w:rFonts w:ascii="Verdana" w:hAnsi="Verdana" w:cs="Arial"/>
          <w:color w:val="333333"/>
          <w:lang w:val="en-GB" w:eastAsia="en-GB"/>
        </w:rPr>
        <w:t>eSlovenia</w:t>
      </w:r>
      <w:proofErr w:type="spellEnd"/>
      <w:r w:rsidRPr="006F2CF7">
        <w:rPr>
          <w:rFonts w:ascii="Verdana" w:hAnsi="Verdana" w:cs="Arial"/>
          <w:color w:val="333333"/>
          <w:lang w:val="en-GB" w:eastAsia="en-GB"/>
        </w:rPr>
        <w:t xml:space="preserve">, </w:t>
      </w:r>
      <w:proofErr w:type="spellStart"/>
      <w:r w:rsidRPr="006F2CF7">
        <w:rPr>
          <w:rFonts w:ascii="Verdana" w:hAnsi="Verdana" w:cs="Arial"/>
          <w:color w:val="333333"/>
          <w:lang w:val="en-GB" w:eastAsia="en-GB"/>
        </w:rPr>
        <w:t>mSlovenija</w:t>
      </w:r>
      <w:proofErr w:type="spellEnd"/>
      <w:proofErr w:type="gramStart"/>
      <w:r w:rsidRPr="006F2CF7">
        <w:rPr>
          <w:rFonts w:ascii="Verdana" w:hAnsi="Verdana" w:cs="Arial"/>
          <w:color w:val="333333"/>
          <w:lang w:val="en-GB" w:eastAsia="en-GB"/>
        </w:rPr>
        <w:t>)</w:t>
      </w:r>
      <w:r w:rsidR="003D1A79">
        <w:rPr>
          <w:rFonts w:ascii="Verdana" w:hAnsi="Verdana" w:cs="Arial"/>
          <w:color w:val="333333"/>
          <w:lang w:val="en-GB" w:eastAsia="en-GB"/>
        </w:rPr>
        <w:t>;</w:t>
      </w:r>
      <w:proofErr w:type="gramEnd"/>
    </w:p>
    <w:p w14:paraId="5245E692" w14:textId="1A29EEDD" w:rsidR="00327AF8" w:rsidRPr="00B06CFC" w:rsidRDefault="56AEAA40" w:rsidP="00A50C69">
      <w:pPr>
        <w:pStyle w:val="HTMLPreformatted"/>
        <w:numPr>
          <w:ilvl w:val="0"/>
          <w:numId w:val="67"/>
        </w:numPr>
        <w:jc w:val="both"/>
        <w:rPr>
          <w:rFonts w:ascii="Verdana" w:hAnsi="Verdana"/>
          <w:lang w:val="en-GB"/>
        </w:rPr>
      </w:pPr>
      <w:r w:rsidRPr="006F2CF7">
        <w:rPr>
          <w:rFonts w:ascii="Verdana" w:hAnsi="Verdana" w:cs="Arial"/>
          <w:color w:val="333333"/>
          <w:lang w:val="en-GB" w:eastAsia="en-GB"/>
        </w:rPr>
        <w:t>Modernis</w:t>
      </w:r>
      <w:r w:rsidR="0052671A">
        <w:rPr>
          <w:rFonts w:ascii="Verdana" w:hAnsi="Verdana" w:cs="Arial"/>
          <w:color w:val="333333"/>
          <w:lang w:val="en-GB" w:eastAsia="en-GB"/>
        </w:rPr>
        <w:t>ation</w:t>
      </w:r>
      <w:r w:rsidRPr="006F2CF7">
        <w:rPr>
          <w:rFonts w:ascii="Verdana" w:hAnsi="Verdana" w:cs="Arial"/>
          <w:color w:val="333333"/>
          <w:lang w:val="en-GB" w:eastAsia="en-GB"/>
        </w:rPr>
        <w:t xml:space="preserve"> </w:t>
      </w:r>
      <w:r w:rsidR="0052671A">
        <w:rPr>
          <w:rFonts w:ascii="Verdana" w:hAnsi="Verdana" w:cs="Arial"/>
          <w:color w:val="333333"/>
          <w:lang w:val="en-GB" w:eastAsia="en-GB"/>
        </w:rPr>
        <w:t xml:space="preserve">of </w:t>
      </w:r>
      <w:r w:rsidRPr="006F2CF7">
        <w:rPr>
          <w:rFonts w:ascii="Verdana" w:hAnsi="Verdana" w:cs="Arial"/>
          <w:color w:val="333333"/>
          <w:lang w:val="en-GB" w:eastAsia="en-GB"/>
        </w:rPr>
        <w:t xml:space="preserve">the customer support </w:t>
      </w:r>
      <w:proofErr w:type="gramStart"/>
      <w:r w:rsidRPr="006F2CF7">
        <w:rPr>
          <w:rFonts w:ascii="Verdana" w:hAnsi="Verdana" w:cs="Arial"/>
          <w:color w:val="333333"/>
          <w:lang w:val="en-GB" w:eastAsia="en-GB"/>
        </w:rPr>
        <w:t>system</w:t>
      </w:r>
      <w:r w:rsidR="00327AF8">
        <w:rPr>
          <w:rFonts w:ascii="Verdana" w:hAnsi="Verdana" w:cs="Arial"/>
          <w:color w:val="333333"/>
          <w:lang w:val="en-GB" w:eastAsia="en-GB"/>
        </w:rPr>
        <w:t>;</w:t>
      </w:r>
      <w:proofErr w:type="gramEnd"/>
      <w:r w:rsidRPr="006F2CF7">
        <w:rPr>
          <w:rFonts w:ascii="Verdana" w:hAnsi="Verdana" w:cs="Arial"/>
          <w:color w:val="333333"/>
          <w:lang w:val="en-GB" w:eastAsia="en-GB"/>
        </w:rPr>
        <w:t xml:space="preserve"> </w:t>
      </w:r>
    </w:p>
    <w:p w14:paraId="2365394E" w14:textId="55BD485C" w:rsidR="00F910E7" w:rsidRPr="00B06CFC" w:rsidRDefault="56AEAA40" w:rsidP="00A50C69">
      <w:pPr>
        <w:pStyle w:val="HTMLPreformatted"/>
        <w:numPr>
          <w:ilvl w:val="0"/>
          <w:numId w:val="67"/>
        </w:numPr>
        <w:jc w:val="both"/>
        <w:rPr>
          <w:rFonts w:ascii="Verdana" w:hAnsi="Verdana"/>
          <w:lang w:val="en-GB"/>
        </w:rPr>
      </w:pPr>
      <w:r w:rsidRPr="006F2CF7">
        <w:rPr>
          <w:rFonts w:ascii="Verdana" w:hAnsi="Verdana" w:cs="Arial"/>
          <w:color w:val="333333"/>
          <w:lang w:val="en-GB" w:eastAsia="en-GB"/>
        </w:rPr>
        <w:t>Development and implementation of business information architecture mechanisms and standards in government and public informatics (BIA)</w:t>
      </w:r>
      <w:r w:rsidR="00327AF8">
        <w:rPr>
          <w:rFonts w:ascii="Verdana" w:hAnsi="Verdana" w:cs="Arial"/>
          <w:color w:val="333333"/>
          <w:lang w:val="en-GB" w:eastAsia="en-GB"/>
        </w:rPr>
        <w:t>;</w:t>
      </w:r>
      <w:r w:rsidRPr="006F2CF7">
        <w:rPr>
          <w:rFonts w:ascii="Verdana" w:hAnsi="Verdana" w:cs="Arial"/>
          <w:color w:val="333333"/>
          <w:lang w:val="en-GB" w:eastAsia="en-GB"/>
        </w:rPr>
        <w:t xml:space="preserve"> and</w:t>
      </w:r>
    </w:p>
    <w:p w14:paraId="3EB391E4" w14:textId="206A26F5" w:rsidR="008B6D93" w:rsidRPr="006F2CF7" w:rsidRDefault="56AEAA40" w:rsidP="00B06CFC">
      <w:pPr>
        <w:pStyle w:val="HTMLPreformatted"/>
        <w:numPr>
          <w:ilvl w:val="0"/>
          <w:numId w:val="67"/>
        </w:numPr>
        <w:jc w:val="both"/>
        <w:rPr>
          <w:rFonts w:ascii="Verdana" w:hAnsi="Verdana"/>
          <w:lang w:val="en-GB"/>
        </w:rPr>
      </w:pPr>
      <w:r w:rsidRPr="006F2CF7">
        <w:rPr>
          <w:rFonts w:ascii="Verdana" w:hAnsi="Verdana" w:cs="Arial"/>
          <w:color w:val="333333"/>
          <w:lang w:val="en-GB" w:eastAsia="en-GB"/>
        </w:rPr>
        <w:t>Strengthening and enhancing cyber security.</w:t>
      </w:r>
    </w:p>
    <w:p w14:paraId="09B4719D" w14:textId="31C94699" w:rsidR="0055707B" w:rsidRPr="006F2CF7" w:rsidRDefault="0055707B" w:rsidP="00E63341">
      <w:pPr>
        <w:pStyle w:val="Subtitle"/>
      </w:pPr>
      <w:r w:rsidRPr="006F2CF7">
        <w:t>National Interoperability Framework</w:t>
      </w:r>
    </w:p>
    <w:p w14:paraId="41AAD410" w14:textId="567E7B10" w:rsidR="0055707B" w:rsidRPr="00022119" w:rsidRDefault="005B5105" w:rsidP="002A4ADD">
      <w:pPr>
        <w:rPr>
          <w:szCs w:val="18"/>
        </w:rPr>
      </w:pPr>
      <w:r w:rsidRPr="00022119">
        <w:rPr>
          <w:szCs w:val="18"/>
        </w:rPr>
        <w:t xml:space="preserve">The </w:t>
      </w:r>
      <w:hyperlink r:id="rId48">
        <w:r w:rsidR="00C53498" w:rsidRPr="00022119">
          <w:rPr>
            <w:rStyle w:val="Hyperlink"/>
            <w:szCs w:val="18"/>
          </w:rPr>
          <w:t>National Interoperability Framework (</w:t>
        </w:r>
        <w:r w:rsidRPr="00022119">
          <w:rPr>
            <w:rStyle w:val="Hyperlink"/>
            <w:szCs w:val="18"/>
          </w:rPr>
          <w:t>NIO</w:t>
        </w:r>
        <w:r w:rsidR="00C53498" w:rsidRPr="00022119">
          <w:rPr>
            <w:rStyle w:val="Hyperlink"/>
            <w:szCs w:val="18"/>
          </w:rPr>
          <w:t>)</w:t>
        </w:r>
        <w:r w:rsidRPr="00022119">
          <w:rPr>
            <w:rStyle w:val="Hyperlink"/>
            <w:szCs w:val="18"/>
          </w:rPr>
          <w:t xml:space="preserve"> </w:t>
        </w:r>
        <w:r w:rsidR="00C53498" w:rsidRPr="00022119">
          <w:rPr>
            <w:rStyle w:val="Hyperlink"/>
            <w:szCs w:val="18"/>
          </w:rPr>
          <w:t>P</w:t>
        </w:r>
        <w:r w:rsidRPr="00022119">
          <w:rPr>
            <w:rStyle w:val="Hyperlink"/>
            <w:szCs w:val="18"/>
          </w:rPr>
          <w:t>ortal</w:t>
        </w:r>
      </w:hyperlink>
      <w:r w:rsidRPr="00022119">
        <w:rPr>
          <w:szCs w:val="18"/>
        </w:rPr>
        <w:t xml:space="preserve"> </w:t>
      </w:r>
      <w:r w:rsidR="427FBC70" w:rsidRPr="00022119">
        <w:rPr>
          <w:szCs w:val="18"/>
        </w:rPr>
        <w:t>a</w:t>
      </w:r>
      <w:r w:rsidRPr="00022119">
        <w:rPr>
          <w:szCs w:val="18"/>
        </w:rPr>
        <w:t xml:space="preserve">s a </w:t>
      </w:r>
      <w:r w:rsidR="2E7AF301" w:rsidRPr="00022119">
        <w:rPr>
          <w:szCs w:val="18"/>
        </w:rPr>
        <w:t>conceptual model</w:t>
      </w:r>
      <w:r w:rsidRPr="00022119">
        <w:rPr>
          <w:szCs w:val="18"/>
        </w:rPr>
        <w:t xml:space="preserve"> of interoperability </w:t>
      </w:r>
      <w:r w:rsidR="60EE94C6" w:rsidRPr="00022119">
        <w:rPr>
          <w:szCs w:val="18"/>
        </w:rPr>
        <w:t>is</w:t>
      </w:r>
      <w:r w:rsidRPr="00022119">
        <w:rPr>
          <w:szCs w:val="18"/>
        </w:rPr>
        <w:t xml:space="preserve"> a basic tool for publishing, monitoring, and using interoperability products. The Slovenian National Interoperability Framework represents a metadata framework for the coordinated development of public sector eServices. On </w:t>
      </w:r>
      <w:hyperlink r:id="rId49" w:history="1">
        <w:r w:rsidRPr="00022119">
          <w:rPr>
            <w:rStyle w:val="Hyperlink"/>
            <w:szCs w:val="18"/>
          </w:rPr>
          <w:t xml:space="preserve">the NIO </w:t>
        </w:r>
        <w:r w:rsidR="00C53498" w:rsidRPr="00022119">
          <w:rPr>
            <w:rStyle w:val="Hyperlink"/>
            <w:szCs w:val="18"/>
          </w:rPr>
          <w:t>P</w:t>
        </w:r>
        <w:r w:rsidRPr="00022119">
          <w:rPr>
            <w:rStyle w:val="Hyperlink"/>
            <w:szCs w:val="18"/>
          </w:rPr>
          <w:t>ortal</w:t>
        </w:r>
      </w:hyperlink>
      <w:r w:rsidRPr="00022119">
        <w:rPr>
          <w:szCs w:val="18"/>
        </w:rPr>
        <w:t>, system specifications and documentation are available together with standards, recommendations, interoperability products, data access services, organisational rules, interoperability infrastructure and building blocks.</w:t>
      </w:r>
      <w:r w:rsidR="00235C7A" w:rsidRPr="00022119">
        <w:rPr>
          <w:szCs w:val="18"/>
        </w:rPr>
        <w:t xml:space="preserve"> </w:t>
      </w:r>
      <w:r w:rsidRPr="00022119">
        <w:rPr>
          <w:szCs w:val="18"/>
        </w:rPr>
        <w:t>The NIO</w:t>
      </w:r>
      <w:r w:rsidR="00C53498" w:rsidRPr="00022119">
        <w:rPr>
          <w:szCs w:val="18"/>
        </w:rPr>
        <w:t>’</w:t>
      </w:r>
      <w:r w:rsidRPr="00022119">
        <w:rPr>
          <w:szCs w:val="18"/>
        </w:rPr>
        <w:t xml:space="preserve">s Editorial Board, a group of IT experts from various fields, are involved in the publication and monitoring of interoperability products working process on the NIO </w:t>
      </w:r>
      <w:r w:rsidR="00C53498" w:rsidRPr="00022119">
        <w:rPr>
          <w:szCs w:val="18"/>
        </w:rPr>
        <w:t>P</w:t>
      </w:r>
      <w:r w:rsidRPr="00022119">
        <w:rPr>
          <w:szCs w:val="18"/>
        </w:rPr>
        <w:t xml:space="preserve">ortal. The editorial team tied to the implementation of an individual field an agreed set of contents for the efficient and effective joint implementation of interoperable public services. </w:t>
      </w:r>
      <w:r w:rsidR="00992C22" w:rsidRPr="00022119">
        <w:rPr>
          <w:szCs w:val="18"/>
        </w:rPr>
        <w:t>T</w:t>
      </w:r>
      <w:r w:rsidRPr="00022119">
        <w:rPr>
          <w:szCs w:val="18"/>
        </w:rPr>
        <w:t xml:space="preserve">he </w:t>
      </w:r>
      <w:r w:rsidR="00992C22" w:rsidRPr="00022119">
        <w:rPr>
          <w:szCs w:val="18"/>
        </w:rPr>
        <w:t xml:space="preserve">remit of the </w:t>
      </w:r>
      <w:r w:rsidRPr="00022119">
        <w:rPr>
          <w:szCs w:val="18"/>
        </w:rPr>
        <w:t xml:space="preserve">NIO </w:t>
      </w:r>
      <w:r w:rsidR="00992C22" w:rsidRPr="00022119">
        <w:rPr>
          <w:szCs w:val="18"/>
        </w:rPr>
        <w:t>E</w:t>
      </w:r>
      <w:r w:rsidRPr="00022119">
        <w:rPr>
          <w:szCs w:val="18"/>
        </w:rPr>
        <w:t xml:space="preserve">ditorial </w:t>
      </w:r>
      <w:r w:rsidR="00992C22" w:rsidRPr="00022119">
        <w:rPr>
          <w:szCs w:val="18"/>
        </w:rPr>
        <w:t>B</w:t>
      </w:r>
      <w:r w:rsidRPr="00022119">
        <w:rPr>
          <w:szCs w:val="18"/>
        </w:rPr>
        <w:t xml:space="preserve">oard </w:t>
      </w:r>
      <w:r w:rsidR="00992C22" w:rsidRPr="00022119">
        <w:rPr>
          <w:szCs w:val="18"/>
        </w:rPr>
        <w:t xml:space="preserve">includes </w:t>
      </w:r>
      <w:r w:rsidRPr="00022119">
        <w:rPr>
          <w:szCs w:val="18"/>
        </w:rPr>
        <w:t>the national interoperability framework, education, awareness</w:t>
      </w:r>
      <w:r w:rsidR="00992C22" w:rsidRPr="00022119">
        <w:rPr>
          <w:szCs w:val="18"/>
        </w:rPr>
        <w:t xml:space="preserve"> raising activities</w:t>
      </w:r>
      <w:r w:rsidRPr="00022119">
        <w:rPr>
          <w:szCs w:val="18"/>
        </w:rPr>
        <w:t xml:space="preserve">, </w:t>
      </w:r>
      <w:r w:rsidR="00992C22" w:rsidRPr="00022119">
        <w:rPr>
          <w:szCs w:val="18"/>
        </w:rPr>
        <w:t xml:space="preserve">the </w:t>
      </w:r>
      <w:r w:rsidRPr="00022119">
        <w:rPr>
          <w:szCs w:val="18"/>
        </w:rPr>
        <w:t xml:space="preserve">promotion of </w:t>
      </w:r>
      <w:r w:rsidR="00992C22" w:rsidRPr="00022119">
        <w:rPr>
          <w:szCs w:val="18"/>
        </w:rPr>
        <w:t xml:space="preserve">the </w:t>
      </w:r>
      <w:r w:rsidRPr="00022119">
        <w:rPr>
          <w:szCs w:val="18"/>
        </w:rPr>
        <w:t xml:space="preserve">NIO with wide international collaboration and </w:t>
      </w:r>
      <w:r w:rsidR="00992C22" w:rsidRPr="00022119">
        <w:rPr>
          <w:szCs w:val="18"/>
        </w:rPr>
        <w:t xml:space="preserve">the </w:t>
      </w:r>
      <w:r w:rsidRPr="00022119">
        <w:rPr>
          <w:szCs w:val="18"/>
        </w:rPr>
        <w:t xml:space="preserve">cooperation </w:t>
      </w:r>
      <w:r w:rsidR="00992C22" w:rsidRPr="00022119">
        <w:rPr>
          <w:szCs w:val="18"/>
        </w:rPr>
        <w:t>i</w:t>
      </w:r>
      <w:r w:rsidRPr="00022119">
        <w:rPr>
          <w:szCs w:val="18"/>
        </w:rPr>
        <w:t xml:space="preserve">n the field of interoperability and integrated digital solutions. </w:t>
      </w:r>
      <w:r w:rsidR="0055707B" w:rsidRPr="00022119">
        <w:rPr>
          <w:szCs w:val="18"/>
        </w:rPr>
        <w:t xml:space="preserve">An important and continuous task of the </w:t>
      </w:r>
      <w:r w:rsidRPr="00022119">
        <w:rPr>
          <w:szCs w:val="18"/>
        </w:rPr>
        <w:t xml:space="preserve">Board </w:t>
      </w:r>
      <w:r w:rsidR="0055707B" w:rsidRPr="00022119">
        <w:rPr>
          <w:szCs w:val="18"/>
        </w:rPr>
        <w:t xml:space="preserve">is to raise awareness </w:t>
      </w:r>
      <w:r w:rsidR="00DE4C69" w:rsidRPr="00022119">
        <w:rPr>
          <w:szCs w:val="18"/>
        </w:rPr>
        <w:t xml:space="preserve">on </w:t>
      </w:r>
      <w:r w:rsidR="0055707B" w:rsidRPr="00022119">
        <w:rPr>
          <w:szCs w:val="18"/>
        </w:rPr>
        <w:t xml:space="preserve">the importance of interoperability and the establishment of </w:t>
      </w:r>
      <w:r w:rsidR="00A05371" w:rsidRPr="00022119">
        <w:rPr>
          <w:szCs w:val="18"/>
        </w:rPr>
        <w:t xml:space="preserve">DIF, </w:t>
      </w:r>
      <w:r w:rsidR="0055707B" w:rsidRPr="00022119">
        <w:rPr>
          <w:szCs w:val="18"/>
        </w:rPr>
        <w:t>NIF and EIF.</w:t>
      </w:r>
    </w:p>
    <w:p w14:paraId="59B78492" w14:textId="77494855" w:rsidR="008F3F38" w:rsidRPr="006F2CF7" w:rsidRDefault="003730DF" w:rsidP="00CA7FC8">
      <w:pPr>
        <w:pStyle w:val="Heading2"/>
      </w:pPr>
      <w:r w:rsidRPr="006F2CF7">
        <w:lastRenderedPageBreak/>
        <w:t>Key enablers</w:t>
      </w:r>
      <w:bookmarkEnd w:id="8"/>
    </w:p>
    <w:p w14:paraId="7065CB6C" w14:textId="61539C71" w:rsidR="003730DF" w:rsidRPr="006F2CF7" w:rsidRDefault="00585F86" w:rsidP="00C40978">
      <w:pPr>
        <w:pStyle w:val="Heading3"/>
      </w:pPr>
      <w:bookmarkStart w:id="9" w:name="_Toc1474953"/>
      <w:r w:rsidRPr="006F2CF7">
        <w:rPr>
          <w:noProof/>
        </w:rPr>
        <w:drawing>
          <wp:anchor distT="0" distB="0" distL="114300" distR="114300" simplePos="0" relativeHeight="251675648" behindDoc="0" locked="0" layoutInCell="1" allowOverlap="1" wp14:anchorId="58BA26EA" wp14:editId="5F97CB7F">
            <wp:simplePos x="0" y="0"/>
            <wp:positionH relativeFrom="column">
              <wp:posOffset>-471268</wp:posOffset>
            </wp:positionH>
            <wp:positionV relativeFrom="paragraph">
              <wp:posOffset>452658</wp:posOffset>
            </wp:positionV>
            <wp:extent cx="300990" cy="141605"/>
            <wp:effectExtent l="0" t="0" r="3810" b="0"/>
            <wp:wrapNone/>
            <wp:docPr id="20" name="Picture 20" descr="A picture containing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Picture 343" descr="A picture containing night sky&#10;&#10;Description automatically generated"/>
                    <pic:cNvPicPr>
                      <a:picLocks noChangeAspect="1"/>
                    </pic:cNvPicPr>
                  </pic:nvPicPr>
                  <pic:blipFill rotWithShape="1">
                    <a:blip r:embed="rId41" cstate="print">
                      <a:duotone>
                        <a:schemeClr val="accent2">
                          <a:shade val="45000"/>
                          <a:satMod val="135000"/>
                        </a:schemeClr>
                        <a:prstClr val="white"/>
                      </a:duotone>
                      <a:alphaModFix amt="56000"/>
                    </a:blip>
                    <a:srcRect l="14748" t="34779" r="14766" b="32001"/>
                    <a:stretch/>
                  </pic:blipFill>
                  <pic:spPr bwMode="auto">
                    <a:xfrm>
                      <a:off x="0" y="0"/>
                      <a:ext cx="300990" cy="141605"/>
                    </a:xfrm>
                    <a:prstGeom prst="rect">
                      <a:avLst/>
                    </a:prstGeom>
                    <a:ln>
                      <a:noFill/>
                    </a:ln>
                  </pic:spPr>
                </pic:pic>
              </a:graphicData>
            </a:graphic>
            <wp14:sizeRelH relativeFrom="page">
              <wp14:pctWidth>0</wp14:pctWidth>
            </wp14:sizeRelH>
            <wp14:sizeRelV relativeFrom="margin">
              <wp14:pctHeight>0</wp14:pctHeight>
            </wp14:sizeRelV>
          </wp:anchor>
        </w:drawing>
      </w:r>
      <w:r w:rsidR="008E061B" w:rsidRPr="006F2CF7">
        <w:t xml:space="preserve">Open Data, Reusability and </w:t>
      </w:r>
      <w:r w:rsidR="003730DF" w:rsidRPr="006F2CF7">
        <w:t xml:space="preserve">Access to </w:t>
      </w:r>
      <w:r w:rsidR="00BD6EFA">
        <w:t>P</w:t>
      </w:r>
      <w:r w:rsidR="003730DF" w:rsidRPr="006F2CF7">
        <w:t xml:space="preserve">ublic </w:t>
      </w:r>
      <w:r w:rsidR="00BD6EFA">
        <w:t>I</w:t>
      </w:r>
      <w:r w:rsidR="003730DF" w:rsidRPr="006F2CF7">
        <w:t>nformation</w:t>
      </w:r>
      <w:bookmarkEnd w:id="9"/>
    </w:p>
    <w:p w14:paraId="77EAC84F" w14:textId="27757876" w:rsidR="0010339D" w:rsidRPr="006F2CF7" w:rsidRDefault="003E2192" w:rsidP="00E63341">
      <w:pPr>
        <w:pStyle w:val="Subtitle"/>
      </w:pPr>
      <w:bookmarkStart w:id="10" w:name="_Toc1474954"/>
      <w:r w:rsidRPr="006F2CF7">
        <w:t>International Open Data Charter</w:t>
      </w:r>
    </w:p>
    <w:p w14:paraId="6E8F3BA2" w14:textId="6F3DE8D4" w:rsidR="7D150CA6" w:rsidRPr="00022119" w:rsidRDefault="04D29345" w:rsidP="7D150CA6">
      <w:pPr>
        <w:rPr>
          <w:rStyle w:val="eop"/>
          <w:szCs w:val="18"/>
        </w:rPr>
      </w:pPr>
      <w:r w:rsidRPr="00022119">
        <w:rPr>
          <w:szCs w:val="18"/>
        </w:rPr>
        <w:t xml:space="preserve">In 2022, Slovenia </w:t>
      </w:r>
      <w:r w:rsidR="00AC174B" w:rsidRPr="00022119">
        <w:rPr>
          <w:szCs w:val="18"/>
        </w:rPr>
        <w:t>joined</w:t>
      </w:r>
      <w:r w:rsidR="05D1B94D" w:rsidRPr="00022119">
        <w:rPr>
          <w:szCs w:val="18"/>
        </w:rPr>
        <w:t xml:space="preserve"> </w:t>
      </w:r>
      <w:r w:rsidRPr="00022119">
        <w:rPr>
          <w:szCs w:val="18"/>
        </w:rPr>
        <w:t xml:space="preserve">the </w:t>
      </w:r>
      <w:hyperlink r:id="rId50" w:history="1">
        <w:r w:rsidRPr="00022119">
          <w:rPr>
            <w:rStyle w:val="Hyperlink"/>
            <w:szCs w:val="18"/>
          </w:rPr>
          <w:t>international Open Data Charter</w:t>
        </w:r>
      </w:hyperlink>
      <w:r w:rsidRPr="00022119">
        <w:rPr>
          <w:szCs w:val="18"/>
        </w:rPr>
        <w:t xml:space="preserve"> </w:t>
      </w:r>
      <w:r w:rsidR="61AC988B" w:rsidRPr="00022119">
        <w:rPr>
          <w:szCs w:val="18"/>
        </w:rPr>
        <w:t xml:space="preserve">and thus adopted the </w:t>
      </w:r>
      <w:r w:rsidRPr="00022119">
        <w:rPr>
          <w:szCs w:val="18"/>
        </w:rPr>
        <w:t xml:space="preserve">principles </w:t>
      </w:r>
      <w:r w:rsidR="0E2126F3" w:rsidRPr="00022119">
        <w:rPr>
          <w:szCs w:val="18"/>
        </w:rPr>
        <w:t>of the wider</w:t>
      </w:r>
      <w:r w:rsidRPr="00022119">
        <w:rPr>
          <w:szCs w:val="18"/>
        </w:rPr>
        <w:t xml:space="preserve"> open data community</w:t>
      </w:r>
      <w:r w:rsidR="00FD3812">
        <w:rPr>
          <w:szCs w:val="18"/>
        </w:rPr>
        <w:t>. The goal is</w:t>
      </w:r>
      <w:r w:rsidR="3B94B0C4" w:rsidRPr="00022119">
        <w:rPr>
          <w:szCs w:val="18"/>
        </w:rPr>
        <w:t xml:space="preserve"> to</w:t>
      </w:r>
      <w:r w:rsidRPr="00022119">
        <w:rPr>
          <w:szCs w:val="18"/>
        </w:rPr>
        <w:t xml:space="preserve"> enhance </w:t>
      </w:r>
      <w:r w:rsidR="4BE2D5CD" w:rsidRPr="00022119">
        <w:rPr>
          <w:szCs w:val="18"/>
        </w:rPr>
        <w:t xml:space="preserve">the </w:t>
      </w:r>
      <w:r w:rsidRPr="00022119">
        <w:rPr>
          <w:szCs w:val="18"/>
        </w:rPr>
        <w:t xml:space="preserve">cooperation with all stakeholders from the public sector to researchers and start-ups, </w:t>
      </w:r>
      <w:r w:rsidR="0002782C">
        <w:rPr>
          <w:szCs w:val="18"/>
        </w:rPr>
        <w:t>so that</w:t>
      </w:r>
      <w:r w:rsidRPr="00022119">
        <w:rPr>
          <w:szCs w:val="18"/>
        </w:rPr>
        <w:t xml:space="preserve"> citizens and businesses</w:t>
      </w:r>
      <w:r w:rsidR="0002782C">
        <w:rPr>
          <w:szCs w:val="18"/>
        </w:rPr>
        <w:t xml:space="preserve"> can benefit from that</w:t>
      </w:r>
      <w:r w:rsidR="561E9F6D" w:rsidRPr="00022119">
        <w:rPr>
          <w:szCs w:val="18"/>
        </w:rPr>
        <w:t>.</w:t>
      </w:r>
      <w:r w:rsidR="00D87E29" w:rsidRPr="00022119">
        <w:rPr>
          <w:szCs w:val="18"/>
        </w:rPr>
        <w:t xml:space="preserve"> </w:t>
      </w:r>
      <w:r w:rsidR="561E9F6D" w:rsidRPr="00022119">
        <w:rPr>
          <w:szCs w:val="18"/>
        </w:rPr>
        <w:t>Also, in 2023,</w:t>
      </w:r>
      <w:r w:rsidR="0002782C">
        <w:rPr>
          <w:szCs w:val="18"/>
        </w:rPr>
        <w:t xml:space="preserve"> the</w:t>
      </w:r>
      <w:r w:rsidR="561E9F6D" w:rsidRPr="00022119">
        <w:rPr>
          <w:szCs w:val="18"/>
        </w:rPr>
        <w:t xml:space="preserve"> Slovenian National Assembly adopted </w:t>
      </w:r>
      <w:r w:rsidR="00161B39">
        <w:rPr>
          <w:szCs w:val="18"/>
        </w:rPr>
        <w:t>a</w:t>
      </w:r>
      <w:r w:rsidR="00161B39" w:rsidRPr="00022119">
        <w:rPr>
          <w:szCs w:val="18"/>
        </w:rPr>
        <w:t xml:space="preserve"> </w:t>
      </w:r>
      <w:r w:rsidR="561E9F6D" w:rsidRPr="00022119">
        <w:rPr>
          <w:szCs w:val="18"/>
        </w:rPr>
        <w:t xml:space="preserve">law </w:t>
      </w:r>
      <w:r w:rsidR="00161B39">
        <w:rPr>
          <w:szCs w:val="18"/>
        </w:rPr>
        <w:t>to</w:t>
      </w:r>
      <w:r w:rsidR="00161B39" w:rsidRPr="00022119">
        <w:rPr>
          <w:szCs w:val="18"/>
        </w:rPr>
        <w:t xml:space="preserve"> </w:t>
      </w:r>
      <w:r w:rsidR="561E9F6D" w:rsidRPr="00022119">
        <w:rPr>
          <w:szCs w:val="18"/>
        </w:rPr>
        <w:t>ratif</w:t>
      </w:r>
      <w:r w:rsidR="00161B39">
        <w:rPr>
          <w:szCs w:val="18"/>
        </w:rPr>
        <w:t>y</w:t>
      </w:r>
      <w:r w:rsidR="561E9F6D" w:rsidRPr="00022119">
        <w:rPr>
          <w:szCs w:val="18"/>
        </w:rPr>
        <w:t xml:space="preserve"> the </w:t>
      </w:r>
      <w:r w:rsidR="00D50D71">
        <w:rPr>
          <w:szCs w:val="18"/>
        </w:rPr>
        <w:t>C</w:t>
      </w:r>
      <w:r w:rsidR="6A476AE6" w:rsidRPr="00022119">
        <w:rPr>
          <w:szCs w:val="18"/>
        </w:rPr>
        <w:t xml:space="preserve">ouncil of Europe </w:t>
      </w:r>
      <w:hyperlink r:id="rId51" w:history="1">
        <w:r w:rsidR="00201F63" w:rsidRPr="00374808">
          <w:rPr>
            <w:rStyle w:val="Hyperlink"/>
            <w:szCs w:val="18"/>
          </w:rPr>
          <w:t>Convention</w:t>
        </w:r>
      </w:hyperlink>
      <w:r w:rsidR="006F01CE">
        <w:rPr>
          <w:szCs w:val="18"/>
        </w:rPr>
        <w:t xml:space="preserve"> </w:t>
      </w:r>
      <w:r w:rsidR="00201F63">
        <w:rPr>
          <w:szCs w:val="18"/>
        </w:rPr>
        <w:t>on</w:t>
      </w:r>
      <w:r w:rsidR="6A476AE6" w:rsidRPr="00022119">
        <w:rPr>
          <w:szCs w:val="18"/>
        </w:rPr>
        <w:t xml:space="preserve"> access to public documents. The ratification of the Convention, which is the only international treaty regarding the access to public information, will coincide with the 20th anniversary of the adoption of the first Access to Public Information Law in Slovenia.</w:t>
      </w:r>
    </w:p>
    <w:p w14:paraId="10D2AB1F" w14:textId="0C8579A9" w:rsidR="003730DF" w:rsidRPr="006F2CF7" w:rsidRDefault="003730DF" w:rsidP="00C40978">
      <w:pPr>
        <w:pStyle w:val="Heading3"/>
      </w:pPr>
      <w:r w:rsidRPr="006F2CF7">
        <w:t>eID and Trust Services</w:t>
      </w:r>
      <w:bookmarkEnd w:id="10"/>
    </w:p>
    <w:p w14:paraId="5F23E0D8" w14:textId="77777777" w:rsidR="00022119" w:rsidRPr="00022119" w:rsidRDefault="00022119" w:rsidP="00E63341">
      <w:pPr>
        <w:pStyle w:val="Subtitle"/>
        <w:rPr>
          <w:rFonts w:ascii="Verdana" w:hAnsi="Verdana"/>
        </w:rPr>
      </w:pPr>
      <w:r w:rsidRPr="00022119">
        <w:t>Digital Public Services Strategy 2030</w:t>
      </w:r>
    </w:p>
    <w:p w14:paraId="05947754" w14:textId="3D423AED" w:rsidR="00836088" w:rsidRPr="00022119" w:rsidRDefault="00022119" w:rsidP="01F10875">
      <w:pPr>
        <w:rPr>
          <w:rStyle w:val="eop"/>
          <w:color w:val="000000" w:themeColor="text1"/>
          <w:szCs w:val="18"/>
        </w:rPr>
      </w:pPr>
      <w:r w:rsidRPr="00022119">
        <w:rPr>
          <w:rFonts w:eastAsia="Calibri" w:cs="Calibri"/>
          <w:szCs w:val="18"/>
          <w:lang w:val="en-IE"/>
        </w:rPr>
        <w:t>Three strategic priorities have been identified</w:t>
      </w:r>
      <w:r>
        <w:rPr>
          <w:rFonts w:eastAsia="Calibri" w:cs="Calibri"/>
          <w:szCs w:val="18"/>
          <w:lang w:val="en-IE"/>
        </w:rPr>
        <w:t xml:space="preserve"> for the </w:t>
      </w:r>
      <w:hyperlink r:id="rId52" w:history="1">
        <w:r w:rsidRPr="00814693">
          <w:rPr>
            <w:rStyle w:val="Hyperlink"/>
            <w:rFonts w:eastAsia="Calibri" w:cs="Calibri"/>
            <w:szCs w:val="18"/>
            <w:lang w:val="en-IE"/>
          </w:rPr>
          <w:t>Digital Public Services 2030</w:t>
        </w:r>
      </w:hyperlink>
      <w:r w:rsidRPr="00022119">
        <w:rPr>
          <w:rFonts w:eastAsia="Calibri" w:cs="Calibri"/>
          <w:szCs w:val="18"/>
          <w:lang w:val="en-IE"/>
        </w:rPr>
        <w:t>, which represent digital targets at the highest level and are also aligned with the strategic context of the European Union</w:t>
      </w:r>
      <w:r w:rsidR="00314C3C">
        <w:rPr>
          <w:rFonts w:eastAsia="Calibri" w:cs="Calibri"/>
          <w:szCs w:val="18"/>
          <w:lang w:val="en-IE"/>
        </w:rPr>
        <w:t xml:space="preserve">. Two </w:t>
      </w:r>
      <w:r w:rsidR="00F1477B">
        <w:rPr>
          <w:rFonts w:eastAsia="Calibri" w:cs="Calibri"/>
          <w:szCs w:val="18"/>
          <w:lang w:val="en-IE"/>
        </w:rPr>
        <w:t>o</w:t>
      </w:r>
      <w:r w:rsidR="00314C3C">
        <w:rPr>
          <w:rFonts w:eastAsia="Calibri" w:cs="Calibri"/>
          <w:szCs w:val="18"/>
          <w:lang w:val="en-IE"/>
        </w:rPr>
        <w:t>f the three is that</w:t>
      </w:r>
      <w:r w:rsidRPr="00022119">
        <w:rPr>
          <w:rFonts w:eastAsia="Calibri" w:cs="Calibri"/>
          <w:szCs w:val="18"/>
          <w:lang w:val="en-IE"/>
        </w:rPr>
        <w:t xml:space="preserve"> by 2030</w:t>
      </w:r>
      <w:r w:rsidR="00314C3C">
        <w:rPr>
          <w:rFonts w:eastAsia="Calibri" w:cs="Calibri"/>
          <w:szCs w:val="18"/>
          <w:lang w:val="en-IE"/>
        </w:rPr>
        <w:t xml:space="preserve"> </w:t>
      </w:r>
      <w:r w:rsidRPr="00022119">
        <w:rPr>
          <w:rFonts w:eastAsia="Calibri" w:cs="Calibri"/>
          <w:szCs w:val="18"/>
          <w:lang w:val="en-IE"/>
        </w:rPr>
        <w:t xml:space="preserve">at least 80% of key public services that are digitally accessible will also be performed digitally; and at least 80% of users of public services will use their digital identity.  </w:t>
      </w:r>
      <w:r w:rsidR="222F655D" w:rsidRPr="00022119">
        <w:rPr>
          <w:rStyle w:val="eop"/>
          <w:color w:val="000000" w:themeColor="text1"/>
          <w:szCs w:val="18"/>
        </w:rPr>
        <w:t xml:space="preserve"> </w:t>
      </w:r>
    </w:p>
    <w:p w14:paraId="5957FADC" w14:textId="1193177A" w:rsidR="003730DF" w:rsidRPr="006F2CF7" w:rsidRDefault="003730DF" w:rsidP="00C40978">
      <w:pPr>
        <w:pStyle w:val="Heading3"/>
      </w:pPr>
      <w:bookmarkStart w:id="11" w:name="_Toc1474955"/>
      <w:bookmarkStart w:id="12" w:name="_Hlk73444999"/>
      <w:r w:rsidRPr="006F2CF7">
        <w:t xml:space="preserve">Security </w:t>
      </w:r>
      <w:r w:rsidR="009A2F07">
        <w:t>A</w:t>
      </w:r>
      <w:r w:rsidRPr="006F2CF7">
        <w:t xml:space="preserve">spects </w:t>
      </w:r>
      <w:bookmarkEnd w:id="11"/>
    </w:p>
    <w:p w14:paraId="50EDE07D" w14:textId="1914CBFD" w:rsidR="00F75BD3" w:rsidRPr="006F2CF7" w:rsidRDefault="594E518C" w:rsidP="00E63341">
      <w:pPr>
        <w:pStyle w:val="Subtitle"/>
      </w:pPr>
      <w:r w:rsidRPr="006F2CF7">
        <w:t>Cyber</w:t>
      </w:r>
      <w:r w:rsidR="653B5FE0" w:rsidRPr="006F2CF7">
        <w:t>s</w:t>
      </w:r>
      <w:r w:rsidRPr="006F2CF7">
        <w:t>ecurity Strategy</w:t>
      </w:r>
    </w:p>
    <w:bookmarkEnd w:id="12"/>
    <w:p w14:paraId="26913EA0" w14:textId="0093CE8F" w:rsidR="009D1BFE" w:rsidRPr="00022119" w:rsidRDefault="00742F04" w:rsidP="002A4ADD">
      <w:pPr>
        <w:rPr>
          <w:szCs w:val="18"/>
        </w:rPr>
      </w:pPr>
      <w:r w:rsidRPr="00022119">
        <w:rPr>
          <w:szCs w:val="18"/>
        </w:rPr>
        <w:t xml:space="preserve">The current </w:t>
      </w:r>
      <w:hyperlink r:id="rId53">
        <w:r w:rsidR="00A56A78" w:rsidRPr="00022119">
          <w:rPr>
            <w:color w:val="1A3F7C"/>
            <w:szCs w:val="18"/>
          </w:rPr>
          <w:t>Cyber</w:t>
        </w:r>
      </w:hyperlink>
      <w:hyperlink r:id="rId54">
        <w:r w:rsidR="00A56A78" w:rsidRPr="00022119">
          <w:rPr>
            <w:color w:val="1A3F7C"/>
            <w:szCs w:val="18"/>
          </w:rPr>
          <w:t>s</w:t>
        </w:r>
      </w:hyperlink>
      <w:r w:rsidRPr="00022119">
        <w:rPr>
          <w:color w:val="1A3F7C"/>
          <w:szCs w:val="18"/>
        </w:rPr>
        <w:t>ecurity Strategy</w:t>
      </w:r>
      <w:hyperlink r:id="rId55">
        <w:r w:rsidRPr="00022119">
          <w:rPr>
            <w:szCs w:val="18"/>
          </w:rPr>
          <w:t xml:space="preserve"> </w:t>
        </w:r>
      </w:hyperlink>
      <w:r w:rsidRPr="00022119">
        <w:rPr>
          <w:szCs w:val="18"/>
        </w:rPr>
        <w:t xml:space="preserve">was the first step in establishing the framework for ensuring national cybersecurity on a higher level. The Republic of Slovenia will provide an open, </w:t>
      </w:r>
      <w:proofErr w:type="gramStart"/>
      <w:r w:rsidRPr="00022119">
        <w:rPr>
          <w:szCs w:val="18"/>
        </w:rPr>
        <w:t>safe</w:t>
      </w:r>
      <w:proofErr w:type="gramEnd"/>
      <w:r w:rsidRPr="00022119">
        <w:rPr>
          <w:szCs w:val="18"/>
        </w:rPr>
        <w:t xml:space="preserve"> and secure cyberspace, which will serve as the basis for smooth functioning of the infrastructure relevant for </w:t>
      </w:r>
      <w:r w:rsidR="00A56A78" w:rsidRPr="00022119">
        <w:rPr>
          <w:szCs w:val="18"/>
        </w:rPr>
        <w:t>S</w:t>
      </w:r>
      <w:r w:rsidRPr="00022119">
        <w:rPr>
          <w:szCs w:val="18"/>
        </w:rPr>
        <w:t xml:space="preserve">tate authorities and the economy, as well as the lives of all citizens. Rapid development of </w:t>
      </w:r>
      <w:r w:rsidR="007C0164" w:rsidRPr="00022119">
        <w:rPr>
          <w:szCs w:val="18"/>
        </w:rPr>
        <w:t>ICTs</w:t>
      </w:r>
      <w:r w:rsidRPr="00022119">
        <w:rPr>
          <w:szCs w:val="18"/>
        </w:rPr>
        <w:t xml:space="preserve"> in a modern society is beneficial on one hand but</w:t>
      </w:r>
      <w:r w:rsidR="00A56A78" w:rsidRPr="00022119">
        <w:rPr>
          <w:szCs w:val="18"/>
        </w:rPr>
        <w:t>,</w:t>
      </w:r>
      <w:r w:rsidRPr="00022119">
        <w:rPr>
          <w:szCs w:val="18"/>
        </w:rPr>
        <w:t xml:space="preserve"> on the other</w:t>
      </w:r>
      <w:r w:rsidR="00F870E2">
        <w:rPr>
          <w:szCs w:val="18"/>
        </w:rPr>
        <w:t xml:space="preserve"> hand</w:t>
      </w:r>
      <w:r w:rsidR="00A56A78" w:rsidRPr="00022119">
        <w:rPr>
          <w:szCs w:val="18"/>
        </w:rPr>
        <w:t>,</w:t>
      </w:r>
      <w:r w:rsidRPr="00022119">
        <w:rPr>
          <w:szCs w:val="18"/>
        </w:rPr>
        <w:t xml:space="preserve"> it determines the emergence of new and more technologically sophisticated cyber</w:t>
      </w:r>
      <w:r w:rsidR="00651EBE" w:rsidRPr="00022119">
        <w:rPr>
          <w:szCs w:val="18"/>
        </w:rPr>
        <w:t xml:space="preserve"> </w:t>
      </w:r>
      <w:r w:rsidRPr="00022119">
        <w:rPr>
          <w:szCs w:val="18"/>
        </w:rPr>
        <w:t xml:space="preserve">threats. There is a growing trend in using ICT for political, </w:t>
      </w:r>
      <w:r w:rsidR="00651EBE" w:rsidRPr="00022119">
        <w:rPr>
          <w:szCs w:val="18"/>
        </w:rPr>
        <w:t>economic,</w:t>
      </w:r>
      <w:r w:rsidRPr="00022119">
        <w:rPr>
          <w:szCs w:val="18"/>
        </w:rPr>
        <w:t xml:space="preserve"> and military </w:t>
      </w:r>
      <w:r w:rsidR="757159FB" w:rsidRPr="00022119">
        <w:rPr>
          <w:szCs w:val="18"/>
        </w:rPr>
        <w:t>pre-eminence</w:t>
      </w:r>
      <w:r w:rsidRPr="00022119">
        <w:rPr>
          <w:szCs w:val="18"/>
        </w:rPr>
        <w:t xml:space="preserve">. </w:t>
      </w:r>
      <w:r w:rsidR="00175CD0" w:rsidRPr="00022119">
        <w:rPr>
          <w:szCs w:val="18"/>
        </w:rPr>
        <w:t>Cyber-attacks</w:t>
      </w:r>
      <w:r w:rsidRPr="00022119">
        <w:rPr>
          <w:szCs w:val="18"/>
        </w:rPr>
        <w:t xml:space="preserve"> have become a major security threat to the contemporary world. </w:t>
      </w:r>
      <w:r w:rsidR="00D45324" w:rsidRPr="00022119">
        <w:rPr>
          <w:szCs w:val="18"/>
        </w:rPr>
        <w:t>Consequently</w:t>
      </w:r>
      <w:r w:rsidRPr="00022119">
        <w:rPr>
          <w:szCs w:val="18"/>
        </w:rPr>
        <w:t xml:space="preserve">, cybersecurity </w:t>
      </w:r>
      <w:r w:rsidR="005B1FD8" w:rsidRPr="00022119">
        <w:rPr>
          <w:szCs w:val="18"/>
        </w:rPr>
        <w:t xml:space="preserve">has become </w:t>
      </w:r>
      <w:r w:rsidRPr="00022119">
        <w:rPr>
          <w:szCs w:val="18"/>
        </w:rPr>
        <w:t xml:space="preserve">an important and integral part of national security. </w:t>
      </w:r>
    </w:p>
    <w:p w14:paraId="32EDD354" w14:textId="77777777" w:rsidR="009D1BFE" w:rsidRPr="00022119" w:rsidRDefault="009D1BFE" w:rsidP="002A4ADD">
      <w:pPr>
        <w:rPr>
          <w:szCs w:val="18"/>
        </w:rPr>
      </w:pPr>
    </w:p>
    <w:p w14:paraId="16A61FBF" w14:textId="3F47E1FC" w:rsidR="00742F04" w:rsidRPr="00022119" w:rsidRDefault="00742F04" w:rsidP="002A4ADD">
      <w:pPr>
        <w:rPr>
          <w:szCs w:val="18"/>
        </w:rPr>
      </w:pPr>
      <w:r w:rsidRPr="00022119">
        <w:rPr>
          <w:szCs w:val="18"/>
        </w:rPr>
        <w:t xml:space="preserve">With the adoption of the </w:t>
      </w:r>
      <w:r w:rsidRPr="00022119">
        <w:rPr>
          <w:color w:val="1A3F7C"/>
          <w:szCs w:val="18"/>
        </w:rPr>
        <w:t>Information Security Act</w:t>
      </w:r>
      <w:hyperlink r:id="rId56">
        <w:r w:rsidRPr="00022119">
          <w:rPr>
            <w:color w:val="1A3F7C"/>
            <w:szCs w:val="18"/>
          </w:rPr>
          <w:t>,</w:t>
        </w:r>
      </w:hyperlink>
      <w:r w:rsidRPr="00022119">
        <w:rPr>
          <w:szCs w:val="18"/>
        </w:rPr>
        <w:t xml:space="preserve"> the real basis for strengthening the national cybersecurity system was set. The Information Security Administration was established within the Ministry of Public Administration with a clear mission of increasing resilience to cyber</w:t>
      </w:r>
      <w:r w:rsidR="004C0DC9" w:rsidRPr="00022119">
        <w:rPr>
          <w:szCs w:val="18"/>
        </w:rPr>
        <w:t xml:space="preserve"> </w:t>
      </w:r>
      <w:r w:rsidRPr="00022119">
        <w:rPr>
          <w:szCs w:val="18"/>
        </w:rPr>
        <w:t xml:space="preserve">threats. With the </w:t>
      </w:r>
      <w:hyperlink r:id="rId57">
        <w:r w:rsidRPr="00022119">
          <w:rPr>
            <w:color w:val="1A3F7C"/>
            <w:szCs w:val="18"/>
          </w:rPr>
          <w:t>Information Security Act</w:t>
        </w:r>
      </w:hyperlink>
      <w:r w:rsidRPr="00022119">
        <w:rPr>
          <w:color w:val="1A3F7C"/>
          <w:szCs w:val="18"/>
        </w:rPr>
        <w:t xml:space="preserve"> </w:t>
      </w:r>
      <w:r w:rsidRPr="00022119">
        <w:rPr>
          <w:color w:val="auto"/>
          <w:szCs w:val="18"/>
        </w:rPr>
        <w:t>the role of a national CSIRT was taken over by a well</w:t>
      </w:r>
      <w:r w:rsidR="00D46152" w:rsidRPr="00022119">
        <w:rPr>
          <w:color w:val="auto"/>
          <w:szCs w:val="18"/>
        </w:rPr>
        <w:t>-</w:t>
      </w:r>
      <w:r w:rsidRPr="00022119">
        <w:rPr>
          <w:color w:val="auto"/>
          <w:szCs w:val="18"/>
        </w:rPr>
        <w:t>established SI-CERT and a new State Administration CSIRT (Government CERT) was established too.</w:t>
      </w:r>
      <w:r w:rsidRPr="00022119">
        <w:rPr>
          <w:color w:val="1A3F7C"/>
          <w:szCs w:val="18"/>
        </w:rPr>
        <w:t xml:space="preserve"> </w:t>
      </w:r>
      <w:r w:rsidRPr="00022119">
        <w:rPr>
          <w:szCs w:val="18"/>
        </w:rPr>
        <w:t>With all these new developments, achieving the goals set by the Cyber</w:t>
      </w:r>
      <w:r w:rsidR="00A473DA" w:rsidRPr="00022119">
        <w:rPr>
          <w:szCs w:val="18"/>
        </w:rPr>
        <w:t>s</w:t>
      </w:r>
      <w:r w:rsidRPr="00022119">
        <w:rPr>
          <w:szCs w:val="18"/>
        </w:rPr>
        <w:t xml:space="preserve">ecurity </w:t>
      </w:r>
      <w:r w:rsidR="00723B77">
        <w:rPr>
          <w:szCs w:val="18"/>
        </w:rPr>
        <w:t>S</w:t>
      </w:r>
      <w:r w:rsidR="002D1B3D" w:rsidRPr="00022119">
        <w:rPr>
          <w:szCs w:val="18"/>
        </w:rPr>
        <w:t xml:space="preserve">trategy </w:t>
      </w:r>
      <w:r w:rsidRPr="00022119">
        <w:rPr>
          <w:szCs w:val="18"/>
        </w:rPr>
        <w:t xml:space="preserve">has become realistic. </w:t>
      </w:r>
      <w:r w:rsidR="002B7095" w:rsidRPr="00022119">
        <w:rPr>
          <w:szCs w:val="18"/>
        </w:rPr>
        <w:t xml:space="preserve">In March 2021, the Slovenian </w:t>
      </w:r>
      <w:r w:rsidR="00305B71" w:rsidRPr="00022119">
        <w:rPr>
          <w:szCs w:val="18"/>
        </w:rPr>
        <w:t>g</w:t>
      </w:r>
      <w:r w:rsidR="002B7095" w:rsidRPr="00022119">
        <w:rPr>
          <w:szCs w:val="18"/>
        </w:rPr>
        <w:t xml:space="preserve">overnment adopted the </w:t>
      </w:r>
      <w:hyperlink r:id="rId58">
        <w:r w:rsidR="51530962" w:rsidRPr="00022119">
          <w:rPr>
            <w:rStyle w:val="Hyperlink"/>
            <w:szCs w:val="18"/>
          </w:rPr>
          <w:t>National Cyber Incident Response Plan (NCIRP)</w:t>
        </w:r>
      </w:hyperlink>
      <w:r w:rsidR="0042222B">
        <w:rPr>
          <w:rStyle w:val="Hyperlink"/>
          <w:szCs w:val="18"/>
        </w:rPr>
        <w:t>,</w:t>
      </w:r>
      <w:r w:rsidR="002B7095" w:rsidRPr="00022119">
        <w:rPr>
          <w:szCs w:val="18"/>
        </w:rPr>
        <w:t xml:space="preserve"> prepared by the Information Security Administration, which unifies cyber incident management procedures and provides guidelines for a coordinated response for all involved stakeholders. </w:t>
      </w:r>
      <w:r w:rsidR="4AF1E099" w:rsidRPr="00022119">
        <w:rPr>
          <w:szCs w:val="18"/>
        </w:rPr>
        <w:t xml:space="preserve">The </w:t>
      </w:r>
      <w:r w:rsidR="51530962" w:rsidRPr="00022119">
        <w:rPr>
          <w:szCs w:val="18"/>
        </w:rPr>
        <w:t xml:space="preserve">NCIRP </w:t>
      </w:r>
      <w:r w:rsidR="0042222B">
        <w:rPr>
          <w:szCs w:val="18"/>
        </w:rPr>
        <w:t>makes operational</w:t>
      </w:r>
      <w:r w:rsidR="51530962" w:rsidRPr="00022119">
        <w:rPr>
          <w:szCs w:val="18"/>
        </w:rPr>
        <w:t xml:space="preserve"> the procedures set out in the </w:t>
      </w:r>
      <w:hyperlink r:id="rId59">
        <w:r w:rsidR="51530962" w:rsidRPr="00022119">
          <w:rPr>
            <w:rStyle w:val="Hyperlink"/>
            <w:szCs w:val="18"/>
          </w:rPr>
          <w:t>Information Security Act</w:t>
        </w:r>
      </w:hyperlink>
      <w:r w:rsidR="51530962" w:rsidRPr="00022119">
        <w:rPr>
          <w:szCs w:val="18"/>
        </w:rPr>
        <w:t>.</w:t>
      </w:r>
    </w:p>
    <w:p w14:paraId="75B215E3" w14:textId="77777777" w:rsidR="009D1BFE" w:rsidRPr="00022119" w:rsidRDefault="009D1BFE" w:rsidP="002A4ADD">
      <w:pPr>
        <w:rPr>
          <w:szCs w:val="18"/>
        </w:rPr>
      </w:pPr>
    </w:p>
    <w:p w14:paraId="13648C84" w14:textId="3BF1F0A6" w:rsidR="7D11ABA6" w:rsidRPr="00022119" w:rsidRDefault="00872357" w:rsidP="7D11ABA6">
      <w:pPr>
        <w:rPr>
          <w:szCs w:val="18"/>
        </w:rPr>
      </w:pPr>
      <w:r w:rsidRPr="00022119">
        <w:rPr>
          <w:szCs w:val="18"/>
        </w:rPr>
        <w:t>In July 2021</w:t>
      </w:r>
      <w:r w:rsidR="00585F86">
        <w:rPr>
          <w:szCs w:val="18"/>
        </w:rPr>
        <w:t>,</w:t>
      </w:r>
      <w:r w:rsidRPr="00022119">
        <w:rPr>
          <w:szCs w:val="18"/>
        </w:rPr>
        <w:t xml:space="preserve"> </w:t>
      </w:r>
      <w:r w:rsidR="7D11ABA6" w:rsidRPr="00022119">
        <w:rPr>
          <w:szCs w:val="18"/>
        </w:rPr>
        <w:t>the Government Information Security Office</w:t>
      </w:r>
      <w:r w:rsidR="00165CDC" w:rsidRPr="00022119">
        <w:rPr>
          <w:szCs w:val="18"/>
        </w:rPr>
        <w:t xml:space="preserve"> was established</w:t>
      </w:r>
      <w:r w:rsidR="00450B84" w:rsidRPr="00022119">
        <w:rPr>
          <w:szCs w:val="18"/>
        </w:rPr>
        <w:t xml:space="preserve">. The new </w:t>
      </w:r>
      <w:r w:rsidR="004A7CAC">
        <w:rPr>
          <w:szCs w:val="18"/>
        </w:rPr>
        <w:t>o</w:t>
      </w:r>
      <w:r w:rsidR="00450B84" w:rsidRPr="00022119">
        <w:rPr>
          <w:szCs w:val="18"/>
        </w:rPr>
        <w:t>ffice</w:t>
      </w:r>
      <w:r w:rsidR="004A7CAC">
        <w:rPr>
          <w:szCs w:val="18"/>
        </w:rPr>
        <w:t>,</w:t>
      </w:r>
      <w:r w:rsidR="002D1B3D" w:rsidRPr="00022119">
        <w:rPr>
          <w:szCs w:val="18"/>
        </w:rPr>
        <w:t xml:space="preserve"> </w:t>
      </w:r>
      <w:r w:rsidR="00A370BC" w:rsidRPr="00022119">
        <w:rPr>
          <w:szCs w:val="18"/>
        </w:rPr>
        <w:t xml:space="preserve">which operates </w:t>
      </w:r>
      <w:r w:rsidR="001F1F63" w:rsidRPr="00022119">
        <w:rPr>
          <w:szCs w:val="18"/>
        </w:rPr>
        <w:t>as an independent government office</w:t>
      </w:r>
      <w:r w:rsidR="004A7CAC">
        <w:rPr>
          <w:szCs w:val="18"/>
        </w:rPr>
        <w:t>,</w:t>
      </w:r>
      <w:r w:rsidR="001F1F63" w:rsidRPr="00022119">
        <w:rPr>
          <w:szCs w:val="18"/>
        </w:rPr>
        <w:t xml:space="preserve"> </w:t>
      </w:r>
      <w:r w:rsidR="002D1B3D" w:rsidRPr="00022119">
        <w:rPr>
          <w:szCs w:val="18"/>
        </w:rPr>
        <w:t xml:space="preserve">is </w:t>
      </w:r>
      <w:r w:rsidR="00D20575" w:rsidRPr="00022119">
        <w:rPr>
          <w:szCs w:val="18"/>
        </w:rPr>
        <w:t>the successor</w:t>
      </w:r>
      <w:r w:rsidR="00A370BC" w:rsidRPr="00022119">
        <w:rPr>
          <w:szCs w:val="18"/>
        </w:rPr>
        <w:t xml:space="preserve"> of</w:t>
      </w:r>
      <w:r w:rsidR="7D11ABA6" w:rsidRPr="00022119">
        <w:rPr>
          <w:szCs w:val="18"/>
        </w:rPr>
        <w:t xml:space="preserve"> the Information Security Administration of the Republic of Slovenia</w:t>
      </w:r>
      <w:r w:rsidR="00002E4D" w:rsidRPr="00022119">
        <w:rPr>
          <w:szCs w:val="18"/>
        </w:rPr>
        <w:t>.</w:t>
      </w:r>
      <w:r w:rsidR="00175CD0" w:rsidRPr="00022119">
        <w:rPr>
          <w:szCs w:val="18"/>
        </w:rPr>
        <w:t xml:space="preserve"> </w:t>
      </w:r>
      <w:r w:rsidR="00016F2F" w:rsidRPr="00016F2F">
        <w:rPr>
          <w:szCs w:val="18"/>
        </w:rPr>
        <w:t>The Act on Amendments and Additions to the Act on Information Security (</w:t>
      </w:r>
      <w:proofErr w:type="spellStart"/>
      <w:r w:rsidR="00016F2F" w:rsidRPr="00016F2F">
        <w:rPr>
          <w:szCs w:val="18"/>
        </w:rPr>
        <w:t>ZInfV</w:t>
      </w:r>
      <w:proofErr w:type="spellEnd"/>
      <w:r w:rsidR="00016F2F" w:rsidRPr="00016F2F">
        <w:rPr>
          <w:szCs w:val="18"/>
        </w:rPr>
        <w:t>-B) entered into force on 29 April 2023 and thus transposed the NIS 2 Directive into national law.</w:t>
      </w:r>
    </w:p>
    <w:p w14:paraId="3BCEFD4D" w14:textId="075427C7" w:rsidR="003730DF" w:rsidRPr="006F2CF7" w:rsidRDefault="003730DF" w:rsidP="00C40978">
      <w:pPr>
        <w:pStyle w:val="Heading3"/>
      </w:pPr>
      <w:bookmarkStart w:id="13" w:name="_Toc1474956"/>
      <w:r w:rsidRPr="006F2CF7">
        <w:t xml:space="preserve">Interconnection of </w:t>
      </w:r>
      <w:r w:rsidR="001E1C1F">
        <w:t>B</w:t>
      </w:r>
      <w:r w:rsidRPr="006F2CF7">
        <w:t xml:space="preserve">ase </w:t>
      </w:r>
      <w:r w:rsidR="001E1C1F">
        <w:t>R</w:t>
      </w:r>
      <w:r w:rsidRPr="006F2CF7">
        <w:t>egistries</w:t>
      </w:r>
      <w:bookmarkEnd w:id="13"/>
    </w:p>
    <w:p w14:paraId="0ED846AC" w14:textId="647F9E4E" w:rsidR="008F3F38" w:rsidRPr="00022119" w:rsidRDefault="00E923CB" w:rsidP="00F57208">
      <w:pPr>
        <w:rPr>
          <w:szCs w:val="18"/>
        </w:rPr>
      </w:pPr>
      <w:r w:rsidRPr="00022119">
        <w:rPr>
          <w:szCs w:val="18"/>
        </w:rPr>
        <w:t xml:space="preserve">No political communication </w:t>
      </w:r>
      <w:r w:rsidR="00A12E2A">
        <w:rPr>
          <w:szCs w:val="18"/>
        </w:rPr>
        <w:t>has been</w:t>
      </w:r>
      <w:r w:rsidR="00A12E2A" w:rsidRPr="00022119">
        <w:rPr>
          <w:szCs w:val="18"/>
        </w:rPr>
        <w:t xml:space="preserve"> </w:t>
      </w:r>
      <w:r w:rsidRPr="00022119">
        <w:rPr>
          <w:szCs w:val="18"/>
        </w:rPr>
        <w:t>adopted in this field to date. </w:t>
      </w:r>
    </w:p>
    <w:p w14:paraId="1A1BE3D7" w14:textId="77777777" w:rsidR="003730DF" w:rsidRPr="006F2CF7" w:rsidRDefault="003730DF" w:rsidP="00C40978">
      <w:pPr>
        <w:pStyle w:val="Heading3"/>
      </w:pPr>
      <w:bookmarkStart w:id="14" w:name="_Toc1474957"/>
      <w:r w:rsidRPr="006F2CF7">
        <w:lastRenderedPageBreak/>
        <w:t>eProcurement</w:t>
      </w:r>
      <w:bookmarkEnd w:id="14"/>
    </w:p>
    <w:p w14:paraId="3B008127" w14:textId="1DC50CCF" w:rsidR="008F3F38" w:rsidRPr="00022119" w:rsidRDefault="00990C8E" w:rsidP="00F57208">
      <w:pPr>
        <w:rPr>
          <w:szCs w:val="18"/>
        </w:rPr>
      </w:pPr>
      <w:r w:rsidRPr="00022119">
        <w:rPr>
          <w:szCs w:val="18"/>
        </w:rPr>
        <w:t xml:space="preserve">No political communication </w:t>
      </w:r>
      <w:r w:rsidR="00B73296">
        <w:rPr>
          <w:szCs w:val="18"/>
        </w:rPr>
        <w:t>has been</w:t>
      </w:r>
      <w:r w:rsidR="00B73296" w:rsidRPr="00022119">
        <w:rPr>
          <w:szCs w:val="18"/>
        </w:rPr>
        <w:t xml:space="preserve"> </w:t>
      </w:r>
      <w:r w:rsidRPr="00022119">
        <w:rPr>
          <w:szCs w:val="18"/>
        </w:rPr>
        <w:t>adopted in this field to date. </w:t>
      </w:r>
    </w:p>
    <w:p w14:paraId="1D678B0A" w14:textId="478024C6" w:rsidR="003730DF" w:rsidRPr="006F2CF7" w:rsidRDefault="003730DF" w:rsidP="00CA7FC8">
      <w:pPr>
        <w:pStyle w:val="Heading2"/>
      </w:pPr>
      <w:bookmarkStart w:id="15" w:name="_Toc1474958"/>
      <w:r w:rsidRPr="006F2CF7">
        <w:t xml:space="preserve">Domain-specific </w:t>
      </w:r>
      <w:r w:rsidR="008751A5">
        <w:t>P</w:t>
      </w:r>
      <w:r w:rsidRPr="006F2CF7">
        <w:t xml:space="preserve">olitical </w:t>
      </w:r>
      <w:r w:rsidR="008751A5">
        <w:t>C</w:t>
      </w:r>
      <w:r w:rsidRPr="006F2CF7">
        <w:t>ommunications</w:t>
      </w:r>
      <w:bookmarkEnd w:id="15"/>
    </w:p>
    <w:p w14:paraId="2093F1D3" w14:textId="74E57C4B" w:rsidR="008B6D93" w:rsidRPr="006F2CF7" w:rsidRDefault="005F3CA9" w:rsidP="00E63341">
      <w:pPr>
        <w:pStyle w:val="Subtitle"/>
      </w:pPr>
      <w:bookmarkStart w:id="16" w:name="_Toc1474960"/>
      <w:bookmarkStart w:id="17" w:name="_Hlk73445081"/>
      <w:r w:rsidRPr="006F2CF7">
        <w:rPr>
          <w:noProof/>
        </w:rPr>
        <w:drawing>
          <wp:anchor distT="0" distB="0" distL="114300" distR="114300" simplePos="0" relativeHeight="251660288" behindDoc="0" locked="0" layoutInCell="1" allowOverlap="1" wp14:anchorId="4C710148" wp14:editId="71999BE4">
            <wp:simplePos x="0" y="0"/>
            <wp:positionH relativeFrom="column">
              <wp:posOffset>-446601</wp:posOffset>
            </wp:positionH>
            <wp:positionV relativeFrom="paragraph">
              <wp:posOffset>90170</wp:posOffset>
            </wp:positionV>
            <wp:extent cx="300990" cy="141605"/>
            <wp:effectExtent l="0" t="0" r="3810" b="0"/>
            <wp:wrapNone/>
            <wp:docPr id="343" name="Picture 343" descr="A picture containing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Picture 343" descr="A picture containing night sky&#10;&#10;Description automatically generated"/>
                    <pic:cNvPicPr>
                      <a:picLocks noChangeAspect="1"/>
                    </pic:cNvPicPr>
                  </pic:nvPicPr>
                  <pic:blipFill rotWithShape="1">
                    <a:blip r:embed="rId41" cstate="print">
                      <a:duotone>
                        <a:schemeClr val="accent2">
                          <a:shade val="45000"/>
                          <a:satMod val="135000"/>
                        </a:schemeClr>
                        <a:prstClr val="white"/>
                      </a:duotone>
                      <a:alphaModFix amt="56000"/>
                    </a:blip>
                    <a:srcRect l="14748" t="34779" r="14766" b="32001"/>
                    <a:stretch/>
                  </pic:blipFill>
                  <pic:spPr bwMode="auto">
                    <a:xfrm>
                      <a:off x="0" y="0"/>
                      <a:ext cx="300990" cy="141605"/>
                    </a:xfrm>
                    <a:prstGeom prst="rect">
                      <a:avLst/>
                    </a:prstGeom>
                    <a:ln>
                      <a:noFill/>
                    </a:ln>
                  </pic:spPr>
                </pic:pic>
              </a:graphicData>
            </a:graphic>
            <wp14:sizeRelH relativeFrom="page">
              <wp14:pctWidth>0</wp14:pctWidth>
            </wp14:sizeRelH>
            <wp14:sizeRelV relativeFrom="margin">
              <wp14:pctHeight>0</wp14:pctHeight>
            </wp14:sizeRelV>
          </wp:anchor>
        </w:drawing>
      </w:r>
      <w:r w:rsidR="008B6D93" w:rsidRPr="006F2CF7">
        <w:t>Digital Health Strategy</w:t>
      </w:r>
    </w:p>
    <w:p w14:paraId="66B0FFDF" w14:textId="64D7F2D8" w:rsidR="008B6D93" w:rsidRPr="00022119" w:rsidRDefault="002F3A89" w:rsidP="3627AC84">
      <w:pPr>
        <w:rPr>
          <w:szCs w:val="18"/>
        </w:rPr>
      </w:pPr>
      <w:r w:rsidRPr="00022119">
        <w:rPr>
          <w:szCs w:val="18"/>
        </w:rPr>
        <w:t xml:space="preserve">The </w:t>
      </w:r>
      <w:r w:rsidR="008B6D93" w:rsidRPr="00022119">
        <w:rPr>
          <w:szCs w:val="18"/>
        </w:rPr>
        <w:t xml:space="preserve">Strategy for Digitalisation of the </w:t>
      </w:r>
      <w:hyperlink r:id="rId60">
        <w:r w:rsidR="008B6D93" w:rsidRPr="00022119">
          <w:rPr>
            <w:rStyle w:val="Hyperlink"/>
            <w:szCs w:val="18"/>
          </w:rPr>
          <w:t xml:space="preserve">Slovenian </w:t>
        </w:r>
        <w:r w:rsidRPr="00022119">
          <w:rPr>
            <w:rStyle w:val="Hyperlink"/>
            <w:szCs w:val="18"/>
          </w:rPr>
          <w:t>H</w:t>
        </w:r>
        <w:r w:rsidR="008B6D93" w:rsidRPr="00022119">
          <w:rPr>
            <w:rStyle w:val="Hyperlink"/>
            <w:szCs w:val="18"/>
          </w:rPr>
          <w:t xml:space="preserve">ealth </w:t>
        </w:r>
        <w:r w:rsidRPr="00022119">
          <w:rPr>
            <w:rStyle w:val="Hyperlink"/>
            <w:szCs w:val="18"/>
          </w:rPr>
          <w:t>S</w:t>
        </w:r>
        <w:r w:rsidR="008B6D93" w:rsidRPr="00022119">
          <w:rPr>
            <w:rStyle w:val="Hyperlink"/>
            <w:szCs w:val="18"/>
          </w:rPr>
          <w:t>ystem</w:t>
        </w:r>
      </w:hyperlink>
      <w:r w:rsidR="008B6D93" w:rsidRPr="00022119">
        <w:rPr>
          <w:szCs w:val="18"/>
        </w:rPr>
        <w:t xml:space="preserve"> 2022</w:t>
      </w:r>
      <w:r w:rsidRPr="00022119">
        <w:rPr>
          <w:szCs w:val="18"/>
        </w:rPr>
        <w:t>–</w:t>
      </w:r>
      <w:r w:rsidR="008B6D93" w:rsidRPr="00022119">
        <w:rPr>
          <w:szCs w:val="18"/>
        </w:rPr>
        <w:t xml:space="preserve">2027 is </w:t>
      </w:r>
      <w:r w:rsidR="00D2060B" w:rsidRPr="00022119">
        <w:rPr>
          <w:szCs w:val="18"/>
        </w:rPr>
        <w:t xml:space="preserve">the </w:t>
      </w:r>
      <w:r w:rsidRPr="00022119">
        <w:rPr>
          <w:szCs w:val="18"/>
        </w:rPr>
        <w:t xml:space="preserve">new </w:t>
      </w:r>
      <w:r w:rsidR="008B6D93" w:rsidRPr="00022119">
        <w:rPr>
          <w:szCs w:val="18"/>
        </w:rPr>
        <w:t xml:space="preserve">digital health strategy that </w:t>
      </w:r>
      <w:r w:rsidR="227C575E" w:rsidRPr="00022119">
        <w:rPr>
          <w:szCs w:val="18"/>
        </w:rPr>
        <w:t xml:space="preserve">has been </w:t>
      </w:r>
      <w:r w:rsidR="008B6D93" w:rsidRPr="00022119">
        <w:rPr>
          <w:szCs w:val="18"/>
        </w:rPr>
        <w:t xml:space="preserve">developed within the project </w:t>
      </w:r>
      <w:r w:rsidRPr="00022119">
        <w:rPr>
          <w:szCs w:val="18"/>
        </w:rPr>
        <w:t>‘</w:t>
      </w:r>
      <w:r w:rsidR="008B6D93" w:rsidRPr="00022119">
        <w:rPr>
          <w:szCs w:val="18"/>
        </w:rPr>
        <w:t xml:space="preserve">eHealth for a </w:t>
      </w:r>
      <w:r w:rsidRPr="00022119">
        <w:rPr>
          <w:szCs w:val="18"/>
        </w:rPr>
        <w:t>H</w:t>
      </w:r>
      <w:r w:rsidR="008B6D93" w:rsidRPr="00022119">
        <w:rPr>
          <w:szCs w:val="18"/>
        </w:rPr>
        <w:t xml:space="preserve">eathier </w:t>
      </w:r>
      <w:r w:rsidRPr="00022119">
        <w:rPr>
          <w:szCs w:val="18"/>
        </w:rPr>
        <w:t>S</w:t>
      </w:r>
      <w:r w:rsidR="008B6D93" w:rsidRPr="00022119">
        <w:rPr>
          <w:szCs w:val="18"/>
        </w:rPr>
        <w:t>ociety</w:t>
      </w:r>
      <w:r w:rsidRPr="00022119">
        <w:rPr>
          <w:szCs w:val="18"/>
        </w:rPr>
        <w:t>’</w:t>
      </w:r>
      <w:r w:rsidR="008B6D93" w:rsidRPr="00022119">
        <w:rPr>
          <w:szCs w:val="18"/>
        </w:rPr>
        <w:t xml:space="preserve"> under the framework of the structural reform programme (SRSP)</w:t>
      </w:r>
      <w:r w:rsidR="21E502D8" w:rsidRPr="00022119">
        <w:rPr>
          <w:szCs w:val="18"/>
        </w:rPr>
        <w:t xml:space="preserve"> and published in January 2023</w:t>
      </w:r>
      <w:r w:rsidR="008B6D93" w:rsidRPr="00022119">
        <w:rPr>
          <w:szCs w:val="18"/>
        </w:rPr>
        <w:t xml:space="preserve">. The strategy </w:t>
      </w:r>
      <w:r w:rsidR="000A5987" w:rsidRPr="00022119">
        <w:rPr>
          <w:szCs w:val="18"/>
        </w:rPr>
        <w:t>is</w:t>
      </w:r>
      <w:r w:rsidR="008B6D93" w:rsidRPr="00022119">
        <w:rPr>
          <w:szCs w:val="18"/>
        </w:rPr>
        <w:t xml:space="preserve"> supported by </w:t>
      </w:r>
      <w:r w:rsidRPr="00022119">
        <w:rPr>
          <w:szCs w:val="18"/>
        </w:rPr>
        <w:t xml:space="preserve">an </w:t>
      </w:r>
      <w:r w:rsidR="008B6D93" w:rsidRPr="00022119">
        <w:rPr>
          <w:szCs w:val="18"/>
        </w:rPr>
        <w:t>investment plan and outline</w:t>
      </w:r>
      <w:r w:rsidR="1B6F616C" w:rsidRPr="00022119">
        <w:rPr>
          <w:szCs w:val="18"/>
        </w:rPr>
        <w:t>s</w:t>
      </w:r>
      <w:r w:rsidR="008B6D93" w:rsidRPr="00022119">
        <w:rPr>
          <w:szCs w:val="18"/>
        </w:rPr>
        <w:t xml:space="preserve"> </w:t>
      </w:r>
      <w:r w:rsidRPr="00022119">
        <w:rPr>
          <w:szCs w:val="18"/>
        </w:rPr>
        <w:t xml:space="preserve">the </w:t>
      </w:r>
      <w:r w:rsidR="008B6D93" w:rsidRPr="00022119">
        <w:rPr>
          <w:szCs w:val="18"/>
        </w:rPr>
        <w:t>priorities and objectives for the period 2022</w:t>
      </w:r>
      <w:r w:rsidRPr="00022119">
        <w:rPr>
          <w:szCs w:val="18"/>
        </w:rPr>
        <w:t>–</w:t>
      </w:r>
      <w:r w:rsidR="008B6D93" w:rsidRPr="00022119">
        <w:rPr>
          <w:szCs w:val="18"/>
        </w:rPr>
        <w:t xml:space="preserve">2027. The </w:t>
      </w:r>
      <w:proofErr w:type="gramStart"/>
      <w:r w:rsidR="008B6D93" w:rsidRPr="00022119">
        <w:rPr>
          <w:szCs w:val="18"/>
        </w:rPr>
        <w:t>main focus</w:t>
      </w:r>
      <w:proofErr w:type="gramEnd"/>
      <w:r w:rsidR="008B6D93" w:rsidRPr="00022119">
        <w:rPr>
          <w:szCs w:val="18"/>
        </w:rPr>
        <w:t xml:space="preserve"> areas are</w:t>
      </w:r>
      <w:r w:rsidRPr="00022119">
        <w:rPr>
          <w:szCs w:val="18"/>
        </w:rPr>
        <w:t>:</w:t>
      </w:r>
      <w:r w:rsidR="008B6D93" w:rsidRPr="00022119">
        <w:rPr>
          <w:szCs w:val="18"/>
        </w:rPr>
        <w:t xml:space="preserve"> </w:t>
      </w:r>
      <w:r w:rsidR="00CB17ED">
        <w:rPr>
          <w:szCs w:val="18"/>
        </w:rPr>
        <w:t>(</w:t>
      </w:r>
      <w:proofErr w:type="spellStart"/>
      <w:r w:rsidR="00CB17ED">
        <w:rPr>
          <w:szCs w:val="18"/>
        </w:rPr>
        <w:t>i</w:t>
      </w:r>
      <w:proofErr w:type="spellEnd"/>
      <w:r w:rsidR="00CB17ED">
        <w:rPr>
          <w:szCs w:val="18"/>
        </w:rPr>
        <w:t>)</w:t>
      </w:r>
      <w:r w:rsidR="008B6D93" w:rsidRPr="00022119">
        <w:rPr>
          <w:szCs w:val="18"/>
        </w:rPr>
        <w:t xml:space="preserve"> </w:t>
      </w:r>
      <w:r w:rsidRPr="00022119">
        <w:rPr>
          <w:szCs w:val="18"/>
        </w:rPr>
        <w:t xml:space="preserve">a </w:t>
      </w:r>
      <w:r w:rsidR="008B6D93" w:rsidRPr="00022119">
        <w:rPr>
          <w:szCs w:val="18"/>
        </w:rPr>
        <w:t>unified Electronic Health Record</w:t>
      </w:r>
      <w:r w:rsidR="2B1C219B" w:rsidRPr="00022119">
        <w:rPr>
          <w:szCs w:val="18"/>
        </w:rPr>
        <w:t>,</w:t>
      </w:r>
      <w:r w:rsidR="00FD0D4B">
        <w:rPr>
          <w:szCs w:val="18"/>
        </w:rPr>
        <w:t xml:space="preserve"> </w:t>
      </w:r>
      <w:r w:rsidR="00CB17ED">
        <w:rPr>
          <w:szCs w:val="18"/>
        </w:rPr>
        <w:t>(ii)</w:t>
      </w:r>
      <w:r w:rsidR="2B1C219B" w:rsidRPr="00022119">
        <w:rPr>
          <w:szCs w:val="18"/>
        </w:rPr>
        <w:t xml:space="preserve"> </w:t>
      </w:r>
      <w:r w:rsidR="349914B5" w:rsidRPr="00022119">
        <w:rPr>
          <w:szCs w:val="18"/>
        </w:rPr>
        <w:t xml:space="preserve">telemedicine, </w:t>
      </w:r>
      <w:r w:rsidR="008B6D93" w:rsidRPr="00022119">
        <w:rPr>
          <w:szCs w:val="18"/>
        </w:rPr>
        <w:t xml:space="preserve">and </w:t>
      </w:r>
      <w:r w:rsidR="00CB17ED">
        <w:rPr>
          <w:szCs w:val="18"/>
        </w:rPr>
        <w:t xml:space="preserve">(iii) </w:t>
      </w:r>
      <w:r w:rsidR="008B6D93" w:rsidRPr="00022119">
        <w:rPr>
          <w:szCs w:val="18"/>
        </w:rPr>
        <w:t xml:space="preserve">ensuring </w:t>
      </w:r>
      <w:r w:rsidRPr="00022119">
        <w:rPr>
          <w:szCs w:val="18"/>
        </w:rPr>
        <w:t xml:space="preserve">the </w:t>
      </w:r>
      <w:r w:rsidR="008B6D93" w:rsidRPr="00022119">
        <w:rPr>
          <w:szCs w:val="18"/>
        </w:rPr>
        <w:t>availability of health data for both primary and secondary use.</w:t>
      </w:r>
    </w:p>
    <w:p w14:paraId="5B70F7D0" w14:textId="7F4E32DF" w:rsidR="003730DF" w:rsidRPr="006F2CF7" w:rsidRDefault="008E061B" w:rsidP="00CA7FC8">
      <w:pPr>
        <w:pStyle w:val="Heading2"/>
      </w:pPr>
      <w:r w:rsidRPr="006F2CF7">
        <w:t xml:space="preserve">Innovative </w:t>
      </w:r>
      <w:r w:rsidR="008751A5">
        <w:t>T</w:t>
      </w:r>
      <w:r w:rsidR="003730DF" w:rsidRPr="006F2CF7">
        <w:t>echnologies</w:t>
      </w:r>
      <w:bookmarkEnd w:id="16"/>
    </w:p>
    <w:p w14:paraId="5EE100AA" w14:textId="51B2AC14" w:rsidR="00452778" w:rsidRPr="006F2CF7" w:rsidRDefault="00F618B8" w:rsidP="00C40978">
      <w:pPr>
        <w:pStyle w:val="Heading3"/>
      </w:pPr>
      <w:r w:rsidRPr="006F2CF7">
        <w:t>Artificial Intelligence (AI)</w:t>
      </w:r>
    </w:p>
    <w:p w14:paraId="02EBCEBA" w14:textId="77777777" w:rsidR="00452778" w:rsidRPr="006F2CF7" w:rsidRDefault="00452778" w:rsidP="00E63341">
      <w:pPr>
        <w:pStyle w:val="Subtitle"/>
      </w:pPr>
      <w:bookmarkStart w:id="18" w:name="_Hlk34295383"/>
      <w:r w:rsidRPr="006F2CF7">
        <w:t xml:space="preserve">National Strategy for Artificial Intelligence </w:t>
      </w:r>
    </w:p>
    <w:bookmarkEnd w:id="18"/>
    <w:p w14:paraId="0C042735" w14:textId="458740C0" w:rsidR="00817F2F" w:rsidRPr="00022119" w:rsidRDefault="7084A453" w:rsidP="00C30193">
      <w:pPr>
        <w:rPr>
          <w:szCs w:val="18"/>
        </w:rPr>
      </w:pPr>
      <w:r w:rsidRPr="00022119">
        <w:rPr>
          <w:szCs w:val="18"/>
        </w:rPr>
        <w:t>Slovenia adopted</w:t>
      </w:r>
      <w:r w:rsidR="41C4295E" w:rsidRPr="00022119">
        <w:rPr>
          <w:szCs w:val="18"/>
        </w:rPr>
        <w:t xml:space="preserve"> the</w:t>
      </w:r>
      <w:r w:rsidRPr="00022119">
        <w:rPr>
          <w:szCs w:val="18"/>
        </w:rPr>
        <w:t xml:space="preserve"> </w:t>
      </w:r>
      <w:hyperlink r:id="rId61">
        <w:r w:rsidRPr="00022119">
          <w:rPr>
            <w:rStyle w:val="Hyperlink"/>
            <w:szCs w:val="18"/>
          </w:rPr>
          <w:t xml:space="preserve">National </w:t>
        </w:r>
        <w:r w:rsidR="41C4295E" w:rsidRPr="00022119">
          <w:rPr>
            <w:rStyle w:val="Hyperlink"/>
            <w:szCs w:val="18"/>
          </w:rPr>
          <w:t>P</w:t>
        </w:r>
        <w:r w:rsidRPr="00022119">
          <w:rPr>
            <w:rStyle w:val="Hyperlink"/>
            <w:szCs w:val="18"/>
          </w:rPr>
          <w:t>rogramme for AI</w:t>
        </w:r>
      </w:hyperlink>
      <w:r w:rsidRPr="00022119">
        <w:rPr>
          <w:szCs w:val="18"/>
        </w:rPr>
        <w:t xml:space="preserve"> (</w:t>
      </w:r>
      <w:proofErr w:type="spellStart"/>
      <w:r w:rsidRPr="00022119">
        <w:rPr>
          <w:szCs w:val="18"/>
        </w:rPr>
        <w:t>NpAI</w:t>
      </w:r>
      <w:proofErr w:type="spellEnd"/>
      <w:r w:rsidRPr="00022119">
        <w:rPr>
          <w:szCs w:val="18"/>
        </w:rPr>
        <w:t xml:space="preserve">) in May 2021. </w:t>
      </w:r>
      <w:r w:rsidR="41C4295E" w:rsidRPr="00022119">
        <w:rPr>
          <w:szCs w:val="18"/>
        </w:rPr>
        <w:t xml:space="preserve">The programme </w:t>
      </w:r>
      <w:r w:rsidRPr="00022119">
        <w:rPr>
          <w:szCs w:val="18"/>
        </w:rPr>
        <w:t xml:space="preserve">is designed around the concept of </w:t>
      </w:r>
      <w:r w:rsidR="41C4295E" w:rsidRPr="00022119">
        <w:rPr>
          <w:szCs w:val="18"/>
        </w:rPr>
        <w:t>‘</w:t>
      </w:r>
      <w:r w:rsidRPr="00022119">
        <w:rPr>
          <w:szCs w:val="18"/>
        </w:rPr>
        <w:t>innovation diffusion lifecycle</w:t>
      </w:r>
      <w:r w:rsidR="41C4295E" w:rsidRPr="00022119">
        <w:rPr>
          <w:szCs w:val="18"/>
        </w:rPr>
        <w:t>’</w:t>
      </w:r>
      <w:r w:rsidR="003A4897">
        <w:rPr>
          <w:szCs w:val="18"/>
        </w:rPr>
        <w:t>,</w:t>
      </w:r>
      <w:r w:rsidRPr="00022119">
        <w:rPr>
          <w:szCs w:val="18"/>
        </w:rPr>
        <w:t xml:space="preserve"> </w:t>
      </w:r>
      <w:r w:rsidR="41C4295E" w:rsidRPr="00022119">
        <w:rPr>
          <w:szCs w:val="18"/>
        </w:rPr>
        <w:t>meaning that its</w:t>
      </w:r>
      <w:r w:rsidRPr="00022119">
        <w:rPr>
          <w:szCs w:val="18"/>
        </w:rPr>
        <w:t xml:space="preserve"> main vision is to </w:t>
      </w:r>
      <w:r w:rsidR="000D68ED">
        <w:rPr>
          <w:szCs w:val="18"/>
        </w:rPr>
        <w:t>convey</w:t>
      </w:r>
      <w:r w:rsidR="000D68ED" w:rsidRPr="00022119">
        <w:rPr>
          <w:szCs w:val="18"/>
        </w:rPr>
        <w:t xml:space="preserve"> </w:t>
      </w:r>
      <w:r w:rsidRPr="00022119">
        <w:rPr>
          <w:szCs w:val="18"/>
        </w:rPr>
        <w:t xml:space="preserve">more than 40 years </w:t>
      </w:r>
      <w:r w:rsidR="5CFC289E" w:rsidRPr="00022119">
        <w:rPr>
          <w:szCs w:val="18"/>
        </w:rPr>
        <w:t xml:space="preserve">of </w:t>
      </w:r>
      <w:r w:rsidRPr="00022119">
        <w:rPr>
          <w:szCs w:val="18"/>
        </w:rPr>
        <w:t>research</w:t>
      </w:r>
      <w:r w:rsidR="5CFC289E" w:rsidRPr="00022119">
        <w:rPr>
          <w:szCs w:val="18"/>
        </w:rPr>
        <w:t>,</w:t>
      </w:r>
      <w:r w:rsidRPr="00022119">
        <w:rPr>
          <w:szCs w:val="18"/>
        </w:rPr>
        <w:t xml:space="preserve"> </w:t>
      </w:r>
      <w:proofErr w:type="gramStart"/>
      <w:r w:rsidRPr="00022119">
        <w:rPr>
          <w:szCs w:val="18"/>
        </w:rPr>
        <w:t>knowledge</w:t>
      </w:r>
      <w:proofErr w:type="gramEnd"/>
      <w:r w:rsidRPr="00022119">
        <w:rPr>
          <w:szCs w:val="18"/>
        </w:rPr>
        <w:t xml:space="preserve"> and experiences in AI </w:t>
      </w:r>
      <w:r w:rsidR="00F83BD6">
        <w:rPr>
          <w:szCs w:val="18"/>
        </w:rPr>
        <w:t>in</w:t>
      </w:r>
      <w:r w:rsidRPr="00022119">
        <w:rPr>
          <w:szCs w:val="18"/>
        </w:rPr>
        <w:t>to real</w:t>
      </w:r>
      <w:r w:rsidR="00F83BD6">
        <w:rPr>
          <w:szCs w:val="18"/>
        </w:rPr>
        <w:t>,</w:t>
      </w:r>
      <w:r w:rsidRPr="00022119">
        <w:rPr>
          <w:szCs w:val="18"/>
        </w:rPr>
        <w:t xml:space="preserve"> trustworthy and ethical AI solutions used in business</w:t>
      </w:r>
      <w:r w:rsidR="09FC5D1A" w:rsidRPr="00022119">
        <w:rPr>
          <w:szCs w:val="18"/>
        </w:rPr>
        <w:t xml:space="preserve">, </w:t>
      </w:r>
      <w:r w:rsidRPr="00022119">
        <w:rPr>
          <w:szCs w:val="18"/>
        </w:rPr>
        <w:t>public sector</w:t>
      </w:r>
      <w:r w:rsidR="15EA2A04" w:rsidRPr="00022119">
        <w:rPr>
          <w:szCs w:val="18"/>
        </w:rPr>
        <w:t xml:space="preserve"> and government</w:t>
      </w:r>
      <w:r w:rsidRPr="00022119">
        <w:rPr>
          <w:szCs w:val="18"/>
        </w:rPr>
        <w:t xml:space="preserve">. </w:t>
      </w:r>
      <w:proofErr w:type="gramStart"/>
      <w:r w:rsidRPr="00022119">
        <w:rPr>
          <w:szCs w:val="18"/>
        </w:rPr>
        <w:t>In order to</w:t>
      </w:r>
      <w:proofErr w:type="gramEnd"/>
      <w:r w:rsidRPr="00022119">
        <w:rPr>
          <w:szCs w:val="18"/>
        </w:rPr>
        <w:t xml:space="preserve"> achieve this, </w:t>
      </w:r>
      <w:proofErr w:type="spellStart"/>
      <w:r w:rsidRPr="00022119">
        <w:rPr>
          <w:szCs w:val="18"/>
        </w:rPr>
        <w:t>NpAI</w:t>
      </w:r>
      <w:proofErr w:type="spellEnd"/>
      <w:r w:rsidRPr="00022119">
        <w:rPr>
          <w:szCs w:val="18"/>
        </w:rPr>
        <w:t xml:space="preserve"> </w:t>
      </w:r>
      <w:r w:rsidR="11022121" w:rsidRPr="00022119">
        <w:rPr>
          <w:szCs w:val="18"/>
        </w:rPr>
        <w:t xml:space="preserve">sets ten </w:t>
      </w:r>
      <w:r w:rsidRPr="00022119">
        <w:rPr>
          <w:szCs w:val="18"/>
        </w:rPr>
        <w:t>strategic goals that include</w:t>
      </w:r>
      <w:r w:rsidR="11022121" w:rsidRPr="00022119">
        <w:rPr>
          <w:szCs w:val="18"/>
        </w:rPr>
        <w:t>:</w:t>
      </w:r>
      <w:r w:rsidRPr="00022119">
        <w:rPr>
          <w:szCs w:val="18"/>
        </w:rPr>
        <w:t xml:space="preserve"> support to research and innovation projects, establishment of proper data and computational infrastructure and</w:t>
      </w:r>
      <w:r w:rsidR="11022121" w:rsidRPr="00022119">
        <w:rPr>
          <w:szCs w:val="18"/>
        </w:rPr>
        <w:t>,</w:t>
      </w:r>
      <w:r w:rsidRPr="00022119">
        <w:rPr>
          <w:szCs w:val="18"/>
        </w:rPr>
        <w:t xml:space="preserve"> finally</w:t>
      </w:r>
      <w:r w:rsidR="11022121" w:rsidRPr="00022119">
        <w:rPr>
          <w:szCs w:val="18"/>
        </w:rPr>
        <w:t>,</w:t>
      </w:r>
      <w:r w:rsidRPr="00022119">
        <w:rPr>
          <w:szCs w:val="18"/>
        </w:rPr>
        <w:t xml:space="preserve"> support for reference implementation projects in </w:t>
      </w:r>
      <w:r w:rsidR="11022121" w:rsidRPr="00022119">
        <w:rPr>
          <w:szCs w:val="18"/>
        </w:rPr>
        <w:t xml:space="preserve">six </w:t>
      </w:r>
      <w:r w:rsidRPr="00022119">
        <w:rPr>
          <w:szCs w:val="18"/>
        </w:rPr>
        <w:t>priority areas (health, industry 4.0, public administration, language technologies, sustainable food production and environment,</w:t>
      </w:r>
      <w:r w:rsidR="11022121" w:rsidRPr="00022119">
        <w:rPr>
          <w:szCs w:val="18"/>
        </w:rPr>
        <w:t xml:space="preserve"> and</w:t>
      </w:r>
      <w:r w:rsidRPr="00022119">
        <w:rPr>
          <w:szCs w:val="18"/>
        </w:rPr>
        <w:t xml:space="preserve"> spatial planning)</w:t>
      </w:r>
      <w:r w:rsidR="00BB2ADD" w:rsidRPr="00022119">
        <w:rPr>
          <w:szCs w:val="18"/>
        </w:rPr>
        <w:t xml:space="preserve">. </w:t>
      </w:r>
      <w:r w:rsidR="00C30193" w:rsidRPr="00022119">
        <w:rPr>
          <w:szCs w:val="18"/>
        </w:rPr>
        <w:t>The National programme</w:t>
      </w:r>
      <w:r w:rsidR="00F96D52" w:rsidRPr="00022119">
        <w:rPr>
          <w:szCs w:val="18"/>
        </w:rPr>
        <w:t xml:space="preserve"> for AI</w:t>
      </w:r>
      <w:r w:rsidR="00C30193" w:rsidRPr="00022119">
        <w:rPr>
          <w:szCs w:val="18"/>
        </w:rPr>
        <w:t xml:space="preserve"> represents </w:t>
      </w:r>
      <w:r w:rsidR="00F96D52" w:rsidRPr="00022119">
        <w:rPr>
          <w:szCs w:val="18"/>
        </w:rPr>
        <w:t xml:space="preserve">the </w:t>
      </w:r>
      <w:r w:rsidR="00C30193" w:rsidRPr="00022119">
        <w:rPr>
          <w:szCs w:val="18"/>
        </w:rPr>
        <w:t xml:space="preserve">main strategic policy instrument </w:t>
      </w:r>
      <w:r w:rsidR="00F96D52" w:rsidRPr="00022119">
        <w:rPr>
          <w:szCs w:val="18"/>
        </w:rPr>
        <w:t>to support</w:t>
      </w:r>
      <w:r w:rsidR="00C30193" w:rsidRPr="00022119">
        <w:rPr>
          <w:szCs w:val="18"/>
        </w:rPr>
        <w:t xml:space="preserve"> activities </w:t>
      </w:r>
      <w:r w:rsidR="00F96D52" w:rsidRPr="00022119">
        <w:rPr>
          <w:szCs w:val="18"/>
        </w:rPr>
        <w:t xml:space="preserve">- </w:t>
      </w:r>
      <w:r w:rsidR="00C30193" w:rsidRPr="00022119">
        <w:rPr>
          <w:szCs w:val="18"/>
        </w:rPr>
        <w:t>from research</w:t>
      </w:r>
      <w:r w:rsidR="00F96D52" w:rsidRPr="00022119">
        <w:rPr>
          <w:szCs w:val="18"/>
        </w:rPr>
        <w:t xml:space="preserve"> and</w:t>
      </w:r>
      <w:r w:rsidR="00C30193" w:rsidRPr="00022119">
        <w:rPr>
          <w:szCs w:val="18"/>
        </w:rPr>
        <w:t xml:space="preserve"> innovation </w:t>
      </w:r>
      <w:r w:rsidR="00F96D52" w:rsidRPr="00022119">
        <w:rPr>
          <w:szCs w:val="18"/>
        </w:rPr>
        <w:t xml:space="preserve">to </w:t>
      </w:r>
      <w:r w:rsidR="00C30193" w:rsidRPr="00022119">
        <w:rPr>
          <w:szCs w:val="18"/>
        </w:rPr>
        <w:t xml:space="preserve">AI </w:t>
      </w:r>
      <w:r w:rsidR="00F96D52" w:rsidRPr="00022119">
        <w:rPr>
          <w:szCs w:val="18"/>
        </w:rPr>
        <w:t xml:space="preserve">uptake - </w:t>
      </w:r>
      <w:r w:rsidR="00C30193" w:rsidRPr="00022119">
        <w:rPr>
          <w:szCs w:val="18"/>
        </w:rPr>
        <w:t>in the period 2021</w:t>
      </w:r>
      <w:r w:rsidR="00F96D52" w:rsidRPr="00022119">
        <w:rPr>
          <w:szCs w:val="18"/>
        </w:rPr>
        <w:t>–</w:t>
      </w:r>
      <w:r w:rsidR="00C30193" w:rsidRPr="00022119">
        <w:rPr>
          <w:szCs w:val="18"/>
        </w:rPr>
        <w:t xml:space="preserve">2025. </w:t>
      </w:r>
      <w:proofErr w:type="spellStart"/>
      <w:r w:rsidR="00C30193" w:rsidRPr="00022119">
        <w:rPr>
          <w:szCs w:val="18"/>
        </w:rPr>
        <w:t>NpAI</w:t>
      </w:r>
      <w:proofErr w:type="spellEnd"/>
      <w:r w:rsidR="00C30193" w:rsidRPr="00022119">
        <w:rPr>
          <w:szCs w:val="18"/>
        </w:rPr>
        <w:t xml:space="preserve"> </w:t>
      </w:r>
      <w:r w:rsidR="00F96D52" w:rsidRPr="00022119">
        <w:rPr>
          <w:szCs w:val="18"/>
        </w:rPr>
        <w:t xml:space="preserve">foresees a </w:t>
      </w:r>
      <w:r w:rsidR="00C30193" w:rsidRPr="00022119">
        <w:rPr>
          <w:szCs w:val="18"/>
        </w:rPr>
        <w:t>special governance structure led by</w:t>
      </w:r>
      <w:r w:rsidR="00F96D52" w:rsidRPr="00022119">
        <w:rPr>
          <w:szCs w:val="18"/>
        </w:rPr>
        <w:t xml:space="preserve"> the</w:t>
      </w:r>
      <w:r w:rsidR="627CEBD7" w:rsidRPr="00022119">
        <w:rPr>
          <w:szCs w:val="18"/>
        </w:rPr>
        <w:t xml:space="preserve"> </w:t>
      </w:r>
      <w:hyperlink r:id="rId62" w:history="1">
        <w:r w:rsidR="627CEBD7" w:rsidRPr="00022119">
          <w:rPr>
            <w:rStyle w:val="Hyperlink"/>
            <w:szCs w:val="18"/>
          </w:rPr>
          <w:t>Ministry of Digital Transformation</w:t>
        </w:r>
      </w:hyperlink>
      <w:r w:rsidR="627CEBD7" w:rsidRPr="00022119">
        <w:rPr>
          <w:szCs w:val="18"/>
        </w:rPr>
        <w:t xml:space="preserve"> </w:t>
      </w:r>
      <w:r w:rsidR="00C30193" w:rsidRPr="00022119">
        <w:rPr>
          <w:szCs w:val="18"/>
        </w:rPr>
        <w:t xml:space="preserve"> that will </w:t>
      </w:r>
      <w:r w:rsidR="00F96D52" w:rsidRPr="00022119">
        <w:rPr>
          <w:szCs w:val="18"/>
        </w:rPr>
        <w:t xml:space="preserve">provide </w:t>
      </w:r>
      <w:r w:rsidR="00C30193" w:rsidRPr="00022119">
        <w:rPr>
          <w:szCs w:val="18"/>
        </w:rPr>
        <w:t>guidance and</w:t>
      </w:r>
      <w:r w:rsidR="00F96D52" w:rsidRPr="00022119">
        <w:rPr>
          <w:szCs w:val="18"/>
        </w:rPr>
        <w:t xml:space="preserve"> </w:t>
      </w:r>
      <w:r w:rsidR="007958CD">
        <w:rPr>
          <w:szCs w:val="18"/>
        </w:rPr>
        <w:t xml:space="preserve">support decision </w:t>
      </w:r>
      <w:r w:rsidR="001B648C" w:rsidRPr="00022119">
        <w:rPr>
          <w:szCs w:val="18"/>
        </w:rPr>
        <w:t>m</w:t>
      </w:r>
      <w:r w:rsidR="00F96D52" w:rsidRPr="00022119">
        <w:rPr>
          <w:szCs w:val="18"/>
        </w:rPr>
        <w:t>ak</w:t>
      </w:r>
      <w:r w:rsidR="007958CD">
        <w:rPr>
          <w:szCs w:val="18"/>
        </w:rPr>
        <w:t>ing</w:t>
      </w:r>
      <w:r w:rsidR="00C30193" w:rsidRPr="00022119">
        <w:rPr>
          <w:szCs w:val="18"/>
        </w:rPr>
        <w:t xml:space="preserve"> with respect to </w:t>
      </w:r>
      <w:r w:rsidR="00F96D52" w:rsidRPr="00022119">
        <w:rPr>
          <w:szCs w:val="18"/>
        </w:rPr>
        <w:t xml:space="preserve">the </w:t>
      </w:r>
      <w:r w:rsidR="00C30193" w:rsidRPr="00022119">
        <w:rPr>
          <w:szCs w:val="18"/>
        </w:rPr>
        <w:t xml:space="preserve">implementation </w:t>
      </w:r>
      <w:r w:rsidR="005A07A0" w:rsidRPr="005A07A0">
        <w:rPr>
          <w:szCs w:val="18"/>
        </w:rPr>
        <w:t xml:space="preserve">in a multi-sectorial and inter-ministerial setup </w:t>
      </w:r>
      <w:r w:rsidR="00C30193" w:rsidRPr="00022119">
        <w:rPr>
          <w:szCs w:val="18"/>
        </w:rPr>
        <w:t xml:space="preserve">of all the measures </w:t>
      </w:r>
      <w:r w:rsidR="00A5611E">
        <w:rPr>
          <w:szCs w:val="18"/>
        </w:rPr>
        <w:t xml:space="preserve">set out </w:t>
      </w:r>
      <w:r w:rsidR="00C30193" w:rsidRPr="00022119">
        <w:rPr>
          <w:szCs w:val="18"/>
        </w:rPr>
        <w:t xml:space="preserve">in the </w:t>
      </w:r>
      <w:proofErr w:type="spellStart"/>
      <w:r w:rsidR="00C30193" w:rsidRPr="00022119">
        <w:rPr>
          <w:szCs w:val="18"/>
        </w:rPr>
        <w:t>NpAI</w:t>
      </w:r>
      <w:proofErr w:type="spellEnd"/>
      <w:r w:rsidR="00C30193" w:rsidRPr="00022119">
        <w:rPr>
          <w:szCs w:val="18"/>
        </w:rPr>
        <w:t xml:space="preserve">. External representatives of stakeholders and experts have also been included </w:t>
      </w:r>
      <w:proofErr w:type="gramStart"/>
      <w:r w:rsidR="00C30193" w:rsidRPr="00022119">
        <w:rPr>
          <w:szCs w:val="18"/>
        </w:rPr>
        <w:t>in order to</w:t>
      </w:r>
      <w:proofErr w:type="gramEnd"/>
      <w:r w:rsidR="00C30193" w:rsidRPr="00022119">
        <w:rPr>
          <w:szCs w:val="18"/>
        </w:rPr>
        <w:t xml:space="preserve"> steer implementation </w:t>
      </w:r>
      <w:r w:rsidR="00F96D52" w:rsidRPr="00022119">
        <w:rPr>
          <w:szCs w:val="18"/>
        </w:rPr>
        <w:t xml:space="preserve">and changes in the future years </w:t>
      </w:r>
      <w:r w:rsidR="66FEC347" w:rsidRPr="00022119">
        <w:rPr>
          <w:szCs w:val="18"/>
        </w:rPr>
        <w:t xml:space="preserve">based on </w:t>
      </w:r>
      <w:r w:rsidR="00C30193" w:rsidRPr="00022119">
        <w:rPr>
          <w:szCs w:val="18"/>
        </w:rPr>
        <w:t>technolog</w:t>
      </w:r>
      <w:r w:rsidR="00F96D52" w:rsidRPr="00022119">
        <w:rPr>
          <w:szCs w:val="18"/>
        </w:rPr>
        <w:t>y</w:t>
      </w:r>
      <w:r w:rsidR="00C30193" w:rsidRPr="00022119">
        <w:rPr>
          <w:szCs w:val="18"/>
        </w:rPr>
        <w:t>, market and policy</w:t>
      </w:r>
      <w:r w:rsidR="00F96D52" w:rsidRPr="00022119">
        <w:rPr>
          <w:szCs w:val="18"/>
        </w:rPr>
        <w:t>-based</w:t>
      </w:r>
      <w:r w:rsidR="00C30193" w:rsidRPr="00022119">
        <w:rPr>
          <w:szCs w:val="18"/>
        </w:rPr>
        <w:t xml:space="preserve"> </w:t>
      </w:r>
      <w:r w:rsidR="0471E8F0" w:rsidRPr="00022119">
        <w:rPr>
          <w:szCs w:val="18"/>
        </w:rPr>
        <w:t>developments</w:t>
      </w:r>
      <w:r w:rsidR="00C30193" w:rsidRPr="00022119">
        <w:rPr>
          <w:szCs w:val="18"/>
        </w:rPr>
        <w:t xml:space="preserve">. The </w:t>
      </w:r>
      <w:proofErr w:type="spellStart"/>
      <w:r w:rsidR="00C30193" w:rsidRPr="00022119">
        <w:rPr>
          <w:szCs w:val="18"/>
        </w:rPr>
        <w:t>NpAI</w:t>
      </w:r>
      <w:proofErr w:type="spellEnd"/>
      <w:r w:rsidR="00C30193" w:rsidRPr="00022119">
        <w:rPr>
          <w:szCs w:val="18"/>
        </w:rPr>
        <w:t xml:space="preserve"> provide</w:t>
      </w:r>
      <w:r w:rsidR="001E1E7F" w:rsidRPr="00022119">
        <w:rPr>
          <w:szCs w:val="18"/>
        </w:rPr>
        <w:t>s</w:t>
      </w:r>
      <w:r w:rsidR="00C30193" w:rsidRPr="00022119">
        <w:rPr>
          <w:szCs w:val="18"/>
        </w:rPr>
        <w:t xml:space="preserve"> the policy framework and concrete support to </w:t>
      </w:r>
      <w:r w:rsidR="00A5611E">
        <w:rPr>
          <w:szCs w:val="18"/>
        </w:rPr>
        <w:t xml:space="preserve">the </w:t>
      </w:r>
      <w:r w:rsidR="256DE0AD" w:rsidRPr="00022119">
        <w:rPr>
          <w:szCs w:val="18"/>
        </w:rPr>
        <w:t xml:space="preserve">main phases of </w:t>
      </w:r>
      <w:r w:rsidR="00A5611E">
        <w:rPr>
          <w:szCs w:val="18"/>
        </w:rPr>
        <w:t xml:space="preserve">the </w:t>
      </w:r>
      <w:r w:rsidR="256DE0AD" w:rsidRPr="00022119">
        <w:rPr>
          <w:szCs w:val="18"/>
        </w:rPr>
        <w:t xml:space="preserve">innovation cycle from </w:t>
      </w:r>
      <w:r w:rsidR="00F96D52" w:rsidRPr="00022119">
        <w:rPr>
          <w:szCs w:val="18"/>
        </w:rPr>
        <w:t xml:space="preserve">research and deployment </w:t>
      </w:r>
      <w:r w:rsidR="700D562E" w:rsidRPr="00022119">
        <w:rPr>
          <w:szCs w:val="18"/>
        </w:rPr>
        <w:t xml:space="preserve">to uptake </w:t>
      </w:r>
      <w:r w:rsidR="00C30193" w:rsidRPr="00022119">
        <w:rPr>
          <w:szCs w:val="18"/>
        </w:rPr>
        <w:t>activities but</w:t>
      </w:r>
      <w:r w:rsidR="00F96D52" w:rsidRPr="00022119">
        <w:rPr>
          <w:szCs w:val="18"/>
        </w:rPr>
        <w:t>,</w:t>
      </w:r>
      <w:r w:rsidR="00C30193" w:rsidRPr="00022119">
        <w:rPr>
          <w:szCs w:val="18"/>
        </w:rPr>
        <w:t xml:space="preserve"> with respect to </w:t>
      </w:r>
      <w:r w:rsidR="00F96D52" w:rsidRPr="00022119">
        <w:rPr>
          <w:szCs w:val="18"/>
        </w:rPr>
        <w:t xml:space="preserve">the </w:t>
      </w:r>
      <w:r w:rsidR="00C30193" w:rsidRPr="00022119">
        <w:rPr>
          <w:szCs w:val="18"/>
        </w:rPr>
        <w:t>latter</w:t>
      </w:r>
      <w:r w:rsidR="00F96D52" w:rsidRPr="00022119">
        <w:rPr>
          <w:szCs w:val="18"/>
        </w:rPr>
        <w:t>,</w:t>
      </w:r>
      <w:r w:rsidR="00C30193" w:rsidRPr="00022119">
        <w:rPr>
          <w:szCs w:val="18"/>
        </w:rPr>
        <w:t xml:space="preserve"> </w:t>
      </w:r>
      <w:r w:rsidR="472EC734" w:rsidRPr="00022119">
        <w:rPr>
          <w:szCs w:val="18"/>
        </w:rPr>
        <w:t xml:space="preserve">measures are limited </w:t>
      </w:r>
      <w:r w:rsidR="00C30193" w:rsidRPr="00022119">
        <w:rPr>
          <w:szCs w:val="18"/>
        </w:rPr>
        <w:t xml:space="preserve">only </w:t>
      </w:r>
      <w:r w:rsidR="39E00FEB" w:rsidRPr="00022119">
        <w:rPr>
          <w:szCs w:val="18"/>
        </w:rPr>
        <w:t xml:space="preserve">to </w:t>
      </w:r>
      <w:r w:rsidR="00C30193" w:rsidRPr="00022119">
        <w:rPr>
          <w:szCs w:val="18"/>
        </w:rPr>
        <w:t>reference</w:t>
      </w:r>
      <w:r w:rsidR="00B4063A" w:rsidRPr="00022119">
        <w:rPr>
          <w:szCs w:val="18"/>
        </w:rPr>
        <w:t xml:space="preserve"> implementation projects </w:t>
      </w:r>
      <w:r w:rsidR="4B5C29BF" w:rsidRPr="00022119">
        <w:rPr>
          <w:szCs w:val="18"/>
        </w:rPr>
        <w:t>where there is proper knowledge</w:t>
      </w:r>
      <w:r w:rsidR="1C86DC78" w:rsidRPr="00022119">
        <w:rPr>
          <w:szCs w:val="18"/>
        </w:rPr>
        <w:t xml:space="preserve"> and </w:t>
      </w:r>
      <w:r w:rsidR="4B5C29BF" w:rsidRPr="00022119">
        <w:rPr>
          <w:szCs w:val="18"/>
        </w:rPr>
        <w:t xml:space="preserve">capacity </w:t>
      </w:r>
      <w:r w:rsidR="425CC8D9" w:rsidRPr="00022119">
        <w:rPr>
          <w:szCs w:val="18"/>
        </w:rPr>
        <w:t xml:space="preserve">available </w:t>
      </w:r>
      <w:r w:rsidR="4B5C29BF" w:rsidRPr="00022119">
        <w:rPr>
          <w:szCs w:val="18"/>
        </w:rPr>
        <w:t xml:space="preserve">and </w:t>
      </w:r>
      <w:r w:rsidR="610E25EB" w:rsidRPr="00022119">
        <w:rPr>
          <w:szCs w:val="18"/>
        </w:rPr>
        <w:t xml:space="preserve">large </w:t>
      </w:r>
      <w:r w:rsidR="4B5C29BF" w:rsidRPr="00022119">
        <w:rPr>
          <w:szCs w:val="18"/>
        </w:rPr>
        <w:t xml:space="preserve">impact </w:t>
      </w:r>
      <w:r w:rsidR="71FC4582" w:rsidRPr="00022119">
        <w:rPr>
          <w:szCs w:val="18"/>
        </w:rPr>
        <w:t>envisaged</w:t>
      </w:r>
      <w:r w:rsidR="4B5C29BF" w:rsidRPr="00022119">
        <w:rPr>
          <w:szCs w:val="18"/>
        </w:rPr>
        <w:t xml:space="preserve">. </w:t>
      </w:r>
      <w:proofErr w:type="gramStart"/>
      <w:r w:rsidR="49ACDD39" w:rsidRPr="00022119">
        <w:rPr>
          <w:szCs w:val="18"/>
        </w:rPr>
        <w:t xml:space="preserve">With this in mind </w:t>
      </w:r>
      <w:proofErr w:type="spellStart"/>
      <w:r w:rsidR="49ACDD39" w:rsidRPr="00022119">
        <w:rPr>
          <w:szCs w:val="18"/>
        </w:rPr>
        <w:t>NpUI</w:t>
      </w:r>
      <w:proofErr w:type="spellEnd"/>
      <w:proofErr w:type="gramEnd"/>
      <w:r w:rsidR="49ACDD39" w:rsidRPr="00022119">
        <w:rPr>
          <w:szCs w:val="18"/>
        </w:rPr>
        <w:t xml:space="preserve"> defines </w:t>
      </w:r>
      <w:r w:rsidR="00B4063A" w:rsidRPr="00022119">
        <w:rPr>
          <w:szCs w:val="18"/>
        </w:rPr>
        <w:t>six priority areas, which are listed above.</w:t>
      </w:r>
      <w:r w:rsidR="00C30193" w:rsidRPr="00022119">
        <w:rPr>
          <w:szCs w:val="18"/>
        </w:rPr>
        <w:t xml:space="preserve"> Large</w:t>
      </w:r>
      <w:r w:rsidR="773FFDB0" w:rsidRPr="00022119">
        <w:rPr>
          <w:szCs w:val="18"/>
        </w:rPr>
        <w:t>r</w:t>
      </w:r>
      <w:r w:rsidR="00C30193" w:rsidRPr="00022119">
        <w:rPr>
          <w:szCs w:val="18"/>
        </w:rPr>
        <w:t xml:space="preserve"> scale uptake</w:t>
      </w:r>
      <w:r w:rsidR="0091547E">
        <w:rPr>
          <w:szCs w:val="18"/>
        </w:rPr>
        <w:t>s</w:t>
      </w:r>
      <w:r w:rsidR="00C30193" w:rsidRPr="00022119">
        <w:rPr>
          <w:szCs w:val="18"/>
        </w:rPr>
        <w:t xml:space="preserve"> will be left to sectorial strategies and actions. </w:t>
      </w:r>
    </w:p>
    <w:p w14:paraId="3C6D92AD" w14:textId="41EC8D93" w:rsidR="00452778" w:rsidRPr="006F2CF7" w:rsidRDefault="00452778" w:rsidP="00E63341">
      <w:pPr>
        <w:pStyle w:val="Subtitle"/>
      </w:pPr>
      <w:r w:rsidRPr="006F2CF7">
        <w:t>International Research Centre on Artificial Intelligence under the Auspices of UNESCO</w:t>
      </w:r>
    </w:p>
    <w:p w14:paraId="52A0C1A0" w14:textId="44B435A4" w:rsidR="00452778" w:rsidRPr="00022119" w:rsidRDefault="00452778" w:rsidP="00452778">
      <w:pPr>
        <w:rPr>
          <w:szCs w:val="18"/>
          <w:shd w:val="clear" w:color="auto" w:fill="FFFFFF"/>
          <w:lang w:eastAsia="fr-FR"/>
        </w:rPr>
      </w:pPr>
      <w:r w:rsidRPr="00022119">
        <w:rPr>
          <w:szCs w:val="18"/>
        </w:rPr>
        <w:t xml:space="preserve">The Slovenian government’s proposal to establish an </w:t>
      </w:r>
      <w:hyperlink r:id="rId63" w:history="1">
        <w:r w:rsidRPr="00022119">
          <w:rPr>
            <w:rStyle w:val="Hyperlink"/>
            <w:szCs w:val="18"/>
          </w:rPr>
          <w:t>International Research Centre on Artificial Intelligence under the auspices of UNESCO (IRCAI)</w:t>
        </w:r>
      </w:hyperlink>
      <w:r w:rsidRPr="00022119">
        <w:rPr>
          <w:szCs w:val="18"/>
        </w:rPr>
        <w:t xml:space="preserve"> was confirmed and adopted during the 40</w:t>
      </w:r>
      <w:r w:rsidRPr="00022119">
        <w:rPr>
          <w:szCs w:val="18"/>
          <w:vertAlign w:val="superscript"/>
        </w:rPr>
        <w:t>th</w:t>
      </w:r>
      <w:r w:rsidRPr="00022119">
        <w:rPr>
          <w:szCs w:val="18"/>
        </w:rPr>
        <w:t xml:space="preserve"> session of the UNESCO General Conference in November 2019 – unanimously and with huge support from all UNESCO Member States. After a long ratification process for the agreement due to the COVID-19 crisis, the IRCAI was formally and officially established on 2 October 2020.</w:t>
      </w:r>
    </w:p>
    <w:p w14:paraId="32EACE12" w14:textId="72C1D204" w:rsidR="00886BEC" w:rsidRPr="00022119" w:rsidRDefault="00452778" w:rsidP="00452778">
      <w:pPr>
        <w:rPr>
          <w:szCs w:val="18"/>
        </w:rPr>
      </w:pPr>
      <w:r w:rsidRPr="00022119">
        <w:rPr>
          <w:szCs w:val="18"/>
        </w:rPr>
        <w:t xml:space="preserve">The purpose of IRCAI is to provide an open and transparent environment that, in addition to research, technology and discussions in the field of artificial intelligence, will provide stakeholders worldwide with public policy support for the development of artificial intelligence </w:t>
      </w:r>
      <w:r w:rsidR="00E423C8">
        <w:rPr>
          <w:szCs w:val="18"/>
        </w:rPr>
        <w:t>guidelines</w:t>
      </w:r>
      <w:r w:rsidRPr="00022119">
        <w:rPr>
          <w:szCs w:val="18"/>
        </w:rPr>
        <w:t xml:space="preserve"> and action plans. IRCAI provides governments, (international) organisations, legal entities, other </w:t>
      </w:r>
      <w:proofErr w:type="gramStart"/>
      <w:r w:rsidRPr="00022119">
        <w:rPr>
          <w:szCs w:val="18"/>
        </w:rPr>
        <w:t>institutions</w:t>
      </w:r>
      <w:proofErr w:type="gramEnd"/>
      <w:r w:rsidRPr="00022119">
        <w:rPr>
          <w:szCs w:val="18"/>
        </w:rPr>
        <w:t xml:space="preserve"> and the general public with appropriate professional support for systemic and strategic solutions in the deployment of artificial intelligence in various fields </w:t>
      </w:r>
      <w:r w:rsidR="669119FD" w:rsidRPr="00022119">
        <w:rPr>
          <w:rFonts w:eastAsia="Verdana" w:cs="Verdana"/>
          <w:szCs w:val="18"/>
        </w:rPr>
        <w:t>with a focus on applications to the UN’s Sustainable Development Goals</w:t>
      </w:r>
      <w:r w:rsidRPr="00022119">
        <w:rPr>
          <w:szCs w:val="18"/>
        </w:rPr>
        <w:t xml:space="preserve">. It assists in developing and expanding capabilities in a variety of ways, including </w:t>
      </w:r>
      <w:r w:rsidR="5F814696" w:rsidRPr="00022119">
        <w:rPr>
          <w:szCs w:val="18"/>
        </w:rPr>
        <w:t xml:space="preserve">helping </w:t>
      </w:r>
      <w:r w:rsidR="00557013" w:rsidRPr="00022119">
        <w:rPr>
          <w:szCs w:val="18"/>
        </w:rPr>
        <w:t>to set</w:t>
      </w:r>
      <w:r w:rsidRPr="00022119">
        <w:rPr>
          <w:szCs w:val="18"/>
        </w:rPr>
        <w:t xml:space="preserve"> up ancillary research centres around the world, developing training and global awareness programmes and creating a network for research and knowledge exchange.</w:t>
      </w:r>
    </w:p>
    <w:p w14:paraId="3444139E" w14:textId="2BE26EC6" w:rsidR="0033631C" w:rsidRPr="00022119" w:rsidRDefault="0033631C" w:rsidP="00452778">
      <w:pPr>
        <w:rPr>
          <w:szCs w:val="18"/>
        </w:rPr>
      </w:pPr>
    </w:p>
    <w:p w14:paraId="28C06A03" w14:textId="7C715C50" w:rsidR="003A015E" w:rsidRPr="00356D57" w:rsidRDefault="00000000" w:rsidP="00356D57">
      <w:pPr>
        <w:spacing w:before="120" w:after="120"/>
        <w:rPr>
          <w:rFonts w:eastAsia="Verdana, sans-serif" w:cs="Verdana, sans-serif"/>
          <w:color w:val="F7A33D"/>
          <w:sz w:val="22"/>
          <w:szCs w:val="22"/>
          <w:lang w:val="en-US" w:eastAsia="fr-FR"/>
        </w:rPr>
      </w:pPr>
      <w:hyperlink r:id="rId64" w:history="1">
        <w:r w:rsidR="003A015E" w:rsidRPr="00356D57">
          <w:rPr>
            <w:rFonts w:eastAsia="Verdana, sans-serif" w:cs="Verdana, sans-serif"/>
            <w:color w:val="F7A33D"/>
            <w:sz w:val="22"/>
            <w:szCs w:val="22"/>
            <w:lang w:val="en-US" w:eastAsia="fr-FR"/>
          </w:rPr>
          <w:t>AI4SI</w:t>
        </w:r>
      </w:hyperlink>
    </w:p>
    <w:p w14:paraId="73376A12" w14:textId="5E58E8E3" w:rsidR="0033631C" w:rsidRPr="00022119" w:rsidRDefault="00000000" w:rsidP="00452778">
      <w:pPr>
        <w:rPr>
          <w:rFonts w:eastAsia="Verdana" w:cs="Verdana"/>
          <w:szCs w:val="18"/>
        </w:rPr>
      </w:pPr>
      <w:hyperlink r:id="rId65" w:history="1">
        <w:r w:rsidR="0033631C" w:rsidRPr="00022119">
          <w:rPr>
            <w:rStyle w:val="Hyperlink"/>
            <w:szCs w:val="18"/>
          </w:rPr>
          <w:t>AI4SI</w:t>
        </w:r>
      </w:hyperlink>
      <w:r w:rsidR="0033631C" w:rsidRPr="00022119">
        <w:rPr>
          <w:rFonts w:eastAsia="Verdana" w:cs="Verdana"/>
          <w:szCs w:val="18"/>
        </w:rPr>
        <w:t xml:space="preserve"> is a non-profit think tank and multistakeholder platform of representatives from supply &amp; demand side, NGOs, research and development and government that aims to promote, </w:t>
      </w:r>
      <w:proofErr w:type="gramStart"/>
      <w:r w:rsidR="0033631C" w:rsidRPr="00022119">
        <w:rPr>
          <w:rFonts w:eastAsia="Verdana" w:cs="Verdana"/>
          <w:szCs w:val="18"/>
        </w:rPr>
        <w:t>coordinate</w:t>
      </w:r>
      <w:proofErr w:type="gramEnd"/>
      <w:r w:rsidR="0033631C" w:rsidRPr="00022119">
        <w:rPr>
          <w:rFonts w:eastAsia="Verdana" w:cs="Verdana"/>
          <w:szCs w:val="18"/>
        </w:rPr>
        <w:t xml:space="preserve"> and organize efficient knowledge transfer from AI research to implementation in companies and organizations.</w:t>
      </w:r>
    </w:p>
    <w:p w14:paraId="3ACEC5C6" w14:textId="518092BF" w:rsidR="00452778" w:rsidRPr="006F2CF7" w:rsidRDefault="00F618B8" w:rsidP="00C40978">
      <w:pPr>
        <w:pStyle w:val="Heading3"/>
      </w:pPr>
      <w:r w:rsidRPr="006F2CF7">
        <w:t xml:space="preserve">Distributed </w:t>
      </w:r>
      <w:r w:rsidR="003A5D25">
        <w:t>L</w:t>
      </w:r>
      <w:r w:rsidRPr="006F2CF7">
        <w:t xml:space="preserve">edger </w:t>
      </w:r>
      <w:r w:rsidR="003A5D25">
        <w:t>T</w:t>
      </w:r>
      <w:r w:rsidRPr="006F2CF7">
        <w:t>echnologies</w:t>
      </w:r>
    </w:p>
    <w:p w14:paraId="17DFD755" w14:textId="77777777" w:rsidR="00E77607" w:rsidRPr="006F2CF7" w:rsidRDefault="56F48B52" w:rsidP="00E63341">
      <w:pPr>
        <w:pStyle w:val="Subtitle"/>
      </w:pPr>
      <w:r w:rsidRPr="006F2CF7">
        <w:t xml:space="preserve">Blockchain </w:t>
      </w:r>
      <w:r w:rsidR="0BF8F034" w:rsidRPr="006F2CF7">
        <w:t xml:space="preserve">Action Plan </w:t>
      </w:r>
    </w:p>
    <w:bookmarkEnd w:id="17"/>
    <w:p w14:paraId="01549985" w14:textId="55B60956" w:rsidR="00E77607" w:rsidRPr="00022119" w:rsidRDefault="00E77607" w:rsidP="00150AFF">
      <w:pPr>
        <w:keepNext/>
        <w:rPr>
          <w:szCs w:val="18"/>
        </w:rPr>
      </w:pPr>
      <w:r w:rsidRPr="00022119">
        <w:rPr>
          <w:szCs w:val="18"/>
        </w:rPr>
        <w:t xml:space="preserve">Slovenia </w:t>
      </w:r>
      <w:r w:rsidR="00557013" w:rsidRPr="00022119">
        <w:rPr>
          <w:szCs w:val="18"/>
        </w:rPr>
        <w:t xml:space="preserve">follows </w:t>
      </w:r>
      <w:r w:rsidR="004D55A0" w:rsidRPr="00022119">
        <w:rPr>
          <w:szCs w:val="18"/>
        </w:rPr>
        <w:t xml:space="preserve">the </w:t>
      </w:r>
      <w:hyperlink r:id="rId66" w:history="1">
        <w:r w:rsidR="00305B71" w:rsidRPr="00022119">
          <w:rPr>
            <w:rStyle w:val="Hyperlink"/>
            <w:szCs w:val="18"/>
          </w:rPr>
          <w:t>Blockchain Action Plan</w:t>
        </w:r>
      </w:hyperlink>
      <w:r w:rsidRPr="00022119">
        <w:rPr>
          <w:szCs w:val="18"/>
        </w:rPr>
        <w:t xml:space="preserve"> to </w:t>
      </w:r>
      <w:r w:rsidR="00DE4C69" w:rsidRPr="00022119">
        <w:rPr>
          <w:szCs w:val="18"/>
        </w:rPr>
        <w:t>lay the groundwork</w:t>
      </w:r>
      <w:r w:rsidRPr="00022119">
        <w:rPr>
          <w:szCs w:val="18"/>
        </w:rPr>
        <w:t xml:space="preserve"> for</w:t>
      </w:r>
      <w:r w:rsidR="006409BD" w:rsidRPr="00022119">
        <w:rPr>
          <w:szCs w:val="18"/>
        </w:rPr>
        <w:t xml:space="preserve"> an</w:t>
      </w:r>
      <w:r w:rsidRPr="00022119">
        <w:rPr>
          <w:szCs w:val="18"/>
        </w:rPr>
        <w:t xml:space="preserve"> accelerated use of blockchain technologies. The main activities foreseen in the </w:t>
      </w:r>
      <w:r w:rsidR="00305B71" w:rsidRPr="00022119">
        <w:rPr>
          <w:szCs w:val="18"/>
        </w:rPr>
        <w:t>a</w:t>
      </w:r>
      <w:r w:rsidRPr="00022119">
        <w:rPr>
          <w:szCs w:val="18"/>
        </w:rPr>
        <w:t xml:space="preserve">ction </w:t>
      </w:r>
      <w:r w:rsidR="00305B71" w:rsidRPr="00022119">
        <w:rPr>
          <w:szCs w:val="18"/>
        </w:rPr>
        <w:t>p</w:t>
      </w:r>
      <w:r w:rsidRPr="00022119">
        <w:rPr>
          <w:szCs w:val="18"/>
        </w:rPr>
        <w:t>lan</w:t>
      </w:r>
      <w:r w:rsidR="006409BD" w:rsidRPr="00022119">
        <w:rPr>
          <w:szCs w:val="18"/>
        </w:rPr>
        <w:t xml:space="preserve"> were</w:t>
      </w:r>
      <w:r w:rsidRPr="00022119">
        <w:rPr>
          <w:szCs w:val="18"/>
        </w:rPr>
        <w:t xml:space="preserve">: </w:t>
      </w:r>
    </w:p>
    <w:p w14:paraId="25923B4A" w14:textId="5A90B23C" w:rsidR="00E77607" w:rsidRPr="00022119" w:rsidRDefault="00F96D52" w:rsidP="00B06CFC">
      <w:pPr>
        <w:numPr>
          <w:ilvl w:val="0"/>
          <w:numId w:val="68"/>
        </w:numPr>
        <w:rPr>
          <w:szCs w:val="18"/>
        </w:rPr>
      </w:pPr>
      <w:r w:rsidRPr="00022119">
        <w:rPr>
          <w:szCs w:val="18"/>
        </w:rPr>
        <w:t>Identifying</w:t>
      </w:r>
      <w:r w:rsidR="00E77607" w:rsidRPr="00022119">
        <w:rPr>
          <w:szCs w:val="18"/>
        </w:rPr>
        <w:t xml:space="preserve"> </w:t>
      </w:r>
      <w:r w:rsidR="00822374" w:rsidRPr="00022119">
        <w:rPr>
          <w:szCs w:val="18"/>
        </w:rPr>
        <w:t xml:space="preserve">the </w:t>
      </w:r>
      <w:r w:rsidR="00E77607" w:rsidRPr="00022119">
        <w:rPr>
          <w:szCs w:val="18"/>
        </w:rPr>
        <w:t xml:space="preserve">relevant legislation for the implementation of blockchain/DLT </w:t>
      </w:r>
      <w:r w:rsidR="00DE4C69" w:rsidRPr="00022119">
        <w:rPr>
          <w:szCs w:val="18"/>
        </w:rPr>
        <w:t xml:space="preserve">solutions </w:t>
      </w:r>
      <w:r w:rsidR="00E77607" w:rsidRPr="00022119">
        <w:rPr>
          <w:szCs w:val="18"/>
        </w:rPr>
        <w:t>(tax legislation, AML – Anti Money Laund</w:t>
      </w:r>
      <w:r w:rsidR="00822374" w:rsidRPr="00022119">
        <w:rPr>
          <w:szCs w:val="18"/>
        </w:rPr>
        <w:t>e</w:t>
      </w:r>
      <w:r w:rsidR="00E77607" w:rsidRPr="00022119">
        <w:rPr>
          <w:szCs w:val="18"/>
        </w:rPr>
        <w:t xml:space="preserve">ring, GDPR – General Data </w:t>
      </w:r>
      <w:r w:rsidR="000A505B" w:rsidRPr="00022119">
        <w:rPr>
          <w:szCs w:val="18"/>
        </w:rPr>
        <w:t>P</w:t>
      </w:r>
      <w:r w:rsidR="00E77607" w:rsidRPr="00022119">
        <w:rPr>
          <w:szCs w:val="18"/>
        </w:rPr>
        <w:t xml:space="preserve">rotection Regulation, Financial </w:t>
      </w:r>
      <w:r w:rsidR="000A505B" w:rsidRPr="00022119">
        <w:rPr>
          <w:szCs w:val="18"/>
        </w:rPr>
        <w:t>R</w:t>
      </w:r>
      <w:r w:rsidR="00E77607" w:rsidRPr="00022119">
        <w:rPr>
          <w:szCs w:val="18"/>
        </w:rPr>
        <w:t xml:space="preserve">egulation of the </w:t>
      </w:r>
      <w:r w:rsidR="000A505B" w:rsidRPr="00022119">
        <w:rPr>
          <w:szCs w:val="18"/>
        </w:rPr>
        <w:t>S</w:t>
      </w:r>
      <w:r w:rsidR="00E77607" w:rsidRPr="00022119">
        <w:rPr>
          <w:szCs w:val="18"/>
        </w:rPr>
        <w:t xml:space="preserve">ecurities and </w:t>
      </w:r>
      <w:r w:rsidR="000A505B" w:rsidRPr="00022119">
        <w:rPr>
          <w:szCs w:val="18"/>
        </w:rPr>
        <w:t>R</w:t>
      </w:r>
      <w:r w:rsidR="00E77607" w:rsidRPr="00022119">
        <w:rPr>
          <w:szCs w:val="18"/>
        </w:rPr>
        <w:t xml:space="preserve">equirements for </w:t>
      </w:r>
      <w:r w:rsidR="000A505B" w:rsidRPr="00022119">
        <w:rPr>
          <w:szCs w:val="18"/>
        </w:rPr>
        <w:t>S</w:t>
      </w:r>
      <w:r w:rsidR="00E77607" w:rsidRPr="00022119">
        <w:rPr>
          <w:szCs w:val="18"/>
        </w:rPr>
        <w:t xml:space="preserve">ecurity </w:t>
      </w:r>
      <w:r w:rsidR="000A505B" w:rsidRPr="00022119">
        <w:rPr>
          <w:szCs w:val="18"/>
        </w:rPr>
        <w:t>T</w:t>
      </w:r>
      <w:r w:rsidR="00E77607" w:rsidRPr="00022119">
        <w:rPr>
          <w:szCs w:val="18"/>
        </w:rPr>
        <w:t>okens</w:t>
      </w:r>
      <w:proofErr w:type="gramStart"/>
      <w:r w:rsidR="00E77607" w:rsidRPr="00022119">
        <w:rPr>
          <w:szCs w:val="18"/>
        </w:rPr>
        <w:t>)</w:t>
      </w:r>
      <w:r w:rsidR="00150AFF" w:rsidRPr="00022119">
        <w:rPr>
          <w:szCs w:val="18"/>
        </w:rPr>
        <w:t>;</w:t>
      </w:r>
      <w:proofErr w:type="gramEnd"/>
    </w:p>
    <w:p w14:paraId="75F953A8" w14:textId="69F4DED8" w:rsidR="00E77607" w:rsidRPr="00022119" w:rsidRDefault="00F96D52" w:rsidP="00B06CFC">
      <w:pPr>
        <w:numPr>
          <w:ilvl w:val="0"/>
          <w:numId w:val="68"/>
        </w:numPr>
        <w:rPr>
          <w:szCs w:val="18"/>
        </w:rPr>
      </w:pPr>
      <w:r w:rsidRPr="00022119">
        <w:rPr>
          <w:szCs w:val="18"/>
        </w:rPr>
        <w:t>Identifying</w:t>
      </w:r>
      <w:r w:rsidR="00DE4C69" w:rsidRPr="00022119">
        <w:rPr>
          <w:szCs w:val="18"/>
        </w:rPr>
        <w:t xml:space="preserve"> </w:t>
      </w:r>
      <w:r w:rsidR="00E77607" w:rsidRPr="00022119">
        <w:rPr>
          <w:szCs w:val="18"/>
        </w:rPr>
        <w:t xml:space="preserve">the relevant </w:t>
      </w:r>
      <w:r w:rsidR="00305B71" w:rsidRPr="00022119">
        <w:rPr>
          <w:szCs w:val="18"/>
        </w:rPr>
        <w:t xml:space="preserve">(vertical/horizontal) </w:t>
      </w:r>
      <w:r w:rsidR="00E77607" w:rsidRPr="00022119">
        <w:rPr>
          <w:szCs w:val="18"/>
        </w:rPr>
        <w:t xml:space="preserve">technological areas to determine the testing environment (a </w:t>
      </w:r>
      <w:r w:rsidR="00447CCA" w:rsidRPr="00022119">
        <w:rPr>
          <w:szCs w:val="18"/>
        </w:rPr>
        <w:t>‘</w:t>
      </w:r>
      <w:r w:rsidR="00E77607" w:rsidRPr="00022119">
        <w:rPr>
          <w:szCs w:val="18"/>
        </w:rPr>
        <w:t>sandbox</w:t>
      </w:r>
      <w:r w:rsidR="00447CCA" w:rsidRPr="00022119">
        <w:rPr>
          <w:szCs w:val="18"/>
        </w:rPr>
        <w:t>’</w:t>
      </w:r>
      <w:proofErr w:type="gramStart"/>
      <w:r w:rsidR="00150AFF" w:rsidRPr="00022119">
        <w:rPr>
          <w:szCs w:val="18"/>
        </w:rPr>
        <w:t>);</w:t>
      </w:r>
      <w:proofErr w:type="gramEnd"/>
    </w:p>
    <w:p w14:paraId="790B4E33" w14:textId="34FB898A" w:rsidR="00E77607" w:rsidRPr="00022119" w:rsidRDefault="002A4ADD" w:rsidP="00B06CFC">
      <w:pPr>
        <w:numPr>
          <w:ilvl w:val="0"/>
          <w:numId w:val="68"/>
        </w:numPr>
        <w:rPr>
          <w:szCs w:val="18"/>
        </w:rPr>
      </w:pPr>
      <w:r w:rsidRPr="00022119">
        <w:rPr>
          <w:szCs w:val="18"/>
        </w:rPr>
        <w:t>S</w:t>
      </w:r>
      <w:r w:rsidR="00DE4C69" w:rsidRPr="00022119">
        <w:rPr>
          <w:szCs w:val="18"/>
        </w:rPr>
        <w:t xml:space="preserve">trengthening </w:t>
      </w:r>
      <w:r w:rsidR="00E77607" w:rsidRPr="00022119">
        <w:rPr>
          <w:szCs w:val="18"/>
        </w:rPr>
        <w:t xml:space="preserve">the implementation of blockchain/DLT solutions (together with other Industry 4.0 technologies: IoT, AI, AR, VR, mixed reality, </w:t>
      </w:r>
      <w:r w:rsidR="00D7210A" w:rsidRPr="00022119">
        <w:rPr>
          <w:szCs w:val="18"/>
        </w:rPr>
        <w:t>m</w:t>
      </w:r>
      <w:r w:rsidR="00E77607" w:rsidRPr="00022119">
        <w:rPr>
          <w:szCs w:val="18"/>
        </w:rPr>
        <w:t xml:space="preserve">achine learning) in the demo/pilot projects developed for </w:t>
      </w:r>
      <w:r w:rsidR="00D7210A" w:rsidRPr="00022119">
        <w:rPr>
          <w:szCs w:val="18"/>
        </w:rPr>
        <w:t>nine</w:t>
      </w:r>
      <w:r w:rsidR="00E77607" w:rsidRPr="00022119">
        <w:rPr>
          <w:szCs w:val="18"/>
        </w:rPr>
        <w:t xml:space="preserve"> </w:t>
      </w:r>
      <w:r w:rsidR="00D7210A" w:rsidRPr="00022119">
        <w:rPr>
          <w:szCs w:val="18"/>
        </w:rPr>
        <w:t>s</w:t>
      </w:r>
      <w:r w:rsidR="00E77607" w:rsidRPr="00022119">
        <w:rPr>
          <w:szCs w:val="18"/>
        </w:rPr>
        <w:t>mart speciali</w:t>
      </w:r>
      <w:r w:rsidR="00756FE7" w:rsidRPr="00022119">
        <w:rPr>
          <w:szCs w:val="18"/>
        </w:rPr>
        <w:t>s</w:t>
      </w:r>
      <w:r w:rsidR="00E77607" w:rsidRPr="00022119">
        <w:rPr>
          <w:szCs w:val="18"/>
        </w:rPr>
        <w:t xml:space="preserve">ation strategy </w:t>
      </w:r>
      <w:r w:rsidR="00DE4C69" w:rsidRPr="00022119">
        <w:rPr>
          <w:szCs w:val="18"/>
        </w:rPr>
        <w:t xml:space="preserve">areas </w:t>
      </w:r>
      <w:r w:rsidR="00E77607" w:rsidRPr="00022119">
        <w:rPr>
          <w:szCs w:val="18"/>
        </w:rPr>
        <w:t>(</w:t>
      </w:r>
      <w:r w:rsidR="00017855" w:rsidRPr="00022119">
        <w:rPr>
          <w:szCs w:val="18"/>
        </w:rPr>
        <w:t xml:space="preserve">including: </w:t>
      </w:r>
      <w:r w:rsidR="00D7210A" w:rsidRPr="00022119">
        <w:rPr>
          <w:szCs w:val="18"/>
        </w:rPr>
        <w:t>s</w:t>
      </w:r>
      <w:r w:rsidR="00E77607" w:rsidRPr="00022119">
        <w:rPr>
          <w:szCs w:val="18"/>
        </w:rPr>
        <w:t xml:space="preserve">mart cities and </w:t>
      </w:r>
      <w:r w:rsidR="00D7210A" w:rsidRPr="00022119">
        <w:rPr>
          <w:szCs w:val="18"/>
        </w:rPr>
        <w:t>c</w:t>
      </w:r>
      <w:r w:rsidR="00E77607" w:rsidRPr="00022119">
        <w:rPr>
          <w:szCs w:val="18"/>
        </w:rPr>
        <w:t xml:space="preserve">ommunities, </w:t>
      </w:r>
      <w:r w:rsidR="00D7210A" w:rsidRPr="00022119">
        <w:rPr>
          <w:szCs w:val="18"/>
        </w:rPr>
        <w:t>s</w:t>
      </w:r>
      <w:r w:rsidR="00E77607" w:rsidRPr="00022119">
        <w:rPr>
          <w:szCs w:val="18"/>
        </w:rPr>
        <w:t xml:space="preserve">mart home, </w:t>
      </w:r>
      <w:r w:rsidR="00D7210A" w:rsidRPr="00022119">
        <w:rPr>
          <w:szCs w:val="18"/>
        </w:rPr>
        <w:t>s</w:t>
      </w:r>
      <w:r w:rsidR="00E77607" w:rsidRPr="00022119">
        <w:rPr>
          <w:szCs w:val="18"/>
        </w:rPr>
        <w:t xml:space="preserve">ustainable tourism, </w:t>
      </w:r>
      <w:r w:rsidR="00D7210A" w:rsidRPr="00022119">
        <w:rPr>
          <w:szCs w:val="18"/>
        </w:rPr>
        <w:t>s</w:t>
      </w:r>
      <w:r w:rsidR="00E77607" w:rsidRPr="00022119">
        <w:rPr>
          <w:szCs w:val="18"/>
        </w:rPr>
        <w:t xml:space="preserve">ustainable materials, </w:t>
      </w:r>
      <w:r w:rsidR="00D7210A" w:rsidRPr="00022119">
        <w:rPr>
          <w:szCs w:val="18"/>
        </w:rPr>
        <w:t>s</w:t>
      </w:r>
      <w:r w:rsidR="00E77607" w:rsidRPr="00022119">
        <w:rPr>
          <w:szCs w:val="18"/>
        </w:rPr>
        <w:t xml:space="preserve">mart </w:t>
      </w:r>
      <w:r w:rsidR="00D7210A" w:rsidRPr="00022119">
        <w:rPr>
          <w:szCs w:val="18"/>
        </w:rPr>
        <w:t>f</w:t>
      </w:r>
      <w:r w:rsidR="00E77607" w:rsidRPr="00022119">
        <w:rPr>
          <w:szCs w:val="18"/>
        </w:rPr>
        <w:t xml:space="preserve">actories – </w:t>
      </w:r>
      <w:r w:rsidR="00D7210A" w:rsidRPr="00022119">
        <w:rPr>
          <w:szCs w:val="18"/>
        </w:rPr>
        <w:t>f</w:t>
      </w:r>
      <w:r w:rsidR="00E77607" w:rsidRPr="00022119">
        <w:rPr>
          <w:szCs w:val="18"/>
        </w:rPr>
        <w:t xml:space="preserve">actories of the </w:t>
      </w:r>
      <w:r w:rsidR="00017855" w:rsidRPr="00022119">
        <w:rPr>
          <w:szCs w:val="18"/>
        </w:rPr>
        <w:t>f</w:t>
      </w:r>
      <w:r w:rsidR="00E77607" w:rsidRPr="00022119">
        <w:rPr>
          <w:szCs w:val="18"/>
        </w:rPr>
        <w:t xml:space="preserve">uture, </w:t>
      </w:r>
      <w:r w:rsidR="00017855" w:rsidRPr="00022119">
        <w:rPr>
          <w:szCs w:val="18"/>
        </w:rPr>
        <w:t>s</w:t>
      </w:r>
      <w:r w:rsidR="00E77607" w:rsidRPr="00022119">
        <w:rPr>
          <w:szCs w:val="18"/>
        </w:rPr>
        <w:t xml:space="preserve">mart mobility, </w:t>
      </w:r>
      <w:r w:rsidR="00017855" w:rsidRPr="00022119">
        <w:rPr>
          <w:szCs w:val="18"/>
        </w:rPr>
        <w:t>c</w:t>
      </w:r>
      <w:r w:rsidR="00E77607" w:rsidRPr="00022119">
        <w:rPr>
          <w:szCs w:val="18"/>
        </w:rPr>
        <w:t xml:space="preserve">ircular economy, </w:t>
      </w:r>
      <w:r w:rsidR="00017855" w:rsidRPr="00022119">
        <w:rPr>
          <w:szCs w:val="18"/>
        </w:rPr>
        <w:t>h</w:t>
      </w:r>
      <w:r w:rsidR="00E77607" w:rsidRPr="00022119">
        <w:rPr>
          <w:szCs w:val="18"/>
        </w:rPr>
        <w:t>ealth and medicine</w:t>
      </w:r>
      <w:r w:rsidR="00305B71" w:rsidRPr="00022119">
        <w:rPr>
          <w:szCs w:val="18"/>
        </w:rPr>
        <w:t>,</w:t>
      </w:r>
      <w:r w:rsidR="00017855" w:rsidRPr="00022119">
        <w:rPr>
          <w:szCs w:val="18"/>
        </w:rPr>
        <w:t xml:space="preserve"> and s</w:t>
      </w:r>
      <w:r w:rsidR="00E77607" w:rsidRPr="00022119">
        <w:rPr>
          <w:szCs w:val="18"/>
        </w:rPr>
        <w:t>ustainable food supply</w:t>
      </w:r>
      <w:proofErr w:type="gramStart"/>
      <w:r w:rsidR="00E77607" w:rsidRPr="00022119">
        <w:rPr>
          <w:szCs w:val="18"/>
        </w:rPr>
        <w:t>)</w:t>
      </w:r>
      <w:r w:rsidR="00150AFF" w:rsidRPr="00022119">
        <w:rPr>
          <w:szCs w:val="18"/>
        </w:rPr>
        <w:t>;</w:t>
      </w:r>
      <w:proofErr w:type="gramEnd"/>
    </w:p>
    <w:p w14:paraId="41C3EDFE" w14:textId="72612899" w:rsidR="00E77607" w:rsidRPr="00022119" w:rsidRDefault="00F96D52" w:rsidP="00B06CFC">
      <w:pPr>
        <w:numPr>
          <w:ilvl w:val="0"/>
          <w:numId w:val="68"/>
        </w:numPr>
        <w:rPr>
          <w:szCs w:val="18"/>
        </w:rPr>
      </w:pPr>
      <w:r w:rsidRPr="00022119">
        <w:rPr>
          <w:szCs w:val="18"/>
        </w:rPr>
        <w:t>Creating</w:t>
      </w:r>
      <w:r w:rsidR="00DE4C69" w:rsidRPr="00022119">
        <w:rPr>
          <w:szCs w:val="18"/>
        </w:rPr>
        <w:t xml:space="preserve"> </w:t>
      </w:r>
      <w:r w:rsidR="00E77607" w:rsidRPr="00022119">
        <w:rPr>
          <w:szCs w:val="18"/>
        </w:rPr>
        <w:t>the regulatory framework for the introduction of blockchain/DLT solutions and ensuring the legal bas</w:t>
      </w:r>
      <w:r w:rsidR="007C7B96" w:rsidRPr="00022119">
        <w:rPr>
          <w:szCs w:val="18"/>
        </w:rPr>
        <w:t>is</w:t>
      </w:r>
      <w:r w:rsidR="00E77607" w:rsidRPr="00022119">
        <w:rPr>
          <w:szCs w:val="18"/>
        </w:rPr>
        <w:t xml:space="preserve"> </w:t>
      </w:r>
      <w:r w:rsidR="00017855" w:rsidRPr="00022119">
        <w:rPr>
          <w:szCs w:val="18"/>
        </w:rPr>
        <w:t>to</w:t>
      </w:r>
      <w:r w:rsidR="00E77607" w:rsidRPr="00022119">
        <w:rPr>
          <w:szCs w:val="18"/>
        </w:rPr>
        <w:t xml:space="preserve"> start or develop </w:t>
      </w:r>
      <w:r w:rsidR="00017855" w:rsidRPr="00022119">
        <w:rPr>
          <w:szCs w:val="18"/>
        </w:rPr>
        <w:t>a</w:t>
      </w:r>
      <w:r w:rsidR="00E77607" w:rsidRPr="00022119">
        <w:rPr>
          <w:szCs w:val="18"/>
        </w:rPr>
        <w:t xml:space="preserve"> business based on blockchain/DLT in Slovenia</w:t>
      </w:r>
      <w:r w:rsidR="00150AFF" w:rsidRPr="00022119">
        <w:rPr>
          <w:szCs w:val="18"/>
        </w:rPr>
        <w:t>;</w:t>
      </w:r>
      <w:r w:rsidRPr="00022119">
        <w:rPr>
          <w:szCs w:val="18"/>
        </w:rPr>
        <w:t xml:space="preserve"> and</w:t>
      </w:r>
    </w:p>
    <w:p w14:paraId="148DFFAB" w14:textId="1F9CB989" w:rsidR="00E77607" w:rsidRPr="00022119" w:rsidRDefault="00F96D52" w:rsidP="00B06CFC">
      <w:pPr>
        <w:numPr>
          <w:ilvl w:val="0"/>
          <w:numId w:val="68"/>
        </w:numPr>
        <w:rPr>
          <w:szCs w:val="18"/>
        </w:rPr>
      </w:pPr>
      <w:r w:rsidRPr="00022119">
        <w:rPr>
          <w:szCs w:val="18"/>
        </w:rPr>
        <w:t>Defining</w:t>
      </w:r>
      <w:r w:rsidR="00DE4C69" w:rsidRPr="00022119">
        <w:rPr>
          <w:szCs w:val="18"/>
        </w:rPr>
        <w:t xml:space="preserve"> </w:t>
      </w:r>
      <w:r w:rsidR="006B7CDA" w:rsidRPr="00022119">
        <w:rPr>
          <w:szCs w:val="18"/>
        </w:rPr>
        <w:t xml:space="preserve">the </w:t>
      </w:r>
      <w:r w:rsidR="00E77607" w:rsidRPr="00022119">
        <w:rPr>
          <w:szCs w:val="18"/>
        </w:rPr>
        <w:t>relevant educational/training content and programmes</w:t>
      </w:r>
      <w:r w:rsidR="007C7B96" w:rsidRPr="00022119">
        <w:rPr>
          <w:szCs w:val="18"/>
        </w:rPr>
        <w:t>,</w:t>
      </w:r>
      <w:r w:rsidR="00E77607" w:rsidRPr="00022119">
        <w:rPr>
          <w:szCs w:val="18"/>
        </w:rPr>
        <w:t xml:space="preserve"> and </w:t>
      </w:r>
      <w:r w:rsidR="007C7B96" w:rsidRPr="00022119">
        <w:rPr>
          <w:szCs w:val="18"/>
        </w:rPr>
        <w:t xml:space="preserve">the </w:t>
      </w:r>
      <w:r w:rsidR="00E77607" w:rsidRPr="00022119">
        <w:rPr>
          <w:szCs w:val="18"/>
        </w:rPr>
        <w:t>steps to introduce knowledge into companies</w:t>
      </w:r>
      <w:r w:rsidR="00017855" w:rsidRPr="00022119">
        <w:rPr>
          <w:szCs w:val="18"/>
        </w:rPr>
        <w:t>,</w:t>
      </w:r>
      <w:r w:rsidR="00E77607" w:rsidRPr="00022119">
        <w:rPr>
          <w:szCs w:val="18"/>
        </w:rPr>
        <w:t xml:space="preserve"> supporting environ</w:t>
      </w:r>
      <w:r w:rsidR="00822374" w:rsidRPr="00022119">
        <w:rPr>
          <w:szCs w:val="18"/>
        </w:rPr>
        <w:t>ments</w:t>
      </w:r>
      <w:r w:rsidR="00E77607" w:rsidRPr="00022119">
        <w:rPr>
          <w:szCs w:val="18"/>
        </w:rPr>
        <w:t xml:space="preserve"> </w:t>
      </w:r>
      <w:r w:rsidR="00017855" w:rsidRPr="00022119">
        <w:rPr>
          <w:szCs w:val="18"/>
        </w:rPr>
        <w:t>and the</w:t>
      </w:r>
      <w:r w:rsidR="00E77607" w:rsidRPr="00022119">
        <w:rPr>
          <w:szCs w:val="18"/>
        </w:rPr>
        <w:t xml:space="preserve"> education system (</w:t>
      </w:r>
      <w:r w:rsidR="007C7B96" w:rsidRPr="00022119">
        <w:rPr>
          <w:szCs w:val="18"/>
        </w:rPr>
        <w:t xml:space="preserve">considering </w:t>
      </w:r>
      <w:r w:rsidR="00E77607" w:rsidRPr="00022119">
        <w:rPr>
          <w:szCs w:val="18"/>
        </w:rPr>
        <w:t>the strong concentration of knowledge on blockchain/DLT</w:t>
      </w:r>
      <w:r w:rsidR="007C7B96" w:rsidRPr="00022119">
        <w:rPr>
          <w:szCs w:val="18"/>
        </w:rPr>
        <w:t xml:space="preserve"> in Slovenia</w:t>
      </w:r>
      <w:r w:rsidR="00E77607" w:rsidRPr="00022119">
        <w:rPr>
          <w:szCs w:val="18"/>
        </w:rPr>
        <w:t>).</w:t>
      </w:r>
    </w:p>
    <w:p w14:paraId="649D60AC" w14:textId="63EFA881" w:rsidR="00ED7A84" w:rsidRPr="00022119" w:rsidRDefault="005A1D6D" w:rsidP="00991AA4">
      <w:pPr>
        <w:rPr>
          <w:szCs w:val="18"/>
        </w:rPr>
      </w:pPr>
      <w:r w:rsidRPr="00022119">
        <w:rPr>
          <w:szCs w:val="18"/>
        </w:rPr>
        <w:t xml:space="preserve">Use cases are implemented by </w:t>
      </w:r>
      <w:r w:rsidR="00686048" w:rsidRPr="00022119">
        <w:rPr>
          <w:szCs w:val="18"/>
        </w:rPr>
        <w:t xml:space="preserve">the </w:t>
      </w:r>
      <w:r w:rsidRPr="00022119">
        <w:rPr>
          <w:szCs w:val="18"/>
        </w:rPr>
        <w:t xml:space="preserve">blockchain ecosystem in Slovenia, which is </w:t>
      </w:r>
      <w:r w:rsidR="00950E71" w:rsidRPr="00022119">
        <w:rPr>
          <w:szCs w:val="18"/>
        </w:rPr>
        <w:t>represented by</w:t>
      </w:r>
      <w:r w:rsidRPr="00022119">
        <w:rPr>
          <w:szCs w:val="18"/>
        </w:rPr>
        <w:t xml:space="preserve"> </w:t>
      </w:r>
      <w:r w:rsidR="00526DC9" w:rsidRPr="00022119">
        <w:rPr>
          <w:szCs w:val="18"/>
        </w:rPr>
        <w:t xml:space="preserve">the </w:t>
      </w:r>
      <w:r w:rsidRPr="00022119">
        <w:rPr>
          <w:szCs w:val="18"/>
        </w:rPr>
        <w:t xml:space="preserve">Blockchain Think Tank and other </w:t>
      </w:r>
      <w:r w:rsidR="00526DC9" w:rsidRPr="00022119">
        <w:rPr>
          <w:szCs w:val="18"/>
        </w:rPr>
        <w:t>communities</w:t>
      </w:r>
      <w:r w:rsidRPr="00022119">
        <w:rPr>
          <w:szCs w:val="18"/>
        </w:rPr>
        <w:t>.</w:t>
      </w:r>
      <w:r w:rsidR="00721DC2" w:rsidRPr="00022119">
        <w:rPr>
          <w:szCs w:val="18"/>
        </w:rPr>
        <w:t xml:space="preserve"> </w:t>
      </w:r>
      <w:r w:rsidR="00A26A2D" w:rsidRPr="00022119">
        <w:rPr>
          <w:szCs w:val="18"/>
        </w:rPr>
        <w:t xml:space="preserve">The </w:t>
      </w:r>
      <w:r w:rsidR="0049781F" w:rsidRPr="00022119">
        <w:rPr>
          <w:szCs w:val="18"/>
        </w:rPr>
        <w:t xml:space="preserve">main purpose of </w:t>
      </w:r>
      <w:hyperlink r:id="rId67">
        <w:r w:rsidR="00A26A2D" w:rsidRPr="00022119">
          <w:rPr>
            <w:rStyle w:val="Hyperlink"/>
            <w:szCs w:val="18"/>
          </w:rPr>
          <w:t>Blockchain Think Tank Slovenia</w:t>
        </w:r>
      </w:hyperlink>
      <w:r w:rsidR="00A26A2D" w:rsidRPr="00022119">
        <w:rPr>
          <w:szCs w:val="18"/>
        </w:rPr>
        <w:t xml:space="preserve">, </w:t>
      </w:r>
      <w:r w:rsidR="00F03BD4" w:rsidRPr="00022119">
        <w:rPr>
          <w:szCs w:val="18"/>
        </w:rPr>
        <w:t>under</w:t>
      </w:r>
      <w:r w:rsidR="00A26A2D" w:rsidRPr="00022119">
        <w:rPr>
          <w:szCs w:val="18"/>
        </w:rPr>
        <w:t xml:space="preserve"> </w:t>
      </w:r>
      <w:r w:rsidR="0049781F" w:rsidRPr="00022119">
        <w:rPr>
          <w:szCs w:val="18"/>
        </w:rPr>
        <w:t xml:space="preserve">the </w:t>
      </w:r>
      <w:r w:rsidR="00A26A2D" w:rsidRPr="00022119">
        <w:rPr>
          <w:szCs w:val="18"/>
        </w:rPr>
        <w:t xml:space="preserve">Slovenian Ministry of </w:t>
      </w:r>
      <w:r w:rsidR="00F03BD4" w:rsidRPr="00022119">
        <w:rPr>
          <w:szCs w:val="18"/>
        </w:rPr>
        <w:t>Economic Development and Technology</w:t>
      </w:r>
      <w:r w:rsidR="00A26A2D" w:rsidRPr="00022119">
        <w:rPr>
          <w:szCs w:val="18"/>
        </w:rPr>
        <w:t xml:space="preserve">, </w:t>
      </w:r>
      <w:r w:rsidR="00541343" w:rsidRPr="00022119">
        <w:rPr>
          <w:szCs w:val="18"/>
        </w:rPr>
        <w:t xml:space="preserve">is to act as a bridge between </w:t>
      </w:r>
      <w:r w:rsidR="00017855" w:rsidRPr="00022119">
        <w:rPr>
          <w:szCs w:val="18"/>
        </w:rPr>
        <w:t xml:space="preserve">the </w:t>
      </w:r>
      <w:r w:rsidR="00541343" w:rsidRPr="00022119">
        <w:rPr>
          <w:szCs w:val="18"/>
        </w:rPr>
        <w:t>public and</w:t>
      </w:r>
      <w:r w:rsidR="00017855" w:rsidRPr="00022119">
        <w:rPr>
          <w:szCs w:val="18"/>
        </w:rPr>
        <w:t xml:space="preserve"> the</w:t>
      </w:r>
      <w:r w:rsidR="00541343" w:rsidRPr="00022119">
        <w:rPr>
          <w:szCs w:val="18"/>
        </w:rPr>
        <w:t xml:space="preserve"> private sector and </w:t>
      </w:r>
      <w:r w:rsidR="0049781F" w:rsidRPr="00022119">
        <w:rPr>
          <w:szCs w:val="18"/>
        </w:rPr>
        <w:t xml:space="preserve">serve </w:t>
      </w:r>
      <w:r w:rsidR="00541343" w:rsidRPr="00022119">
        <w:rPr>
          <w:szCs w:val="18"/>
        </w:rPr>
        <w:t xml:space="preserve">as a platform for gathering all possible </w:t>
      </w:r>
      <w:r w:rsidR="0049781F" w:rsidRPr="00022119">
        <w:rPr>
          <w:szCs w:val="18"/>
        </w:rPr>
        <w:t xml:space="preserve">knowledge </w:t>
      </w:r>
      <w:r w:rsidR="00526DC9" w:rsidRPr="00022119">
        <w:rPr>
          <w:szCs w:val="18"/>
        </w:rPr>
        <w:t xml:space="preserve">on </w:t>
      </w:r>
      <w:r w:rsidR="00541343" w:rsidRPr="00022119">
        <w:rPr>
          <w:szCs w:val="18"/>
        </w:rPr>
        <w:t xml:space="preserve">blockchain </w:t>
      </w:r>
      <w:r w:rsidR="0049781F" w:rsidRPr="00022119">
        <w:rPr>
          <w:szCs w:val="18"/>
        </w:rPr>
        <w:t xml:space="preserve">technology </w:t>
      </w:r>
      <w:r w:rsidR="007324A5" w:rsidRPr="00022119">
        <w:rPr>
          <w:szCs w:val="18"/>
        </w:rPr>
        <w:t>i</w:t>
      </w:r>
      <w:r w:rsidR="00541343" w:rsidRPr="00022119">
        <w:rPr>
          <w:szCs w:val="18"/>
        </w:rPr>
        <w:t xml:space="preserve">n one </w:t>
      </w:r>
      <w:r w:rsidR="0049781F" w:rsidRPr="00022119">
        <w:rPr>
          <w:szCs w:val="18"/>
        </w:rPr>
        <w:t>place</w:t>
      </w:r>
      <w:r w:rsidR="00541343" w:rsidRPr="00022119">
        <w:rPr>
          <w:szCs w:val="18"/>
        </w:rPr>
        <w:t>.</w:t>
      </w:r>
      <w:r w:rsidR="00532271">
        <w:rPr>
          <w:szCs w:val="18"/>
        </w:rPr>
        <w:t xml:space="preserve"> </w:t>
      </w:r>
      <w:r w:rsidR="00532271" w:rsidRPr="00532271">
        <w:rPr>
          <w:szCs w:val="18"/>
        </w:rPr>
        <w:t xml:space="preserve">With the European Infrastructure for Blockchain Services (EABS) hub, an appropriate </w:t>
      </w:r>
      <w:hyperlink r:id="rId68" w:history="1">
        <w:r w:rsidR="00532271" w:rsidRPr="00532271">
          <w:rPr>
            <w:rStyle w:val="Hyperlink"/>
            <w:szCs w:val="18"/>
          </w:rPr>
          <w:t>test infrastructure</w:t>
        </w:r>
      </w:hyperlink>
      <w:r w:rsidR="00532271" w:rsidRPr="00532271">
        <w:rPr>
          <w:szCs w:val="18"/>
        </w:rPr>
        <w:t xml:space="preserve"> for blockchains will be put in place, contributing to more reliable cross-border, national and local services</w:t>
      </w:r>
      <w:r w:rsidR="00532271">
        <w:rPr>
          <w:szCs w:val="18"/>
        </w:rPr>
        <w:t>.</w:t>
      </w:r>
    </w:p>
    <w:p w14:paraId="5B95656A" w14:textId="04EE0384" w:rsidR="00452778" w:rsidRPr="006F2CF7" w:rsidRDefault="00452778" w:rsidP="00C40978">
      <w:pPr>
        <w:pStyle w:val="Heading3"/>
      </w:pPr>
      <w:r w:rsidRPr="006F2CF7">
        <w:t xml:space="preserve">Big </w:t>
      </w:r>
      <w:r w:rsidR="00023443">
        <w:t>D</w:t>
      </w:r>
      <w:r w:rsidRPr="006F2CF7">
        <w:t>ata</w:t>
      </w:r>
    </w:p>
    <w:p w14:paraId="2BEE8C84" w14:textId="3A09950D" w:rsidR="004C429B" w:rsidRPr="006F2CF7" w:rsidRDefault="004C429B" w:rsidP="004C429B">
      <w:pPr>
        <w:pStyle w:val="BodyText"/>
      </w:pPr>
      <w:r w:rsidRPr="006F2CF7">
        <w:t xml:space="preserve">No political communication </w:t>
      </w:r>
      <w:r w:rsidR="00E46375">
        <w:t>has been</w:t>
      </w:r>
      <w:r w:rsidRPr="006F2CF7">
        <w:t xml:space="preserve"> adopted in this field to date.</w:t>
      </w:r>
    </w:p>
    <w:p w14:paraId="4D1201E4" w14:textId="1CA7F31C" w:rsidR="00452778" w:rsidRPr="006F2CF7" w:rsidRDefault="00452778" w:rsidP="00C40978">
      <w:pPr>
        <w:pStyle w:val="Heading3"/>
      </w:pPr>
      <w:r w:rsidRPr="006F2CF7">
        <w:t xml:space="preserve">Cloud </w:t>
      </w:r>
      <w:r w:rsidR="00023443">
        <w:t>C</w:t>
      </w:r>
      <w:r w:rsidRPr="006F2CF7">
        <w:t>omputing</w:t>
      </w:r>
    </w:p>
    <w:p w14:paraId="5B390080" w14:textId="3EDBFED9" w:rsidR="004C429B" w:rsidRPr="006F2CF7" w:rsidRDefault="004C429B" w:rsidP="004C429B">
      <w:pPr>
        <w:pStyle w:val="BodyText"/>
      </w:pPr>
      <w:r w:rsidRPr="006F2CF7">
        <w:t xml:space="preserve">No political communication </w:t>
      </w:r>
      <w:r w:rsidR="00E46375">
        <w:t>has been</w:t>
      </w:r>
      <w:r w:rsidR="00E46375" w:rsidRPr="006F2CF7">
        <w:t xml:space="preserve"> </w:t>
      </w:r>
      <w:r w:rsidRPr="006F2CF7">
        <w:t>adopted in this field to date.</w:t>
      </w:r>
    </w:p>
    <w:p w14:paraId="38709832" w14:textId="475E1867" w:rsidR="00452778" w:rsidRPr="006F2CF7" w:rsidRDefault="00F618B8" w:rsidP="00C40978">
      <w:pPr>
        <w:pStyle w:val="Heading3"/>
      </w:pPr>
      <w:r w:rsidRPr="006F2CF7">
        <w:t>Internet of Things (IoT)</w:t>
      </w:r>
    </w:p>
    <w:p w14:paraId="707C0E21" w14:textId="7A83526F" w:rsidR="004D55A0" w:rsidRPr="006F2CF7" w:rsidRDefault="00AF635A" w:rsidP="00E63341">
      <w:pPr>
        <w:pStyle w:val="Subtitle"/>
      </w:pPr>
      <w:r w:rsidRPr="006F2CF7">
        <w:t>Internet of Things</w:t>
      </w:r>
      <w:r w:rsidR="0028267E" w:rsidRPr="006F2CF7">
        <w:t xml:space="preserve"> </w:t>
      </w:r>
      <w:r w:rsidR="00970CF8">
        <w:t>D</w:t>
      </w:r>
      <w:r w:rsidR="0028267E" w:rsidRPr="006F2CF7">
        <w:t>evelopm</w:t>
      </w:r>
      <w:r w:rsidR="001F2908">
        <w:t>e</w:t>
      </w:r>
      <w:r w:rsidR="0028267E" w:rsidRPr="006F2CF7">
        <w:t>nt</w:t>
      </w:r>
    </w:p>
    <w:p w14:paraId="5A3CF10B" w14:textId="56D31997" w:rsidR="00C844BB" w:rsidRPr="006F2CF7" w:rsidRDefault="00C844BB" w:rsidP="000C6F7A">
      <w:pPr>
        <w:pStyle w:val="BodyText"/>
      </w:pPr>
      <w:r w:rsidRPr="006F2CF7">
        <w:t>In the</w:t>
      </w:r>
      <w:r w:rsidR="004D55A0" w:rsidRPr="006F2CF7">
        <w:t xml:space="preserve"> </w:t>
      </w:r>
      <w:hyperlink r:id="rId69" w:history="1">
        <w:r w:rsidR="004D55A0" w:rsidRPr="006F2CF7">
          <w:rPr>
            <w:rStyle w:val="Hyperlink"/>
            <w:shd w:val="clear" w:color="auto" w:fill="FFFFFF"/>
          </w:rPr>
          <w:t>Digital Slovenia 2030 Strategy</w:t>
        </w:r>
      </w:hyperlink>
      <w:r w:rsidRPr="006F2CF7">
        <w:t xml:space="preserve">, the Internet of Things is </w:t>
      </w:r>
      <w:r w:rsidR="00F96D52" w:rsidRPr="006F2CF7">
        <w:t xml:space="preserve">identified </w:t>
      </w:r>
      <w:r w:rsidRPr="006F2CF7">
        <w:t xml:space="preserve">as a technological priority. The concept of IoT is </w:t>
      </w:r>
      <w:r w:rsidR="00A85EB9" w:rsidRPr="006F2CF7">
        <w:t xml:space="preserve">to </w:t>
      </w:r>
      <w:r w:rsidRPr="006F2CF7">
        <w:t xml:space="preserve">connect devices with built-in sensors to the internet and allow the devices to communicate with one another and exchange data, </w:t>
      </w:r>
      <w:r w:rsidR="00A85EB9" w:rsidRPr="006F2CF7">
        <w:t>based on</w:t>
      </w:r>
      <w:r w:rsidRPr="006F2CF7">
        <w:t xml:space="preserve"> which they can make decisions and function. In terms of content, </w:t>
      </w:r>
      <w:r w:rsidR="008C51C3" w:rsidRPr="006F2CF7">
        <w:t xml:space="preserve">the </w:t>
      </w:r>
      <w:r w:rsidRPr="006F2CF7">
        <w:t xml:space="preserve">priorities of the strategy are smart cities and communities. The aim of using IoT technologies in towns and communities is to develop a connected intelligence system which will support economic activities, increase the population's satisfaction with public services, contribute </w:t>
      </w:r>
      <w:r w:rsidR="008C51C3" w:rsidRPr="006F2CF7">
        <w:t xml:space="preserve">to </w:t>
      </w:r>
      <w:r w:rsidRPr="006F2CF7">
        <w:t>public security, sustainable management of the environment, more efficient urban governance and tackling other challenges that towns and communities face.</w:t>
      </w:r>
    </w:p>
    <w:p w14:paraId="3E7E2245" w14:textId="578C8BBE" w:rsidR="7E5145D2" w:rsidRPr="006F2CF7" w:rsidRDefault="00E11EAF" w:rsidP="5DE47ACB">
      <w:pPr>
        <w:pStyle w:val="BodyText"/>
      </w:pPr>
      <w:r>
        <w:t xml:space="preserve">In addition, the </w:t>
      </w:r>
      <w:r w:rsidR="7E5145D2" w:rsidRPr="006F2CF7">
        <w:t xml:space="preserve">National </w:t>
      </w:r>
      <w:r>
        <w:t>P</w:t>
      </w:r>
      <w:r w:rsidR="7E5145D2" w:rsidRPr="006F2CF7">
        <w:t>rogram</w:t>
      </w:r>
      <w:r>
        <w:t>me</w:t>
      </w:r>
      <w:r w:rsidR="7E5145D2" w:rsidRPr="006F2CF7">
        <w:t xml:space="preserve"> for AI envisaged the establishment of a IoT platform for AI in its strategic goal 5 – Establishing proper</w:t>
      </w:r>
      <w:r w:rsidR="04B7DC37" w:rsidRPr="006F2CF7">
        <w:t xml:space="preserve"> technical infrastructure for AI.</w:t>
      </w:r>
    </w:p>
    <w:p w14:paraId="5F8C6828" w14:textId="45D9CF9D" w:rsidR="00452778" w:rsidRPr="006F2CF7" w:rsidRDefault="00F618B8" w:rsidP="00C40978">
      <w:pPr>
        <w:pStyle w:val="Heading3"/>
      </w:pPr>
      <w:r w:rsidRPr="006F2CF7">
        <w:lastRenderedPageBreak/>
        <w:t xml:space="preserve">High-performance </w:t>
      </w:r>
      <w:r w:rsidR="005C4D8D">
        <w:t>C</w:t>
      </w:r>
      <w:r w:rsidRPr="006F2CF7">
        <w:t>omputing</w:t>
      </w:r>
    </w:p>
    <w:p w14:paraId="4338F0D8" w14:textId="766D13AC" w:rsidR="004C429B" w:rsidRPr="006F2CF7" w:rsidRDefault="004C429B" w:rsidP="004C429B">
      <w:pPr>
        <w:pStyle w:val="BodyText"/>
      </w:pPr>
      <w:r w:rsidRPr="006F2CF7">
        <w:t xml:space="preserve">No political communication </w:t>
      </w:r>
      <w:r w:rsidR="00E11EAF">
        <w:t>has been</w:t>
      </w:r>
      <w:r w:rsidR="00E11EAF" w:rsidRPr="006F2CF7">
        <w:t xml:space="preserve"> </w:t>
      </w:r>
      <w:r w:rsidRPr="006F2CF7">
        <w:t>adopted in this field to date.</w:t>
      </w:r>
    </w:p>
    <w:p w14:paraId="3C89706D" w14:textId="236F9656" w:rsidR="00452778" w:rsidRPr="006F2CF7" w:rsidRDefault="004C1B45" w:rsidP="00C40978">
      <w:pPr>
        <w:pStyle w:val="Heading3"/>
      </w:pPr>
      <w:r w:rsidRPr="006F2CF7">
        <w:rPr>
          <w:noProof/>
        </w:rPr>
        <w:drawing>
          <wp:anchor distT="0" distB="0" distL="114300" distR="114300" simplePos="0" relativeHeight="251661312" behindDoc="0" locked="0" layoutInCell="1" allowOverlap="1" wp14:anchorId="58D17796" wp14:editId="6475FF85">
            <wp:simplePos x="0" y="0"/>
            <wp:positionH relativeFrom="column">
              <wp:posOffset>-410210</wp:posOffset>
            </wp:positionH>
            <wp:positionV relativeFrom="paragraph">
              <wp:posOffset>454297</wp:posOffset>
            </wp:positionV>
            <wp:extent cx="300990" cy="141605"/>
            <wp:effectExtent l="0" t="0" r="3810" b="0"/>
            <wp:wrapNone/>
            <wp:docPr id="16" name="Picture 16" descr="A picture containing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Picture 343" descr="A picture containing night sky&#10;&#10;Description automatically generated"/>
                    <pic:cNvPicPr>
                      <a:picLocks noChangeAspect="1"/>
                    </pic:cNvPicPr>
                  </pic:nvPicPr>
                  <pic:blipFill rotWithShape="1">
                    <a:blip r:embed="rId41" cstate="print">
                      <a:duotone>
                        <a:schemeClr val="accent2">
                          <a:shade val="45000"/>
                          <a:satMod val="135000"/>
                        </a:schemeClr>
                        <a:prstClr val="white"/>
                      </a:duotone>
                      <a:alphaModFix amt="56000"/>
                    </a:blip>
                    <a:srcRect l="14748" t="34779" r="14766" b="32001"/>
                    <a:stretch/>
                  </pic:blipFill>
                  <pic:spPr bwMode="auto">
                    <a:xfrm>
                      <a:off x="0" y="0"/>
                      <a:ext cx="300990" cy="141605"/>
                    </a:xfrm>
                    <a:prstGeom prst="rect">
                      <a:avLst/>
                    </a:prstGeom>
                    <a:ln>
                      <a:noFill/>
                    </a:ln>
                  </pic:spPr>
                </pic:pic>
              </a:graphicData>
            </a:graphic>
            <wp14:sizeRelH relativeFrom="page">
              <wp14:pctWidth>0</wp14:pctWidth>
            </wp14:sizeRelH>
            <wp14:sizeRelV relativeFrom="margin">
              <wp14:pctHeight>0</wp14:pctHeight>
            </wp14:sizeRelV>
          </wp:anchor>
        </w:drawing>
      </w:r>
      <w:r w:rsidR="00B85413" w:rsidRPr="006F2CF7">
        <w:t xml:space="preserve">High-speed </w:t>
      </w:r>
      <w:r w:rsidR="005C4D8D">
        <w:t>B</w:t>
      </w:r>
      <w:r w:rsidR="00B85413" w:rsidRPr="006F2CF7">
        <w:t xml:space="preserve">roadband </w:t>
      </w:r>
      <w:r w:rsidR="005C4D8D">
        <w:t>C</w:t>
      </w:r>
      <w:r w:rsidR="00B85413" w:rsidRPr="006F2CF7">
        <w:t>onnectivity</w:t>
      </w:r>
    </w:p>
    <w:p w14:paraId="29FB2EE3" w14:textId="51A0DDF3" w:rsidR="00C61EA4" w:rsidRPr="006F2CF7" w:rsidRDefault="00C61EA4" w:rsidP="00E63341">
      <w:pPr>
        <w:pStyle w:val="Subtitle"/>
      </w:pPr>
      <w:r w:rsidRPr="006F2CF7">
        <w:t xml:space="preserve">National </w:t>
      </w:r>
      <w:r w:rsidR="008C51C3" w:rsidRPr="006F2CF7">
        <w:t>B</w:t>
      </w:r>
      <w:r w:rsidR="008C4182" w:rsidRPr="006F2CF7">
        <w:t xml:space="preserve">roadband </w:t>
      </w:r>
      <w:r w:rsidR="008C51C3" w:rsidRPr="006F2CF7">
        <w:t>P</w:t>
      </w:r>
      <w:r w:rsidR="008C4182" w:rsidRPr="006F2CF7">
        <w:t>lan</w:t>
      </w:r>
    </w:p>
    <w:p w14:paraId="3C663DF9" w14:textId="0F36D236" w:rsidR="00950ADB" w:rsidRPr="00022119" w:rsidRDefault="002A49F8" w:rsidP="002446ED">
      <w:pPr>
        <w:rPr>
          <w:szCs w:val="18"/>
        </w:rPr>
      </w:pPr>
      <w:r w:rsidRPr="00022119">
        <w:rPr>
          <w:rFonts w:cstheme="minorHAnsi"/>
          <w:szCs w:val="18"/>
        </w:rPr>
        <w:t xml:space="preserve">The </w:t>
      </w:r>
      <w:r w:rsidR="00C229B9">
        <w:rPr>
          <w:rFonts w:cstheme="minorHAnsi"/>
          <w:szCs w:val="18"/>
        </w:rPr>
        <w:t>g</w:t>
      </w:r>
      <w:r w:rsidRPr="00022119">
        <w:rPr>
          <w:rFonts w:cstheme="minorHAnsi"/>
          <w:szCs w:val="18"/>
        </w:rPr>
        <w:t xml:space="preserve">overnment of the Republic of Slovenia adopted the </w:t>
      </w:r>
      <w:hyperlink r:id="rId70" w:history="1">
        <w:r w:rsidRPr="00022119">
          <w:rPr>
            <w:rStyle w:val="Hyperlink"/>
            <w:rFonts w:cstheme="minorHAnsi"/>
            <w:szCs w:val="18"/>
          </w:rPr>
          <w:t>Plan for the Development of Gigabit Infrastructure until 2030</w:t>
        </w:r>
      </w:hyperlink>
      <w:r w:rsidRPr="00022119">
        <w:rPr>
          <w:rFonts w:cstheme="minorHAnsi"/>
          <w:szCs w:val="18"/>
        </w:rPr>
        <w:t xml:space="preserve"> (hereinafter: the </w:t>
      </w:r>
      <w:r w:rsidR="00C34131">
        <w:rPr>
          <w:rFonts w:cstheme="minorHAnsi"/>
          <w:szCs w:val="18"/>
        </w:rPr>
        <w:t>p</w:t>
      </w:r>
      <w:r w:rsidRPr="00022119">
        <w:rPr>
          <w:rFonts w:cstheme="minorHAnsi"/>
          <w:szCs w:val="18"/>
        </w:rPr>
        <w:t>lan)</w:t>
      </w:r>
      <w:r w:rsidR="003908AE" w:rsidRPr="00022119">
        <w:rPr>
          <w:rFonts w:cstheme="minorHAnsi"/>
          <w:szCs w:val="18"/>
        </w:rPr>
        <w:t xml:space="preserve"> </w:t>
      </w:r>
      <w:r w:rsidR="003908AE" w:rsidRPr="00022119">
        <w:rPr>
          <w:szCs w:val="18"/>
        </w:rPr>
        <w:t xml:space="preserve">on </w:t>
      </w:r>
      <w:r w:rsidR="00C34131">
        <w:rPr>
          <w:szCs w:val="18"/>
        </w:rPr>
        <w:t xml:space="preserve">26 </w:t>
      </w:r>
      <w:r w:rsidR="003908AE" w:rsidRPr="00022119">
        <w:rPr>
          <w:szCs w:val="18"/>
        </w:rPr>
        <w:t>August 2022</w:t>
      </w:r>
      <w:r w:rsidR="00C34131">
        <w:rPr>
          <w:szCs w:val="18"/>
        </w:rPr>
        <w:t>.</w:t>
      </w:r>
      <w:r w:rsidRPr="00022119">
        <w:rPr>
          <w:rFonts w:cstheme="minorHAnsi"/>
          <w:szCs w:val="18"/>
        </w:rPr>
        <w:t xml:space="preserve"> </w:t>
      </w:r>
      <w:r w:rsidR="00F2226D">
        <w:rPr>
          <w:rFonts w:cstheme="minorHAnsi"/>
          <w:szCs w:val="18"/>
        </w:rPr>
        <w:t>It is</w:t>
      </w:r>
      <w:r w:rsidRPr="00022119">
        <w:rPr>
          <w:rFonts w:cstheme="minorHAnsi"/>
          <w:szCs w:val="18"/>
        </w:rPr>
        <w:t xml:space="preserve"> a strategic plan for the establishment of - and partly also for promoting the use of - infrastructure that will enable gigabit connectivity for all households and the main promoters of social economic development, as well as continuous coverage with the 5G network of all populated areas and main ground traffic routes.</w:t>
      </w:r>
      <w:r w:rsidR="002446ED" w:rsidRPr="00022119">
        <w:rPr>
          <w:rFonts w:cstheme="minorHAnsi"/>
          <w:szCs w:val="18"/>
        </w:rPr>
        <w:t xml:space="preserve"> </w:t>
      </w:r>
      <w:r w:rsidRPr="00022119">
        <w:rPr>
          <w:rFonts w:cstheme="minorHAnsi"/>
          <w:szCs w:val="18"/>
        </w:rPr>
        <w:t xml:space="preserve">The </w:t>
      </w:r>
      <w:r w:rsidR="00B74D00">
        <w:rPr>
          <w:rFonts w:cstheme="minorHAnsi"/>
          <w:szCs w:val="18"/>
        </w:rPr>
        <w:t>p</w:t>
      </w:r>
      <w:r w:rsidRPr="00022119">
        <w:rPr>
          <w:rFonts w:cstheme="minorHAnsi"/>
          <w:szCs w:val="18"/>
        </w:rPr>
        <w:t xml:space="preserve">lan is fully aligned with the fundamental digital goals of the European Union in the field of connectivity. The </w:t>
      </w:r>
      <w:r w:rsidR="00B74D00">
        <w:rPr>
          <w:rFonts w:cstheme="minorHAnsi"/>
          <w:szCs w:val="18"/>
        </w:rPr>
        <w:t>p</w:t>
      </w:r>
      <w:r w:rsidRPr="00022119">
        <w:rPr>
          <w:rFonts w:cstheme="minorHAnsi"/>
          <w:szCs w:val="18"/>
        </w:rPr>
        <w:t>lan includes goals and necessary measures in the field of gigabit infrastructure development, to make Slovenia one of the most digitally advanced countries by 2030 and to ensure gigabit connectivity for all rural and urban households and 5G network coverage for all populated areas.</w:t>
      </w:r>
      <w:r w:rsidR="002446ED" w:rsidRPr="00022119">
        <w:rPr>
          <w:rFonts w:cstheme="minorHAnsi"/>
          <w:szCs w:val="18"/>
        </w:rPr>
        <w:t xml:space="preserve"> </w:t>
      </w:r>
      <w:r w:rsidR="00C1169D" w:rsidRPr="00022119">
        <w:rPr>
          <w:szCs w:val="18"/>
        </w:rPr>
        <w:t xml:space="preserve">The main objectives </w:t>
      </w:r>
      <w:r w:rsidR="003908AE" w:rsidRPr="00022119">
        <w:rPr>
          <w:szCs w:val="18"/>
        </w:rPr>
        <w:t>a</w:t>
      </w:r>
      <w:r w:rsidR="00430A79" w:rsidRPr="00022119">
        <w:rPr>
          <w:szCs w:val="18"/>
        </w:rPr>
        <w:t>re</w:t>
      </w:r>
      <w:r w:rsidR="00950ADB" w:rsidRPr="00022119">
        <w:rPr>
          <w:szCs w:val="18"/>
        </w:rPr>
        <w:t>:</w:t>
      </w:r>
      <w:r w:rsidR="002446ED" w:rsidRPr="00022119">
        <w:rPr>
          <w:szCs w:val="18"/>
        </w:rPr>
        <w:t xml:space="preserve"> </w:t>
      </w:r>
    </w:p>
    <w:p w14:paraId="396446DC" w14:textId="452B261A" w:rsidR="00950ADB" w:rsidRPr="006F2CF7" w:rsidRDefault="00950ADB" w:rsidP="00B06CFC">
      <w:pPr>
        <w:pStyle w:val="ListParagraph"/>
        <w:numPr>
          <w:ilvl w:val="0"/>
          <w:numId w:val="18"/>
        </w:numPr>
      </w:pPr>
      <w:r w:rsidRPr="006F2CF7">
        <w:t>Gigabit objectives for 2025 includ</w:t>
      </w:r>
      <w:r w:rsidR="008C51C3" w:rsidRPr="006F2CF7">
        <w:t>e</w:t>
      </w:r>
      <w:r w:rsidRPr="006F2CF7">
        <w:t xml:space="preserve"> 5G coverage for urban areas and</w:t>
      </w:r>
      <w:r w:rsidR="008C51C3" w:rsidRPr="006F2CF7">
        <w:t xml:space="preserve"> the</w:t>
      </w:r>
      <w:r w:rsidRPr="006F2CF7">
        <w:t xml:space="preserve"> main terrestrial transport routes, Gigabit connectivity for schools, transport hubs, public services providers, and digitally intensive enterprises, at least 100 Mbps upgradable to 1 Gbps coverage for all citizens</w:t>
      </w:r>
      <w:r w:rsidR="00C229B9">
        <w:t>;</w:t>
      </w:r>
      <w:r w:rsidR="005D11AA">
        <w:t xml:space="preserve"> </w:t>
      </w:r>
      <w:r w:rsidR="00C229B9">
        <w:t>and</w:t>
      </w:r>
    </w:p>
    <w:p w14:paraId="12980796" w14:textId="74CE0294" w:rsidR="00170A37" w:rsidRPr="006F2CF7" w:rsidRDefault="00950ADB" w:rsidP="00B06CFC">
      <w:pPr>
        <w:pStyle w:val="ListParagraph"/>
        <w:numPr>
          <w:ilvl w:val="0"/>
          <w:numId w:val="18"/>
        </w:numPr>
      </w:pPr>
      <w:r w:rsidRPr="006F2CF7">
        <w:t>20</w:t>
      </w:r>
      <w:r w:rsidR="00B25AF0" w:rsidRPr="006F2CF7">
        <w:t>30</w:t>
      </w:r>
      <w:r w:rsidRPr="006F2CF7">
        <w:t xml:space="preserve"> Digital Decade </w:t>
      </w:r>
      <w:r w:rsidR="00E74E8D" w:rsidRPr="006F2CF7">
        <w:t xml:space="preserve">objectives, </w:t>
      </w:r>
      <w:r w:rsidRPr="006F2CF7">
        <w:t xml:space="preserve">including gigabit connectivity for all households in rural and urban areas and 100 % 5G coverage </w:t>
      </w:r>
      <w:r w:rsidR="008C51C3" w:rsidRPr="006F2CF7">
        <w:t xml:space="preserve">for </w:t>
      </w:r>
      <w:r w:rsidRPr="006F2CF7">
        <w:t>populated areas.</w:t>
      </w:r>
    </w:p>
    <w:p w14:paraId="322BD754" w14:textId="2ABC4FDC" w:rsidR="00BB292D" w:rsidRPr="00022119" w:rsidRDefault="00B77B1D" w:rsidP="008211A4">
      <w:pPr>
        <w:rPr>
          <w:rFonts w:cstheme="minorHAnsi"/>
          <w:szCs w:val="18"/>
        </w:rPr>
      </w:pPr>
      <w:r w:rsidRPr="00022119">
        <w:rPr>
          <w:szCs w:val="18"/>
        </w:rPr>
        <w:t>Recently</w:t>
      </w:r>
      <w:r w:rsidR="00B707D2" w:rsidRPr="00022119">
        <w:rPr>
          <w:szCs w:val="18"/>
        </w:rPr>
        <w:t xml:space="preserve">, on </w:t>
      </w:r>
      <w:r w:rsidR="00780A81">
        <w:rPr>
          <w:szCs w:val="18"/>
        </w:rPr>
        <w:t xml:space="preserve">9 </w:t>
      </w:r>
      <w:r w:rsidR="00B707D2" w:rsidRPr="00022119">
        <w:rPr>
          <w:szCs w:val="18"/>
        </w:rPr>
        <w:t xml:space="preserve">March </w:t>
      </w:r>
      <w:r w:rsidR="00C7323E" w:rsidRPr="00022119">
        <w:rPr>
          <w:szCs w:val="18"/>
        </w:rPr>
        <w:t>9</w:t>
      </w:r>
      <w:proofErr w:type="gramStart"/>
      <w:r w:rsidR="00C7323E" w:rsidRPr="00022119">
        <w:rPr>
          <w:szCs w:val="18"/>
        </w:rPr>
        <w:t xml:space="preserve"> 2023</w:t>
      </w:r>
      <w:proofErr w:type="gramEnd"/>
      <w:r w:rsidR="00C7323E" w:rsidRPr="00022119">
        <w:rPr>
          <w:szCs w:val="18"/>
        </w:rPr>
        <w:t>,</w:t>
      </w:r>
      <w:r w:rsidRPr="00022119">
        <w:rPr>
          <w:szCs w:val="18"/>
        </w:rPr>
        <w:t xml:space="preserve"> t</w:t>
      </w:r>
      <w:r w:rsidRPr="00022119">
        <w:rPr>
          <w:rFonts w:cstheme="minorHAnsi"/>
          <w:szCs w:val="18"/>
        </w:rPr>
        <w:t xml:space="preserve">he </w:t>
      </w:r>
      <w:r w:rsidR="00F66C88">
        <w:rPr>
          <w:rFonts w:cstheme="minorHAnsi"/>
          <w:szCs w:val="18"/>
        </w:rPr>
        <w:t xml:space="preserve">Slovene </w:t>
      </w:r>
      <w:r w:rsidR="00780A81">
        <w:rPr>
          <w:rFonts w:cstheme="minorHAnsi"/>
          <w:szCs w:val="18"/>
        </w:rPr>
        <w:t>g</w:t>
      </w:r>
      <w:r w:rsidRPr="00022119">
        <w:rPr>
          <w:rFonts w:cstheme="minorHAnsi"/>
          <w:szCs w:val="18"/>
        </w:rPr>
        <w:t>overnment adopted the</w:t>
      </w:r>
      <w:r w:rsidR="002D249B" w:rsidRPr="00022119">
        <w:rPr>
          <w:rFonts w:cstheme="minorHAnsi"/>
          <w:szCs w:val="18"/>
        </w:rPr>
        <w:t xml:space="preserve"> </w:t>
      </w:r>
      <w:r w:rsidR="00BB292D" w:rsidRPr="00022119">
        <w:rPr>
          <w:rFonts w:cstheme="minorHAnsi"/>
          <w:szCs w:val="18"/>
        </w:rPr>
        <w:t>supplement</w:t>
      </w:r>
      <w:r w:rsidR="002D249B" w:rsidRPr="00022119">
        <w:rPr>
          <w:rFonts w:cstheme="minorHAnsi"/>
          <w:szCs w:val="18"/>
        </w:rPr>
        <w:t xml:space="preserve"> to the </w:t>
      </w:r>
      <w:r w:rsidR="00D50EFE">
        <w:rPr>
          <w:rFonts w:cstheme="minorHAnsi"/>
          <w:szCs w:val="18"/>
        </w:rPr>
        <w:t>p</w:t>
      </w:r>
      <w:r w:rsidR="002D249B" w:rsidRPr="00022119">
        <w:rPr>
          <w:rFonts w:cstheme="minorHAnsi"/>
          <w:szCs w:val="18"/>
        </w:rPr>
        <w:t>lan</w:t>
      </w:r>
      <w:r w:rsidR="00BB292D" w:rsidRPr="00022119">
        <w:rPr>
          <w:rFonts w:cstheme="minorHAnsi"/>
          <w:szCs w:val="18"/>
        </w:rPr>
        <w:t>, aim</w:t>
      </w:r>
      <w:r w:rsidR="00B707D2" w:rsidRPr="00022119">
        <w:rPr>
          <w:rFonts w:cstheme="minorHAnsi"/>
          <w:szCs w:val="18"/>
        </w:rPr>
        <w:t xml:space="preserve">ing to </w:t>
      </w:r>
      <w:r w:rsidR="00BB292D" w:rsidRPr="00022119">
        <w:rPr>
          <w:rFonts w:cstheme="minorHAnsi"/>
          <w:szCs w:val="18"/>
        </w:rPr>
        <w:t>defin</w:t>
      </w:r>
      <w:r w:rsidR="00B707D2" w:rsidRPr="00022119">
        <w:rPr>
          <w:rFonts w:cstheme="minorHAnsi"/>
          <w:szCs w:val="18"/>
        </w:rPr>
        <w:t xml:space="preserve">e </w:t>
      </w:r>
      <w:r w:rsidR="00BB292D" w:rsidRPr="00022119">
        <w:rPr>
          <w:rFonts w:cstheme="minorHAnsi"/>
          <w:szCs w:val="18"/>
        </w:rPr>
        <w:t>the indicators in more detail.</w:t>
      </w:r>
    </w:p>
    <w:p w14:paraId="09A14971" w14:textId="56F075C6" w:rsidR="009273A7" w:rsidRPr="00022119" w:rsidRDefault="009273A7" w:rsidP="008211A4">
      <w:pPr>
        <w:rPr>
          <w:szCs w:val="18"/>
        </w:rPr>
      </w:pPr>
    </w:p>
    <w:p w14:paraId="6D67BB5D" w14:textId="21B63F91" w:rsidR="00170A37" w:rsidRPr="006F2CF7" w:rsidRDefault="5F653EDF" w:rsidP="00C40978">
      <w:pPr>
        <w:pStyle w:val="Heading3"/>
      </w:pPr>
      <w:r w:rsidRPr="006F2CF7">
        <w:t>GovTech</w:t>
      </w:r>
    </w:p>
    <w:p w14:paraId="6CAE40C2" w14:textId="1550648B" w:rsidR="002F3EAC" w:rsidRPr="006F2CF7" w:rsidRDefault="002F3EAC" w:rsidP="002F3EAC">
      <w:pPr>
        <w:pStyle w:val="BodyText"/>
      </w:pPr>
      <w:r w:rsidRPr="006F2CF7">
        <w:t xml:space="preserve">No political communication </w:t>
      </w:r>
      <w:r w:rsidR="00A51A41">
        <w:t>has been</w:t>
      </w:r>
      <w:r w:rsidR="00A51A41" w:rsidRPr="006F2CF7">
        <w:t xml:space="preserve"> </w:t>
      </w:r>
      <w:r w:rsidRPr="006F2CF7">
        <w:t>adopted in this field to date.</w:t>
      </w:r>
    </w:p>
    <w:p w14:paraId="72E5C574" w14:textId="77777777" w:rsidR="00146538" w:rsidRPr="006F2CF7" w:rsidRDefault="00146538" w:rsidP="00146538">
      <w:pPr>
        <w:pStyle w:val="BodyText"/>
      </w:pPr>
    </w:p>
    <w:p w14:paraId="2EA2B1EC" w14:textId="5DA535B5" w:rsidR="00146538" w:rsidRPr="00022119" w:rsidRDefault="00146538" w:rsidP="00146538">
      <w:pPr>
        <w:rPr>
          <w:szCs w:val="18"/>
        </w:rPr>
        <w:sectPr w:rsidR="00146538" w:rsidRPr="00022119" w:rsidSect="00F52271">
          <w:pgSz w:w="11906" w:h="16838"/>
          <w:pgMar w:top="1701" w:right="1418" w:bottom="1418" w:left="1701" w:header="0" w:footer="386" w:gutter="0"/>
          <w:cols w:space="720"/>
          <w:titlePg/>
        </w:sectPr>
      </w:pPr>
    </w:p>
    <w:p w14:paraId="7C4CA93F" w14:textId="765E96E5" w:rsidR="00146538" w:rsidRPr="00022119" w:rsidRDefault="004B0973" w:rsidP="00146538">
      <w:pPr>
        <w:rPr>
          <w:szCs w:val="18"/>
        </w:rPr>
      </w:pPr>
      <w:r>
        <w:rPr>
          <w:noProof/>
        </w:rPr>
        <w:lastRenderedPageBreak/>
        <mc:AlternateContent>
          <mc:Choice Requires="wps">
            <w:drawing>
              <wp:anchor distT="0" distB="0" distL="114300" distR="114300" simplePos="0" relativeHeight="251688960" behindDoc="0" locked="0" layoutInCell="1" allowOverlap="1" wp14:anchorId="76B90987" wp14:editId="25843470">
                <wp:simplePos x="0" y="0"/>
                <wp:positionH relativeFrom="page">
                  <wp:align>right</wp:align>
                </wp:positionH>
                <wp:positionV relativeFrom="paragraph">
                  <wp:posOffset>-1091565</wp:posOffset>
                </wp:positionV>
                <wp:extent cx="7569200" cy="10767060"/>
                <wp:effectExtent l="0" t="0" r="0" b="0"/>
                <wp:wrapNone/>
                <wp:docPr id="47" name="Rectangle 47"/>
                <wp:cNvGraphicFramePr/>
                <a:graphic xmlns:a="http://schemas.openxmlformats.org/drawingml/2006/main">
                  <a:graphicData uri="http://schemas.microsoft.com/office/word/2010/wordprocessingShape">
                    <wps:wsp>
                      <wps:cNvSpPr/>
                      <wps:spPr>
                        <a:xfrm>
                          <a:off x="0" y="0"/>
                          <a:ext cx="7569200" cy="10767060"/>
                        </a:xfrm>
                        <a:prstGeom prst="rect">
                          <a:avLst/>
                        </a:prstGeom>
                        <a:solidFill>
                          <a:srgbClr val="111F37">
                            <a:alpha val="89804"/>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5D24F06" id="Rectangle 47" o:spid="_x0000_s1026" style="position:absolute;margin-left:544.8pt;margin-top:-85.95pt;width:596pt;height:847.8pt;z-index:251688960;visibility:visible;mso-wrap-style:square;mso-height-percent:0;mso-wrap-distance-left:9pt;mso-wrap-distance-top:0;mso-wrap-distance-right:9pt;mso-wrap-distance-bottom:0;mso-position-horizontal:righ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" fillcolor="#111f37" stroked="f" strokeweight="1pt">
                <v:fill opacity="58853f"/>
                <w10:wrap anchorx="page"/>
              </v:rect>
            </w:pict>
          </mc:Fallback>
        </mc:AlternateContent>
      </w:r>
    </w:p>
    <w:p w14:paraId="2DEF8A84" w14:textId="3BC7BAC4" w:rsidR="00146538" w:rsidRPr="00022119" w:rsidRDefault="00146538" w:rsidP="00146538">
      <w:pPr>
        <w:rPr>
          <w:szCs w:val="18"/>
        </w:rPr>
      </w:pPr>
    </w:p>
    <w:p w14:paraId="2C8B03CF" w14:textId="78212A82" w:rsidR="00146538" w:rsidRPr="00022119" w:rsidRDefault="00146538" w:rsidP="00146538">
      <w:pPr>
        <w:rPr>
          <w:szCs w:val="18"/>
        </w:rPr>
      </w:pPr>
    </w:p>
    <w:p w14:paraId="53245E6F" w14:textId="024A85A6" w:rsidR="00146538" w:rsidRPr="00022119" w:rsidRDefault="004B0973" w:rsidP="00146538">
      <w:pPr>
        <w:rPr>
          <w:szCs w:val="18"/>
        </w:rPr>
      </w:pPr>
      <w:r w:rsidRPr="005552C6">
        <w:rPr>
          <w:noProof/>
        </w:rPr>
        <w:drawing>
          <wp:anchor distT="0" distB="0" distL="114300" distR="114300" simplePos="0" relativeHeight="251689984" behindDoc="1" locked="0" layoutInCell="1" allowOverlap="1" wp14:anchorId="6F0B804E" wp14:editId="01B20FBB">
            <wp:simplePos x="0" y="0"/>
            <wp:positionH relativeFrom="margin">
              <wp:posOffset>-1085850</wp:posOffset>
            </wp:positionH>
            <wp:positionV relativeFrom="margin">
              <wp:posOffset>626110</wp:posOffset>
            </wp:positionV>
            <wp:extent cx="7569200" cy="6153785"/>
            <wp:effectExtent l="0" t="0" r="0"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569200" cy="61537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552C6">
        <w:rPr>
          <w:noProof/>
        </w:rPr>
        <mc:AlternateContent>
          <mc:Choice Requires="wpg">
            <w:drawing>
              <wp:anchor distT="0" distB="0" distL="114300" distR="114300" simplePos="0" relativeHeight="251691008" behindDoc="0" locked="0" layoutInCell="1" allowOverlap="1" wp14:anchorId="465D025F" wp14:editId="37D501C7">
                <wp:simplePos x="0" y="0"/>
                <wp:positionH relativeFrom="margin">
                  <wp:posOffset>1097915</wp:posOffset>
                </wp:positionH>
                <wp:positionV relativeFrom="margin">
                  <wp:posOffset>3767270</wp:posOffset>
                </wp:positionV>
                <wp:extent cx="3338830" cy="1417320"/>
                <wp:effectExtent l="0" t="0" r="0" b="0"/>
                <wp:wrapSquare wrapText="bothSides"/>
                <wp:docPr id="37"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338830" cy="1417320"/>
                          <a:chOff x="-7618" y="152979"/>
                          <a:chExt cx="3299950" cy="1422332"/>
                        </a:xfrm>
                      </wpg:grpSpPr>
                      <wps:wsp>
                        <wps:cNvPr id="42" name="Text Box 42"/>
                        <wps:cNvSpPr txBox="1">
                          <a:spLocks noChangeArrowheads="1"/>
                        </wps:cNvSpPr>
                        <wps:spPr bwMode="auto">
                          <a:xfrm>
                            <a:off x="-7618" y="152979"/>
                            <a:ext cx="739139" cy="1216819"/>
                          </a:xfrm>
                          <a:prstGeom prst="rect">
                            <a:avLst/>
                          </a:prstGeom>
                          <a:noFill/>
                          <a:ln w="9525">
                            <a:noFill/>
                            <a:miter lim="800000"/>
                            <a:headEnd/>
                            <a:tailEnd/>
                          </a:ln>
                        </wps:spPr>
                        <wps:txbx>
                          <w:txbxContent>
                            <w:p w14:paraId="2B879421" w14:textId="77777777" w:rsidR="004B0973" w:rsidRPr="00166AB4" w:rsidRDefault="004B0973" w:rsidP="004B0973">
                              <w:pPr>
                                <w:jc w:val="left"/>
                                <w:rPr>
                                  <w:color w:val="FFFFFF" w:themeColor="background1"/>
                                  <w:sz w:val="144"/>
                                  <w:szCs w:val="144"/>
                                  <w:lang w:val="fr-BE"/>
                                </w:rPr>
                              </w:pPr>
                              <w:r>
                                <w:rPr>
                                  <w:color w:val="FFFFFF" w:themeColor="background1"/>
                                  <w:sz w:val="144"/>
                                  <w:szCs w:val="144"/>
                                  <w:lang w:val="fr-BE"/>
                                </w:rPr>
                                <w:t>3</w:t>
                              </w:r>
                            </w:p>
                          </w:txbxContent>
                        </wps:txbx>
                        <wps:bodyPr rot="0" vert="horz" wrap="square" lIns="91440" tIns="45720" rIns="91440" bIns="45720" anchor="t" anchorCtr="0">
                          <a:noAutofit/>
                        </wps:bodyPr>
                      </wps:wsp>
                      <wps:wsp>
                        <wps:cNvPr id="52" name="Text Box 52"/>
                        <wps:cNvSpPr txBox="1">
                          <a:spLocks noChangeArrowheads="1"/>
                        </wps:cNvSpPr>
                        <wps:spPr bwMode="auto">
                          <a:xfrm>
                            <a:off x="731378" y="213226"/>
                            <a:ext cx="2560954" cy="1362085"/>
                          </a:xfrm>
                          <a:prstGeom prst="rect">
                            <a:avLst/>
                          </a:prstGeom>
                          <a:noFill/>
                          <a:ln w="9525">
                            <a:noFill/>
                            <a:miter lim="800000"/>
                            <a:headEnd/>
                            <a:tailEnd/>
                          </a:ln>
                        </wps:spPr>
                        <wps:txbx>
                          <w:txbxContent>
                            <w:p w14:paraId="0B4A76CE" w14:textId="77777777" w:rsidR="004B0973" w:rsidRPr="006D73ED" w:rsidRDefault="004B0973" w:rsidP="004B0973">
                              <w:pPr>
                                <w:jc w:val="left"/>
                                <w:rPr>
                                  <w:color w:val="FFFFFF"/>
                                  <w:sz w:val="48"/>
                                  <w:szCs w:val="32"/>
                                </w:rPr>
                              </w:pPr>
                              <w:r w:rsidRPr="00160F8F">
                                <w:rPr>
                                  <w:color w:val="FFFFFF"/>
                                  <w:sz w:val="48"/>
                                  <w:szCs w:val="32"/>
                                </w:rPr>
                                <w:t xml:space="preserve">Digital Public Administration </w:t>
                              </w:r>
                              <w:r>
                                <w:rPr>
                                  <w:color w:val="FFFFFF"/>
                                  <w:sz w:val="48"/>
                                  <w:szCs w:val="32"/>
                                </w:rPr>
                                <w:t>Legislation</w:t>
                              </w:r>
                              <w:r w:rsidRPr="006E0C04">
                                <w:rPr>
                                  <w:color w:val="FFFFFF"/>
                                  <w:sz w:val="48"/>
                                  <w:szCs w:val="32"/>
                                </w:rPr>
                                <w:t xml:space="preserve"> </w:t>
                              </w:r>
                            </w:p>
                            <w:p w14:paraId="42BC74E2" w14:textId="77777777" w:rsidR="004B0973" w:rsidRPr="00E7654F" w:rsidRDefault="004B0973" w:rsidP="004B0973">
                              <w:pPr>
                                <w:jc w:val="left"/>
                                <w:rPr>
                                  <w:color w:val="FFFFFF"/>
                                  <w:sz w:val="52"/>
                                  <w:szCs w:val="36"/>
                                </w:rPr>
                              </w:pPr>
                            </w:p>
                            <w:p w14:paraId="52DCD6D8" w14:textId="77777777" w:rsidR="004B0973" w:rsidRPr="006762DB" w:rsidRDefault="004B0973" w:rsidP="004B0973">
                              <w:pPr>
                                <w:spacing w:before="240"/>
                                <w:jc w:val="left"/>
                                <w:rPr>
                                  <w:color w:val="FFFFFF" w:themeColor="background1"/>
                                  <w:sz w:val="48"/>
                                  <w:szCs w:val="32"/>
                                </w:rPr>
                              </w:pP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465D025F" id="Group 37" o:spid="_x0000_s1033" style="position:absolute;left:0;text-align:left;margin-left:86.45pt;margin-top:296.65pt;width:262.9pt;height:111.6pt;z-index:251691008;mso-position-horizontal-relative:margin;mso-position-vertical-relative:margin" coordorigin="-76,1529" coordsize="32999,142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">
                <v:shape id="Text Box 42" o:spid="_x0000_s1034" type="#_x0000_t202" style="position:absolute;left:-76;top:1529;width:7391;height:12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" filled="f" stroked="f">
                  <v:textbox>
                    <w:txbxContent>
                      <w:p w14:paraId="2B879421" w14:textId="77777777" w:rsidR="004B0973" w:rsidRPr="00166AB4" w:rsidRDefault="004B0973" w:rsidP="004B0973">
                        <w:pPr>
                          <w:jc w:val="left"/>
                          <w:rPr>
                            <w:color w:val="FFFFFF" w:themeColor="background1"/>
                            <w:sz w:val="144"/>
                            <w:szCs w:val="144"/>
                            <w:lang w:val="fr-BE"/>
                          </w:rPr>
                        </w:pPr>
                        <w:r>
                          <w:rPr>
                            <w:color w:val="FFFFFF" w:themeColor="background1"/>
                            <w:sz w:val="144"/>
                            <w:szCs w:val="144"/>
                            <w:lang w:val="fr-BE"/>
                          </w:rPr>
                          <w:t>3</w:t>
                        </w:r>
                      </w:p>
                    </w:txbxContent>
                  </v:textbox>
                </v:shape>
                <v:shape id="Text Box 52" o:spid="_x0000_s1035" type="#_x0000_t202" style="position:absolute;left:7313;top:2132;width:25610;height:1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" filled="f" stroked="f">
                  <v:textbox>
                    <w:txbxContent>
                      <w:p w14:paraId="0B4A76CE" w14:textId="77777777" w:rsidR="004B0973" w:rsidRPr="006D73ED" w:rsidRDefault="004B0973" w:rsidP="004B0973">
                        <w:pPr>
                          <w:jc w:val="left"/>
                          <w:rPr>
                            <w:color w:val="FFFFFF"/>
                            <w:sz w:val="48"/>
                            <w:szCs w:val="32"/>
                          </w:rPr>
                        </w:pPr>
                        <w:r w:rsidRPr="00160F8F">
                          <w:rPr>
                            <w:color w:val="FFFFFF"/>
                            <w:sz w:val="48"/>
                            <w:szCs w:val="32"/>
                          </w:rPr>
                          <w:t xml:space="preserve">Digital Public Administration </w:t>
                        </w:r>
                        <w:r>
                          <w:rPr>
                            <w:color w:val="FFFFFF"/>
                            <w:sz w:val="48"/>
                            <w:szCs w:val="32"/>
                          </w:rPr>
                          <w:t>Legislation</w:t>
                        </w:r>
                        <w:r w:rsidRPr="006E0C04">
                          <w:rPr>
                            <w:color w:val="FFFFFF"/>
                            <w:sz w:val="48"/>
                            <w:szCs w:val="32"/>
                          </w:rPr>
                          <w:t xml:space="preserve"> </w:t>
                        </w:r>
                      </w:p>
                      <w:p w14:paraId="42BC74E2" w14:textId="77777777" w:rsidR="004B0973" w:rsidRPr="00E7654F" w:rsidRDefault="004B0973" w:rsidP="004B0973">
                        <w:pPr>
                          <w:jc w:val="left"/>
                          <w:rPr>
                            <w:color w:val="FFFFFF"/>
                            <w:sz w:val="52"/>
                            <w:szCs w:val="36"/>
                          </w:rPr>
                        </w:pPr>
                      </w:p>
                      <w:p w14:paraId="52DCD6D8" w14:textId="77777777" w:rsidR="004B0973" w:rsidRPr="006762DB" w:rsidRDefault="004B0973" w:rsidP="004B0973">
                        <w:pPr>
                          <w:spacing w:before="240"/>
                          <w:jc w:val="left"/>
                          <w:rPr>
                            <w:color w:val="FFFFFF" w:themeColor="background1"/>
                            <w:sz w:val="48"/>
                            <w:szCs w:val="32"/>
                          </w:rPr>
                        </w:pPr>
                      </w:p>
                    </w:txbxContent>
                  </v:textbox>
                </v:shape>
                <w10:wrap type="square" anchorx="margin" anchory="margin"/>
              </v:group>
            </w:pict>
          </mc:Fallback>
        </mc:AlternateContent>
      </w:r>
    </w:p>
    <w:p w14:paraId="1B5B11F2" w14:textId="222ACFF0" w:rsidR="00146538" w:rsidRPr="00022119" w:rsidRDefault="00146538" w:rsidP="00146538">
      <w:pPr>
        <w:rPr>
          <w:szCs w:val="18"/>
        </w:rPr>
      </w:pPr>
    </w:p>
    <w:p w14:paraId="2723D06A" w14:textId="52136DFA" w:rsidR="00146538" w:rsidRPr="00022119" w:rsidRDefault="00146538" w:rsidP="00146538">
      <w:pPr>
        <w:rPr>
          <w:szCs w:val="18"/>
        </w:rPr>
      </w:pPr>
    </w:p>
    <w:p w14:paraId="108EAD22" w14:textId="2253CD4C" w:rsidR="00146538" w:rsidRPr="00022119" w:rsidRDefault="00146538" w:rsidP="00146538">
      <w:pPr>
        <w:rPr>
          <w:szCs w:val="18"/>
        </w:rPr>
      </w:pPr>
    </w:p>
    <w:p w14:paraId="7E5EA0DB" w14:textId="5D6F81A2" w:rsidR="00146538" w:rsidRPr="00022119" w:rsidRDefault="00146538" w:rsidP="00146538">
      <w:pPr>
        <w:rPr>
          <w:szCs w:val="18"/>
        </w:rPr>
      </w:pPr>
    </w:p>
    <w:p w14:paraId="3B3DE33A" w14:textId="77777777" w:rsidR="00146538" w:rsidRPr="00022119" w:rsidRDefault="00146538" w:rsidP="00146538">
      <w:pPr>
        <w:rPr>
          <w:szCs w:val="18"/>
        </w:rPr>
      </w:pPr>
    </w:p>
    <w:p w14:paraId="34BE840D" w14:textId="77777777" w:rsidR="00146538" w:rsidRPr="00022119" w:rsidRDefault="00146538" w:rsidP="00146538">
      <w:pPr>
        <w:rPr>
          <w:szCs w:val="18"/>
        </w:rPr>
      </w:pPr>
    </w:p>
    <w:p w14:paraId="457B8B27" w14:textId="77777777" w:rsidR="00146538" w:rsidRPr="00022119" w:rsidRDefault="00146538" w:rsidP="00146538">
      <w:pPr>
        <w:rPr>
          <w:szCs w:val="18"/>
        </w:rPr>
      </w:pPr>
    </w:p>
    <w:p w14:paraId="67C99B65" w14:textId="77777777" w:rsidR="00146538" w:rsidRPr="00022119" w:rsidRDefault="00146538" w:rsidP="00146538">
      <w:pPr>
        <w:rPr>
          <w:szCs w:val="18"/>
        </w:rPr>
      </w:pPr>
    </w:p>
    <w:p w14:paraId="54D48928" w14:textId="77777777" w:rsidR="00146538" w:rsidRPr="00022119" w:rsidRDefault="00146538" w:rsidP="00146538">
      <w:pPr>
        <w:rPr>
          <w:szCs w:val="18"/>
        </w:rPr>
      </w:pPr>
    </w:p>
    <w:p w14:paraId="76D1A526" w14:textId="77777777" w:rsidR="00146538" w:rsidRPr="00022119" w:rsidRDefault="00146538" w:rsidP="00146538">
      <w:pPr>
        <w:rPr>
          <w:szCs w:val="18"/>
        </w:rPr>
      </w:pPr>
    </w:p>
    <w:p w14:paraId="6159705F" w14:textId="77777777" w:rsidR="00146538" w:rsidRPr="00022119" w:rsidRDefault="00146538" w:rsidP="00146538">
      <w:pPr>
        <w:rPr>
          <w:szCs w:val="18"/>
        </w:rPr>
      </w:pPr>
    </w:p>
    <w:p w14:paraId="03123A5C" w14:textId="77777777" w:rsidR="00146538" w:rsidRPr="00022119" w:rsidRDefault="00146538" w:rsidP="00146538">
      <w:pPr>
        <w:rPr>
          <w:szCs w:val="18"/>
        </w:rPr>
      </w:pPr>
    </w:p>
    <w:p w14:paraId="43775F50" w14:textId="3F38DA0F" w:rsidR="0045043C" w:rsidRPr="00022119" w:rsidRDefault="0045043C" w:rsidP="00146538">
      <w:pPr>
        <w:rPr>
          <w:rFonts w:cs="Arial"/>
          <w:b/>
          <w:bCs/>
          <w:color w:val="1EC08A"/>
          <w:kern w:val="32"/>
          <w:szCs w:val="18"/>
        </w:rPr>
      </w:pPr>
      <w:r w:rsidRPr="00022119">
        <w:rPr>
          <w:szCs w:val="18"/>
        </w:rPr>
        <w:br w:type="page"/>
      </w:r>
    </w:p>
    <w:p w14:paraId="0A30CA78" w14:textId="0C232BFB" w:rsidR="003730DF" w:rsidRPr="006F2CF7" w:rsidRDefault="003730DF" w:rsidP="00C40978">
      <w:pPr>
        <w:pStyle w:val="Heading1"/>
      </w:pPr>
      <w:bookmarkStart w:id="19" w:name="_Toc140676780"/>
      <w:r w:rsidRPr="006F2CF7">
        <w:lastRenderedPageBreak/>
        <w:t xml:space="preserve">Digital </w:t>
      </w:r>
      <w:r w:rsidR="0045043C" w:rsidRPr="006F2CF7">
        <w:t>Public Administration</w:t>
      </w:r>
      <w:r w:rsidRPr="006F2CF7">
        <w:t xml:space="preserve"> Legislation</w:t>
      </w:r>
      <w:bookmarkEnd w:id="19"/>
    </w:p>
    <w:p w14:paraId="0CD404DC" w14:textId="693A370B" w:rsidR="003730DF" w:rsidRPr="006F2CF7" w:rsidRDefault="2FCCAE22" w:rsidP="00CA7FC8">
      <w:pPr>
        <w:pStyle w:val="Heading2"/>
      </w:pPr>
      <w:bookmarkStart w:id="20" w:name="_Toc1474962"/>
      <w:r w:rsidRPr="006F2CF7">
        <w:t xml:space="preserve">Specific </w:t>
      </w:r>
      <w:r w:rsidR="00D50EFE">
        <w:t>L</w:t>
      </w:r>
      <w:r w:rsidRPr="006F2CF7">
        <w:t xml:space="preserve">egislation on </w:t>
      </w:r>
      <w:r w:rsidR="00D50EFE">
        <w:t>D</w:t>
      </w:r>
      <w:r w:rsidRPr="006F2CF7">
        <w:t xml:space="preserve">igital </w:t>
      </w:r>
      <w:bookmarkEnd w:id="20"/>
      <w:r w:rsidR="00D50EFE">
        <w:t>P</w:t>
      </w:r>
      <w:r w:rsidR="7118FA67" w:rsidRPr="006F2CF7">
        <w:t>ublic</w:t>
      </w:r>
      <w:r w:rsidR="56E6B733" w:rsidRPr="006F2CF7">
        <w:t xml:space="preserve"> </w:t>
      </w:r>
      <w:r w:rsidR="00D50EFE">
        <w:t>A</w:t>
      </w:r>
      <w:r w:rsidR="7118FA67" w:rsidRPr="006F2CF7">
        <w:t>dministration</w:t>
      </w:r>
    </w:p>
    <w:p w14:paraId="070F953F" w14:textId="77777777" w:rsidR="008C07A6" w:rsidRPr="006F2CF7" w:rsidRDefault="6DEFCF31" w:rsidP="00E63341">
      <w:pPr>
        <w:pStyle w:val="Subtitle"/>
      </w:pPr>
      <w:bookmarkStart w:id="21" w:name="_Toc1474963"/>
      <w:r w:rsidRPr="006F2CF7">
        <w:t xml:space="preserve">State Administration Act </w:t>
      </w:r>
    </w:p>
    <w:p w14:paraId="11AD482F" w14:textId="2F3FF618" w:rsidR="00444B49" w:rsidRPr="00022119" w:rsidRDefault="6DEFCF31" w:rsidP="00444B49">
      <w:pPr>
        <w:rPr>
          <w:szCs w:val="18"/>
        </w:rPr>
      </w:pPr>
      <w:r w:rsidRPr="00022119">
        <w:rPr>
          <w:szCs w:val="18"/>
        </w:rPr>
        <w:t>The State Administration Act (Official Gazette of the Republic of Slovenia</w:t>
      </w:r>
      <w:r w:rsidR="40064648" w:rsidRPr="00022119">
        <w:rPr>
          <w:szCs w:val="18"/>
        </w:rPr>
        <w:t xml:space="preserve"> N</w:t>
      </w:r>
      <w:r w:rsidRPr="00022119">
        <w:rPr>
          <w:szCs w:val="18"/>
        </w:rPr>
        <w:t>o</w:t>
      </w:r>
      <w:r w:rsidR="40064648" w:rsidRPr="00022119">
        <w:rPr>
          <w:szCs w:val="18"/>
        </w:rPr>
        <w:t>.</w:t>
      </w:r>
      <w:r w:rsidRPr="00022119">
        <w:rPr>
          <w:szCs w:val="18"/>
        </w:rPr>
        <w:t xml:space="preserve"> </w:t>
      </w:r>
      <w:hyperlink r:id="rId71">
        <w:r w:rsidRPr="00022119">
          <w:rPr>
            <w:rStyle w:val="Hyperlink"/>
            <w:szCs w:val="18"/>
          </w:rPr>
          <w:t>113/05</w:t>
        </w:r>
      </w:hyperlink>
      <w:r w:rsidRPr="00022119">
        <w:rPr>
          <w:szCs w:val="18"/>
        </w:rPr>
        <w:t xml:space="preserve"> – official consolidated text, </w:t>
      </w:r>
      <w:hyperlink r:id="rId72">
        <w:r w:rsidRPr="00022119">
          <w:rPr>
            <w:rStyle w:val="Hyperlink"/>
            <w:szCs w:val="18"/>
          </w:rPr>
          <w:t>89/07</w:t>
        </w:r>
      </w:hyperlink>
      <w:r w:rsidRPr="00022119">
        <w:rPr>
          <w:szCs w:val="18"/>
        </w:rPr>
        <w:t xml:space="preserve"> – </w:t>
      </w:r>
      <w:proofErr w:type="spellStart"/>
      <w:r w:rsidRPr="00022119">
        <w:rPr>
          <w:szCs w:val="18"/>
        </w:rPr>
        <w:t>odl</w:t>
      </w:r>
      <w:proofErr w:type="spellEnd"/>
      <w:r w:rsidRPr="00022119">
        <w:rPr>
          <w:szCs w:val="18"/>
        </w:rPr>
        <w:t xml:space="preserve">. US, </w:t>
      </w:r>
      <w:hyperlink r:id="rId73">
        <w:r w:rsidRPr="00022119">
          <w:rPr>
            <w:rStyle w:val="Hyperlink"/>
            <w:szCs w:val="18"/>
          </w:rPr>
          <w:t>126/07</w:t>
        </w:r>
      </w:hyperlink>
      <w:r w:rsidRPr="00022119">
        <w:rPr>
          <w:szCs w:val="18"/>
        </w:rPr>
        <w:t xml:space="preserve"> – ZUP-E, </w:t>
      </w:r>
      <w:hyperlink r:id="rId74">
        <w:r w:rsidRPr="00022119">
          <w:rPr>
            <w:rStyle w:val="Hyperlink"/>
            <w:szCs w:val="18"/>
          </w:rPr>
          <w:t>48/09</w:t>
        </w:r>
      </w:hyperlink>
      <w:r w:rsidRPr="00022119">
        <w:rPr>
          <w:szCs w:val="18"/>
        </w:rPr>
        <w:t xml:space="preserve">, </w:t>
      </w:r>
      <w:hyperlink r:id="rId75">
        <w:r w:rsidRPr="00022119">
          <w:rPr>
            <w:rStyle w:val="Hyperlink"/>
            <w:szCs w:val="18"/>
          </w:rPr>
          <w:t>8/10</w:t>
        </w:r>
      </w:hyperlink>
      <w:r w:rsidRPr="00022119">
        <w:rPr>
          <w:szCs w:val="18"/>
        </w:rPr>
        <w:t xml:space="preserve"> – ZUP-G, </w:t>
      </w:r>
      <w:hyperlink r:id="rId76">
        <w:r w:rsidRPr="00022119">
          <w:rPr>
            <w:rStyle w:val="Hyperlink"/>
            <w:szCs w:val="18"/>
          </w:rPr>
          <w:t>8/12</w:t>
        </w:r>
      </w:hyperlink>
      <w:r w:rsidRPr="00022119">
        <w:rPr>
          <w:szCs w:val="18"/>
        </w:rPr>
        <w:t xml:space="preserve"> – ZVRS-F, </w:t>
      </w:r>
      <w:hyperlink r:id="rId77">
        <w:r w:rsidRPr="00022119">
          <w:rPr>
            <w:rStyle w:val="Hyperlink"/>
            <w:szCs w:val="18"/>
          </w:rPr>
          <w:t>21/12</w:t>
        </w:r>
      </w:hyperlink>
      <w:r w:rsidRPr="00022119">
        <w:rPr>
          <w:szCs w:val="18"/>
        </w:rPr>
        <w:t xml:space="preserve">, </w:t>
      </w:r>
      <w:hyperlink r:id="rId78">
        <w:r w:rsidRPr="00022119">
          <w:rPr>
            <w:rStyle w:val="Hyperlink"/>
            <w:szCs w:val="18"/>
          </w:rPr>
          <w:t>47/13</w:t>
        </w:r>
      </w:hyperlink>
      <w:r w:rsidRPr="00022119">
        <w:rPr>
          <w:szCs w:val="18"/>
        </w:rPr>
        <w:t xml:space="preserve">, </w:t>
      </w:r>
      <w:hyperlink r:id="rId79">
        <w:r w:rsidRPr="00022119">
          <w:rPr>
            <w:rStyle w:val="Hyperlink"/>
            <w:szCs w:val="18"/>
          </w:rPr>
          <w:t>12/14</w:t>
        </w:r>
      </w:hyperlink>
      <w:r w:rsidRPr="00022119">
        <w:rPr>
          <w:szCs w:val="18"/>
        </w:rPr>
        <w:t xml:space="preserve">, </w:t>
      </w:r>
      <w:hyperlink r:id="rId80">
        <w:r w:rsidRPr="00022119">
          <w:rPr>
            <w:rStyle w:val="Hyperlink"/>
            <w:szCs w:val="18"/>
          </w:rPr>
          <w:t>90/14</w:t>
        </w:r>
      </w:hyperlink>
      <w:r w:rsidRPr="00022119">
        <w:rPr>
          <w:szCs w:val="18"/>
        </w:rPr>
        <w:t xml:space="preserve">, </w:t>
      </w:r>
      <w:hyperlink r:id="rId81">
        <w:r w:rsidRPr="00022119">
          <w:rPr>
            <w:szCs w:val="18"/>
          </w:rPr>
          <w:t>51/16</w:t>
        </w:r>
      </w:hyperlink>
      <w:r w:rsidR="3847ECE3" w:rsidRPr="00022119">
        <w:rPr>
          <w:szCs w:val="18"/>
        </w:rPr>
        <w:t>,</w:t>
      </w:r>
      <w:r w:rsidRPr="00022119">
        <w:rPr>
          <w:szCs w:val="18"/>
        </w:rPr>
        <w:t xml:space="preserve"> </w:t>
      </w:r>
      <w:hyperlink r:id="rId82">
        <w:r w:rsidRPr="00022119">
          <w:rPr>
            <w:szCs w:val="18"/>
          </w:rPr>
          <w:t>36/21</w:t>
        </w:r>
      </w:hyperlink>
      <w:r w:rsidR="43B95B6D" w:rsidRPr="00022119">
        <w:rPr>
          <w:rStyle w:val="Hyperlink"/>
          <w:szCs w:val="18"/>
        </w:rPr>
        <w:t xml:space="preserve">, </w:t>
      </w:r>
      <w:r w:rsidR="43B95B6D" w:rsidRPr="00022119">
        <w:rPr>
          <w:szCs w:val="18"/>
        </w:rPr>
        <w:t>82/21, 189/21, 153/22 and 18/23</w:t>
      </w:r>
      <w:r w:rsidRPr="00022119">
        <w:rPr>
          <w:szCs w:val="18"/>
        </w:rPr>
        <w:t>)</w:t>
      </w:r>
      <w:r w:rsidR="40064648" w:rsidRPr="00022119">
        <w:rPr>
          <w:szCs w:val="18"/>
        </w:rPr>
        <w:t>,</w:t>
      </w:r>
      <w:r w:rsidRPr="00022119">
        <w:rPr>
          <w:szCs w:val="18"/>
        </w:rPr>
        <w:t xml:space="preserve"> adopted in 2005 and </w:t>
      </w:r>
      <w:hyperlink r:id="rId83">
        <w:r w:rsidR="00771926">
          <w:rPr>
            <w:rStyle w:val="Hyperlink"/>
            <w:szCs w:val="18"/>
          </w:rPr>
          <w:t>amended several times</w:t>
        </w:r>
      </w:hyperlink>
      <w:r w:rsidR="00771926">
        <w:rPr>
          <w:rStyle w:val="Hyperlink"/>
          <w:szCs w:val="18"/>
        </w:rPr>
        <w:t xml:space="preserve"> (last one in February 2023</w:t>
      </w:r>
      <w:r w:rsidR="112B5EDF" w:rsidRPr="00022119">
        <w:rPr>
          <w:szCs w:val="18"/>
        </w:rPr>
        <w:t>)</w:t>
      </w:r>
      <w:r w:rsidR="40064648" w:rsidRPr="00022119">
        <w:rPr>
          <w:szCs w:val="18"/>
        </w:rPr>
        <w:t>,</w:t>
      </w:r>
      <w:r w:rsidRPr="00022119">
        <w:rPr>
          <w:szCs w:val="18"/>
        </w:rPr>
        <w:t xml:space="preserve"> authori</w:t>
      </w:r>
      <w:r w:rsidR="0C09296C" w:rsidRPr="00022119">
        <w:rPr>
          <w:szCs w:val="18"/>
        </w:rPr>
        <w:t>s</w:t>
      </w:r>
      <w:r w:rsidRPr="00022119">
        <w:rPr>
          <w:szCs w:val="18"/>
        </w:rPr>
        <w:t xml:space="preserve">es </w:t>
      </w:r>
      <w:r w:rsidR="5D4CCCDA" w:rsidRPr="00022119">
        <w:rPr>
          <w:szCs w:val="18"/>
        </w:rPr>
        <w:t xml:space="preserve">the </w:t>
      </w:r>
      <w:r w:rsidRPr="00022119">
        <w:rPr>
          <w:szCs w:val="18"/>
        </w:rPr>
        <w:t xml:space="preserve">Ministry of </w:t>
      </w:r>
      <w:r w:rsidR="3A8D2918" w:rsidRPr="00022119">
        <w:rPr>
          <w:szCs w:val="18"/>
        </w:rPr>
        <w:t xml:space="preserve"> Digital Transformation</w:t>
      </w:r>
      <w:r w:rsidRPr="00022119">
        <w:rPr>
          <w:szCs w:val="18"/>
        </w:rPr>
        <w:t xml:space="preserve"> to manage information and communication systems of the </w:t>
      </w:r>
      <w:r w:rsidR="0C09296C" w:rsidRPr="00022119">
        <w:rPr>
          <w:szCs w:val="18"/>
        </w:rPr>
        <w:t>S</w:t>
      </w:r>
      <w:r w:rsidRPr="00022119">
        <w:rPr>
          <w:szCs w:val="18"/>
        </w:rPr>
        <w:t>tate administration, and</w:t>
      </w:r>
      <w:r w:rsidR="57BA75F6" w:rsidRPr="00022119">
        <w:rPr>
          <w:szCs w:val="18"/>
        </w:rPr>
        <w:t xml:space="preserve"> </w:t>
      </w:r>
      <w:r w:rsidRPr="00022119">
        <w:rPr>
          <w:szCs w:val="18"/>
        </w:rPr>
        <w:t>to develop common information solutions and their technological, process and organi</w:t>
      </w:r>
      <w:r w:rsidR="0C09296C" w:rsidRPr="00022119">
        <w:rPr>
          <w:szCs w:val="18"/>
        </w:rPr>
        <w:t>s</w:t>
      </w:r>
      <w:r w:rsidRPr="00022119">
        <w:rPr>
          <w:szCs w:val="18"/>
        </w:rPr>
        <w:t xml:space="preserve">ational compliance with the central information and communication system. </w:t>
      </w:r>
      <w:r w:rsidR="5D4CCCDA" w:rsidRPr="00022119">
        <w:rPr>
          <w:szCs w:val="18"/>
        </w:rPr>
        <w:t xml:space="preserve">The </w:t>
      </w:r>
      <w:r w:rsidRPr="00022119">
        <w:rPr>
          <w:szCs w:val="18"/>
        </w:rPr>
        <w:t xml:space="preserve">Ministry </w:t>
      </w:r>
      <w:r w:rsidR="004D55A0" w:rsidRPr="00022119">
        <w:rPr>
          <w:szCs w:val="18"/>
        </w:rPr>
        <w:t>of Digital</w:t>
      </w:r>
      <w:r w:rsidR="44A478F6" w:rsidRPr="00022119">
        <w:rPr>
          <w:szCs w:val="18"/>
        </w:rPr>
        <w:t xml:space="preserve"> Transformation</w:t>
      </w:r>
      <w:r w:rsidRPr="00022119">
        <w:rPr>
          <w:szCs w:val="18"/>
        </w:rPr>
        <w:t xml:space="preserve"> provides central information and communication system services, electronic support for administrative and other procedures and the development of joint information solutions for </w:t>
      </w:r>
      <w:r w:rsidR="4DEF6904" w:rsidRPr="00022119">
        <w:rPr>
          <w:szCs w:val="18"/>
        </w:rPr>
        <w:t xml:space="preserve">the </w:t>
      </w:r>
      <w:r w:rsidRPr="00022119">
        <w:rPr>
          <w:szCs w:val="18"/>
        </w:rPr>
        <w:t xml:space="preserve">electronic operations of </w:t>
      </w:r>
      <w:r w:rsidR="4DEF6904" w:rsidRPr="00022119">
        <w:rPr>
          <w:szCs w:val="18"/>
        </w:rPr>
        <w:t>S</w:t>
      </w:r>
      <w:r w:rsidRPr="00022119">
        <w:rPr>
          <w:szCs w:val="18"/>
        </w:rPr>
        <w:t xml:space="preserve">tate bodies, public agencies, local community bodies and </w:t>
      </w:r>
      <w:r w:rsidR="116F47B3" w:rsidRPr="00022119">
        <w:rPr>
          <w:szCs w:val="18"/>
        </w:rPr>
        <w:t xml:space="preserve">bearers of </w:t>
      </w:r>
      <w:r w:rsidRPr="00022119">
        <w:rPr>
          <w:szCs w:val="18"/>
        </w:rPr>
        <w:t>public authorit</w:t>
      </w:r>
      <w:r w:rsidR="0724768F" w:rsidRPr="00022119">
        <w:rPr>
          <w:szCs w:val="18"/>
        </w:rPr>
        <w:t>ies</w:t>
      </w:r>
      <w:r w:rsidRPr="00022119">
        <w:rPr>
          <w:szCs w:val="18"/>
        </w:rPr>
        <w:t>.</w:t>
      </w:r>
      <w:bookmarkStart w:id="22" w:name="_Hlk73445408"/>
    </w:p>
    <w:bookmarkEnd w:id="22"/>
    <w:p w14:paraId="26B723B5" w14:textId="1C939E6E" w:rsidR="2F2079DC" w:rsidRPr="006F2CF7" w:rsidRDefault="4FF07289" w:rsidP="00E63341">
      <w:pPr>
        <w:pStyle w:val="Subtitle"/>
      </w:pPr>
      <w:r w:rsidRPr="006F2CF7">
        <w:t>General Administrative Procedure Act</w:t>
      </w:r>
    </w:p>
    <w:p w14:paraId="0F2B5B40" w14:textId="42A7510B" w:rsidR="004868B0" w:rsidRPr="00022119" w:rsidRDefault="7295F46D" w:rsidP="2F2079DC">
      <w:pPr>
        <w:rPr>
          <w:szCs w:val="18"/>
        </w:rPr>
      </w:pPr>
      <w:r w:rsidRPr="00022119">
        <w:rPr>
          <w:szCs w:val="18"/>
        </w:rPr>
        <w:t>The</w:t>
      </w:r>
      <w:r w:rsidRPr="00022119">
        <w:rPr>
          <w:rFonts w:eastAsia="Arial" w:cs="Arial"/>
          <w:color w:val="626060"/>
          <w:szCs w:val="18"/>
        </w:rPr>
        <w:t xml:space="preserve"> </w:t>
      </w:r>
      <w:hyperlink r:id="rId84" w:history="1">
        <w:r w:rsidR="008C26F5">
          <w:rPr>
            <w:rStyle w:val="Hyperlink"/>
            <w:szCs w:val="18"/>
          </w:rPr>
          <w:t xml:space="preserve"> General Administrative Procedure Act</w:t>
        </w:r>
      </w:hyperlink>
      <w:r w:rsidRPr="008C26F5">
        <w:rPr>
          <w:rFonts w:eastAsia="Arial" w:cs="Arial"/>
          <w:color w:val="626060"/>
          <w:szCs w:val="18"/>
        </w:rPr>
        <w:t xml:space="preserve"> </w:t>
      </w:r>
      <w:r w:rsidRPr="00022119">
        <w:rPr>
          <w:szCs w:val="18"/>
        </w:rPr>
        <w:t>(</w:t>
      </w:r>
      <w:r w:rsidR="6D71D14B" w:rsidRPr="00022119">
        <w:rPr>
          <w:szCs w:val="18"/>
        </w:rPr>
        <w:t xml:space="preserve">Official Gazette of the Republic of Slovenia, </w:t>
      </w:r>
      <w:r w:rsidR="45365A2A" w:rsidRPr="00022119">
        <w:rPr>
          <w:szCs w:val="18"/>
        </w:rPr>
        <w:t xml:space="preserve">No. </w:t>
      </w:r>
      <w:r w:rsidR="6D71D14B" w:rsidRPr="00022119">
        <w:rPr>
          <w:szCs w:val="18"/>
        </w:rPr>
        <w:t xml:space="preserve">24/2006-ZUP-UPB2, </w:t>
      </w:r>
      <w:hyperlink r:id="rId85" w:anchor="_blank">
        <w:r w:rsidR="6D71D14B" w:rsidRPr="00022119">
          <w:rPr>
            <w:szCs w:val="18"/>
          </w:rPr>
          <w:t>105/06</w:t>
        </w:r>
      </w:hyperlink>
      <w:r w:rsidR="6D71D14B" w:rsidRPr="00022119">
        <w:rPr>
          <w:szCs w:val="18"/>
        </w:rPr>
        <w:t xml:space="preserve">-ZUS-1, </w:t>
      </w:r>
      <w:hyperlink r:id="rId86" w:anchor="_blank">
        <w:r w:rsidR="6D71D14B" w:rsidRPr="00022119">
          <w:rPr>
            <w:rStyle w:val="Hyperlink"/>
            <w:szCs w:val="18"/>
          </w:rPr>
          <w:t>126/07</w:t>
        </w:r>
      </w:hyperlink>
      <w:r w:rsidR="6D71D14B" w:rsidRPr="00022119">
        <w:rPr>
          <w:szCs w:val="18"/>
        </w:rPr>
        <w:t xml:space="preserve">, </w:t>
      </w:r>
      <w:hyperlink r:id="rId87" w:anchor="_blank">
        <w:r w:rsidR="6D71D14B" w:rsidRPr="00022119">
          <w:rPr>
            <w:rStyle w:val="Hyperlink"/>
            <w:szCs w:val="18"/>
          </w:rPr>
          <w:t>65/08</w:t>
        </w:r>
      </w:hyperlink>
      <w:r w:rsidR="6D71D14B" w:rsidRPr="00022119">
        <w:rPr>
          <w:szCs w:val="18"/>
        </w:rPr>
        <w:t xml:space="preserve">, </w:t>
      </w:r>
      <w:hyperlink r:id="rId88" w:anchor="_blank">
        <w:r w:rsidR="6D71D14B" w:rsidRPr="00022119">
          <w:rPr>
            <w:rStyle w:val="Hyperlink"/>
            <w:szCs w:val="18"/>
          </w:rPr>
          <w:t>8/10</w:t>
        </w:r>
      </w:hyperlink>
      <w:r w:rsidR="6D71D14B" w:rsidRPr="00022119">
        <w:rPr>
          <w:szCs w:val="18"/>
        </w:rPr>
        <w:t xml:space="preserve">, </w:t>
      </w:r>
      <w:hyperlink r:id="rId89" w:anchor="_blank" w:history="1">
        <w:r w:rsidR="6D71D14B" w:rsidRPr="00022119">
          <w:rPr>
            <w:szCs w:val="18"/>
          </w:rPr>
          <w:t>82/13</w:t>
        </w:r>
      </w:hyperlink>
      <w:r w:rsidR="3AAC59F5" w:rsidRPr="00022119">
        <w:rPr>
          <w:rStyle w:val="Hyperlink"/>
          <w:szCs w:val="18"/>
        </w:rPr>
        <w:t>,</w:t>
      </w:r>
      <w:r w:rsidR="5F756E36" w:rsidRPr="00022119">
        <w:rPr>
          <w:szCs w:val="18"/>
        </w:rPr>
        <w:t xml:space="preserve"> 175/20 – ZIUOPDVE</w:t>
      </w:r>
      <w:r w:rsidR="45365A2A" w:rsidRPr="00022119">
        <w:rPr>
          <w:rStyle w:val="Hyperlink"/>
          <w:szCs w:val="18"/>
        </w:rPr>
        <w:t xml:space="preserve"> </w:t>
      </w:r>
      <w:r w:rsidR="5F756E36" w:rsidRPr="00022119">
        <w:rPr>
          <w:rStyle w:val="Hyperlink"/>
          <w:szCs w:val="18"/>
        </w:rPr>
        <w:t>-</w:t>
      </w:r>
      <w:r w:rsidR="45365A2A" w:rsidRPr="00022119">
        <w:rPr>
          <w:rStyle w:val="Hyperlink"/>
          <w:szCs w:val="18"/>
        </w:rPr>
        <w:t xml:space="preserve"> A</w:t>
      </w:r>
      <w:r w:rsidR="5F756E36" w:rsidRPr="00022119">
        <w:rPr>
          <w:rStyle w:val="Hyperlink"/>
          <w:szCs w:val="18"/>
        </w:rPr>
        <w:t xml:space="preserve">ct on </w:t>
      </w:r>
      <w:r w:rsidR="45365A2A" w:rsidRPr="00022119">
        <w:rPr>
          <w:rStyle w:val="Hyperlink"/>
          <w:szCs w:val="18"/>
        </w:rPr>
        <w:t>E</w:t>
      </w:r>
      <w:r w:rsidR="5F756E36" w:rsidRPr="00022119">
        <w:rPr>
          <w:rStyle w:val="Hyperlink"/>
          <w:szCs w:val="18"/>
        </w:rPr>
        <w:t xml:space="preserve">pidemic </w:t>
      </w:r>
      <w:r w:rsidR="45365A2A" w:rsidRPr="00022119">
        <w:rPr>
          <w:rStyle w:val="Hyperlink"/>
          <w:szCs w:val="18"/>
        </w:rPr>
        <w:t>I</w:t>
      </w:r>
      <w:r w:rsidR="5F756E36" w:rsidRPr="00022119">
        <w:rPr>
          <w:rStyle w:val="Hyperlink"/>
          <w:szCs w:val="18"/>
        </w:rPr>
        <w:t xml:space="preserve">ntervention </w:t>
      </w:r>
      <w:r w:rsidR="45365A2A" w:rsidRPr="00022119">
        <w:rPr>
          <w:rStyle w:val="Hyperlink"/>
          <w:szCs w:val="18"/>
        </w:rPr>
        <w:t>M</w:t>
      </w:r>
      <w:r w:rsidR="5F756E36" w:rsidRPr="00022119">
        <w:rPr>
          <w:rStyle w:val="Hyperlink"/>
          <w:szCs w:val="18"/>
        </w:rPr>
        <w:t>easures</w:t>
      </w:r>
      <w:r w:rsidR="5E9069B6" w:rsidRPr="00022119">
        <w:rPr>
          <w:rStyle w:val="Hyperlink"/>
          <w:szCs w:val="18"/>
        </w:rPr>
        <w:t xml:space="preserve"> and 3/22 – </w:t>
      </w:r>
      <w:proofErr w:type="spellStart"/>
      <w:r w:rsidR="5E9069B6" w:rsidRPr="00022119">
        <w:rPr>
          <w:rStyle w:val="Hyperlink"/>
          <w:szCs w:val="18"/>
        </w:rPr>
        <w:t>ZDeb</w:t>
      </w:r>
      <w:proofErr w:type="spellEnd"/>
      <w:r w:rsidR="6D71D14B" w:rsidRPr="00022119">
        <w:rPr>
          <w:szCs w:val="18"/>
        </w:rPr>
        <w:t>), adopted in 1999 and amended</w:t>
      </w:r>
      <w:r w:rsidR="59CA0221" w:rsidRPr="00022119">
        <w:rPr>
          <w:szCs w:val="18"/>
        </w:rPr>
        <w:t xml:space="preserve"> several times</w:t>
      </w:r>
      <w:r w:rsidR="6D71D14B" w:rsidRPr="00022119">
        <w:rPr>
          <w:szCs w:val="18"/>
        </w:rPr>
        <w:t>, provide</w:t>
      </w:r>
      <w:r w:rsidR="19A6A930" w:rsidRPr="00022119">
        <w:rPr>
          <w:szCs w:val="18"/>
        </w:rPr>
        <w:t>s</w:t>
      </w:r>
      <w:r w:rsidR="6D71D14B" w:rsidRPr="00022119">
        <w:rPr>
          <w:szCs w:val="18"/>
        </w:rPr>
        <w:t xml:space="preserve"> the general legal basis for all administrative proceedings</w:t>
      </w:r>
      <w:r w:rsidR="265F22AC" w:rsidRPr="00022119">
        <w:rPr>
          <w:szCs w:val="18"/>
        </w:rPr>
        <w:t xml:space="preserve">: </w:t>
      </w:r>
      <w:r w:rsidR="6D71D14B" w:rsidRPr="00022119">
        <w:rPr>
          <w:szCs w:val="18"/>
        </w:rPr>
        <w:t xml:space="preserve">Administration-to-Citizen (A2C) and Administration-to-Business (A2B) </w:t>
      </w:r>
      <w:r w:rsidR="265F22AC" w:rsidRPr="00022119">
        <w:rPr>
          <w:szCs w:val="18"/>
        </w:rPr>
        <w:t xml:space="preserve">interactions </w:t>
      </w:r>
      <w:r w:rsidR="6D71D14B" w:rsidRPr="00022119">
        <w:rPr>
          <w:szCs w:val="18"/>
        </w:rPr>
        <w:t xml:space="preserve">together with a major </w:t>
      </w:r>
      <w:r w:rsidR="59CA0221" w:rsidRPr="00022119">
        <w:rPr>
          <w:szCs w:val="18"/>
        </w:rPr>
        <w:t xml:space="preserve">portion </w:t>
      </w:r>
      <w:r w:rsidR="6D71D14B" w:rsidRPr="00022119">
        <w:rPr>
          <w:szCs w:val="18"/>
        </w:rPr>
        <w:t xml:space="preserve">of Administration-to-Administration (A2A) relations. One of the main provisions of the </w:t>
      </w:r>
      <w:r w:rsidR="19A6A930" w:rsidRPr="00022119">
        <w:rPr>
          <w:szCs w:val="18"/>
        </w:rPr>
        <w:t>a</w:t>
      </w:r>
      <w:r w:rsidR="6D71D14B" w:rsidRPr="00022119">
        <w:rPr>
          <w:szCs w:val="18"/>
        </w:rPr>
        <w:t xml:space="preserve">ct </w:t>
      </w:r>
      <w:r w:rsidR="08976A39" w:rsidRPr="00022119">
        <w:rPr>
          <w:szCs w:val="18"/>
        </w:rPr>
        <w:t xml:space="preserve">and its </w:t>
      </w:r>
      <w:hyperlink r:id="rId90">
        <w:r w:rsidR="59CA0221" w:rsidRPr="00022119">
          <w:rPr>
            <w:rStyle w:val="Hyperlink"/>
            <w:szCs w:val="18"/>
          </w:rPr>
          <w:t>Decree on Administrative Operations</w:t>
        </w:r>
      </w:hyperlink>
      <w:r w:rsidR="08976A39" w:rsidRPr="00022119">
        <w:rPr>
          <w:szCs w:val="18"/>
        </w:rPr>
        <w:t xml:space="preserve"> (Official Gazette of the Republic of Slovenia, </w:t>
      </w:r>
      <w:r w:rsidR="19A6A930" w:rsidRPr="00022119">
        <w:rPr>
          <w:szCs w:val="18"/>
        </w:rPr>
        <w:t xml:space="preserve">No. </w:t>
      </w:r>
      <w:r w:rsidR="08976A39" w:rsidRPr="00022119">
        <w:rPr>
          <w:szCs w:val="18"/>
        </w:rPr>
        <w:t>9/18</w:t>
      </w:r>
      <w:r w:rsidR="5F756E36" w:rsidRPr="00022119">
        <w:rPr>
          <w:szCs w:val="18"/>
        </w:rPr>
        <w:t>, 14/20</w:t>
      </w:r>
      <w:r w:rsidR="13B22D84" w:rsidRPr="00022119">
        <w:rPr>
          <w:szCs w:val="18"/>
        </w:rPr>
        <w:t>,</w:t>
      </w:r>
      <w:r w:rsidR="5F756E36" w:rsidRPr="00022119">
        <w:rPr>
          <w:szCs w:val="18"/>
        </w:rPr>
        <w:t xml:space="preserve"> 167/20</w:t>
      </w:r>
      <w:r w:rsidR="58070592" w:rsidRPr="00022119">
        <w:rPr>
          <w:szCs w:val="18"/>
        </w:rPr>
        <w:t>, 172/21, 68/22, 89/22 and 135/22</w:t>
      </w:r>
      <w:r w:rsidR="08976A39" w:rsidRPr="00022119">
        <w:rPr>
          <w:szCs w:val="18"/>
        </w:rPr>
        <w:t xml:space="preserve">) </w:t>
      </w:r>
      <w:r w:rsidR="6D71D14B" w:rsidRPr="00022119">
        <w:rPr>
          <w:szCs w:val="18"/>
        </w:rPr>
        <w:t xml:space="preserve">allow for </w:t>
      </w:r>
      <w:r w:rsidR="6E86E916" w:rsidRPr="00022119">
        <w:rPr>
          <w:szCs w:val="18"/>
        </w:rPr>
        <w:t xml:space="preserve">a </w:t>
      </w:r>
      <w:r w:rsidR="6D71D14B" w:rsidRPr="00022119">
        <w:rPr>
          <w:szCs w:val="18"/>
        </w:rPr>
        <w:t xml:space="preserve">two-way electronic communication between </w:t>
      </w:r>
      <w:r w:rsidR="59CA0221" w:rsidRPr="00022119">
        <w:rPr>
          <w:szCs w:val="18"/>
        </w:rPr>
        <w:t xml:space="preserve">public </w:t>
      </w:r>
      <w:r w:rsidR="6D71D14B" w:rsidRPr="00022119">
        <w:rPr>
          <w:szCs w:val="18"/>
        </w:rPr>
        <w:t xml:space="preserve">administration and citizens. Prior to the enforcement of this provision, citizens could submit digitally signed </w:t>
      </w:r>
      <w:proofErr w:type="spellStart"/>
      <w:r w:rsidR="6D71D14B" w:rsidRPr="00022119">
        <w:rPr>
          <w:szCs w:val="18"/>
        </w:rPr>
        <w:t>eDocuments</w:t>
      </w:r>
      <w:proofErr w:type="spellEnd"/>
      <w:r w:rsidR="6D71D14B" w:rsidRPr="00022119">
        <w:rPr>
          <w:szCs w:val="18"/>
        </w:rPr>
        <w:t xml:space="preserve"> to the </w:t>
      </w:r>
      <w:hyperlink r:id="rId91">
        <w:r w:rsidR="6D71D14B" w:rsidRPr="00022119">
          <w:rPr>
            <w:rStyle w:val="Hyperlink"/>
            <w:szCs w:val="18"/>
          </w:rPr>
          <w:t xml:space="preserve">eGovernment </w:t>
        </w:r>
        <w:r w:rsidR="19A6A930" w:rsidRPr="00022119">
          <w:rPr>
            <w:rStyle w:val="Hyperlink"/>
            <w:szCs w:val="18"/>
          </w:rPr>
          <w:t>S</w:t>
        </w:r>
        <w:r w:rsidR="6D71D14B" w:rsidRPr="00022119">
          <w:rPr>
            <w:rStyle w:val="Hyperlink"/>
            <w:szCs w:val="18"/>
          </w:rPr>
          <w:t xml:space="preserve">tate </w:t>
        </w:r>
        <w:r w:rsidR="19A6A930" w:rsidRPr="00022119">
          <w:rPr>
            <w:rStyle w:val="Hyperlink"/>
            <w:szCs w:val="18"/>
          </w:rPr>
          <w:t>P</w:t>
        </w:r>
        <w:r w:rsidR="6D71D14B" w:rsidRPr="00022119">
          <w:rPr>
            <w:rStyle w:val="Hyperlink"/>
            <w:szCs w:val="18"/>
          </w:rPr>
          <w:t>ortal</w:t>
        </w:r>
      </w:hyperlink>
      <w:r w:rsidR="6D71D14B" w:rsidRPr="00022119">
        <w:rPr>
          <w:szCs w:val="18"/>
        </w:rPr>
        <w:t xml:space="preserve">, but the </w:t>
      </w:r>
      <w:r w:rsidR="19A6A930" w:rsidRPr="00022119">
        <w:rPr>
          <w:szCs w:val="18"/>
        </w:rPr>
        <w:t>a</w:t>
      </w:r>
      <w:r w:rsidR="6D71D14B" w:rsidRPr="00022119">
        <w:rPr>
          <w:szCs w:val="18"/>
        </w:rPr>
        <w:t xml:space="preserve">dministration would only respond in writing via regular mail. </w:t>
      </w:r>
      <w:r w:rsidR="069F5F51" w:rsidRPr="00022119">
        <w:rPr>
          <w:szCs w:val="18"/>
        </w:rPr>
        <w:t>Official electronic</w:t>
      </w:r>
      <w:r w:rsidR="6D71D14B" w:rsidRPr="00022119">
        <w:rPr>
          <w:szCs w:val="18"/>
        </w:rPr>
        <w:t xml:space="preserve"> answers or </w:t>
      </w:r>
      <w:proofErr w:type="spellStart"/>
      <w:r w:rsidR="6D71D14B" w:rsidRPr="00022119">
        <w:rPr>
          <w:szCs w:val="18"/>
        </w:rPr>
        <w:t>eDeliveries</w:t>
      </w:r>
      <w:proofErr w:type="spellEnd"/>
      <w:r w:rsidR="6D71D14B" w:rsidRPr="00022119">
        <w:rPr>
          <w:szCs w:val="18"/>
        </w:rPr>
        <w:t xml:space="preserve">, acquired legal status after the 2004 amendment of the </w:t>
      </w:r>
      <w:r w:rsidR="34B4FF23" w:rsidRPr="00022119">
        <w:rPr>
          <w:szCs w:val="18"/>
        </w:rPr>
        <w:t>a</w:t>
      </w:r>
      <w:r w:rsidR="6D71D14B" w:rsidRPr="00022119">
        <w:rPr>
          <w:szCs w:val="18"/>
        </w:rPr>
        <w:t>ct.</w:t>
      </w:r>
      <w:r w:rsidR="069F5F51" w:rsidRPr="00022119">
        <w:rPr>
          <w:szCs w:val="18"/>
        </w:rPr>
        <w:t xml:space="preserve"> </w:t>
      </w:r>
      <w:r w:rsidR="34B4FF23" w:rsidRPr="00022119">
        <w:rPr>
          <w:szCs w:val="18"/>
        </w:rPr>
        <w:t>The o</w:t>
      </w:r>
      <w:r w:rsidR="069F5F51" w:rsidRPr="00022119">
        <w:rPr>
          <w:szCs w:val="18"/>
        </w:rPr>
        <w:t>rgani</w:t>
      </w:r>
      <w:r w:rsidR="34B4FF23" w:rsidRPr="00022119">
        <w:rPr>
          <w:szCs w:val="18"/>
        </w:rPr>
        <w:t>s</w:t>
      </w:r>
      <w:r w:rsidR="069F5F51" w:rsidRPr="00022119">
        <w:rPr>
          <w:szCs w:val="18"/>
        </w:rPr>
        <w:t xml:space="preserve">ational and technical setup for </w:t>
      </w:r>
      <w:proofErr w:type="spellStart"/>
      <w:r w:rsidR="069F5F51" w:rsidRPr="00022119">
        <w:rPr>
          <w:szCs w:val="18"/>
        </w:rPr>
        <w:t>eDeliveries</w:t>
      </w:r>
      <w:proofErr w:type="spellEnd"/>
      <w:r w:rsidR="069F5F51" w:rsidRPr="00022119">
        <w:rPr>
          <w:szCs w:val="18"/>
        </w:rPr>
        <w:t xml:space="preserve"> </w:t>
      </w:r>
      <w:r w:rsidR="34B4FF23" w:rsidRPr="00022119">
        <w:rPr>
          <w:szCs w:val="18"/>
        </w:rPr>
        <w:t>was</w:t>
      </w:r>
      <w:r w:rsidR="069F5F51" w:rsidRPr="00022119">
        <w:rPr>
          <w:szCs w:val="18"/>
        </w:rPr>
        <w:t xml:space="preserve"> established at the end of 2020.</w:t>
      </w:r>
    </w:p>
    <w:p w14:paraId="17FC01BE" w14:textId="23942579" w:rsidR="00857005" w:rsidRPr="006F2CF7" w:rsidRDefault="00356D57" w:rsidP="00E63341">
      <w:pPr>
        <w:pStyle w:val="Subtitle"/>
      </w:pPr>
      <w:r w:rsidRPr="006F2CF7">
        <w:rPr>
          <w:noProof/>
        </w:rPr>
        <w:drawing>
          <wp:anchor distT="0" distB="0" distL="114300" distR="114300" simplePos="0" relativeHeight="251662336" behindDoc="0" locked="0" layoutInCell="1" allowOverlap="1" wp14:anchorId="4E5FB812" wp14:editId="2AFA786A">
            <wp:simplePos x="0" y="0"/>
            <wp:positionH relativeFrom="column">
              <wp:posOffset>-406037</wp:posOffset>
            </wp:positionH>
            <wp:positionV relativeFrom="paragraph">
              <wp:posOffset>93980</wp:posOffset>
            </wp:positionV>
            <wp:extent cx="300990" cy="141605"/>
            <wp:effectExtent l="0" t="0" r="3810" b="0"/>
            <wp:wrapNone/>
            <wp:docPr id="17" name="Picture 17" descr="A picture containing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Picture 343" descr="A picture containing night sky&#10;&#10;Description automatically generated"/>
                    <pic:cNvPicPr>
                      <a:picLocks noChangeAspect="1"/>
                    </pic:cNvPicPr>
                  </pic:nvPicPr>
                  <pic:blipFill rotWithShape="1">
                    <a:blip r:embed="rId41" cstate="print">
                      <a:duotone>
                        <a:schemeClr val="accent2">
                          <a:shade val="45000"/>
                          <a:satMod val="135000"/>
                        </a:schemeClr>
                        <a:prstClr val="white"/>
                      </a:duotone>
                      <a:alphaModFix amt="56000"/>
                    </a:blip>
                    <a:srcRect l="14748" t="34779" r="14766" b="32001"/>
                    <a:stretch/>
                  </pic:blipFill>
                  <pic:spPr bwMode="auto">
                    <a:xfrm>
                      <a:off x="0" y="0"/>
                      <a:ext cx="300990" cy="141605"/>
                    </a:xfrm>
                    <a:prstGeom prst="rect">
                      <a:avLst/>
                    </a:prstGeom>
                    <a:ln>
                      <a:noFill/>
                    </a:ln>
                  </pic:spPr>
                </pic:pic>
              </a:graphicData>
            </a:graphic>
            <wp14:sizeRelH relativeFrom="page">
              <wp14:pctWidth>0</wp14:pctWidth>
            </wp14:sizeRelH>
            <wp14:sizeRelV relativeFrom="margin">
              <wp14:pctHeight>0</wp14:pctHeight>
            </wp14:sizeRelV>
          </wp:anchor>
        </w:drawing>
      </w:r>
      <w:r w:rsidR="00857005" w:rsidRPr="006F2CF7">
        <w:t>De</w:t>
      </w:r>
      <w:r w:rsidR="00053D92" w:rsidRPr="006F2CF7">
        <w:t>-</w:t>
      </w:r>
      <w:r w:rsidR="00857005" w:rsidRPr="006F2CF7">
        <w:t>bureaucratization Act</w:t>
      </w:r>
    </w:p>
    <w:p w14:paraId="0C7CDFC1" w14:textId="51009162" w:rsidR="00DF5E17" w:rsidRPr="00022119" w:rsidRDefault="55EC12F8" w:rsidP="00773A53">
      <w:pPr>
        <w:rPr>
          <w:szCs w:val="18"/>
          <w:lang w:val="sl-SI"/>
        </w:rPr>
      </w:pPr>
      <w:r w:rsidRPr="00022119">
        <w:rPr>
          <w:szCs w:val="18"/>
          <w:lang w:val="sl-SI"/>
        </w:rPr>
        <w:t>T</w:t>
      </w:r>
      <w:r w:rsidR="7D74274D" w:rsidRPr="00022119">
        <w:rPr>
          <w:szCs w:val="18"/>
          <w:lang w:val="sl-SI"/>
        </w:rPr>
        <w:t xml:space="preserve">he </w:t>
      </w:r>
      <w:hyperlink r:id="rId92">
        <w:r w:rsidR="7D74274D" w:rsidRPr="00022119">
          <w:rPr>
            <w:rStyle w:val="Hyperlink"/>
            <w:szCs w:val="18"/>
            <w:lang w:val="sl-SI"/>
          </w:rPr>
          <w:t>De</w:t>
        </w:r>
        <w:r w:rsidR="07E5B964" w:rsidRPr="00022119">
          <w:rPr>
            <w:rStyle w:val="Hyperlink"/>
            <w:szCs w:val="18"/>
            <w:lang w:val="sl-SI"/>
          </w:rPr>
          <w:t>-</w:t>
        </w:r>
        <w:r w:rsidR="7D74274D" w:rsidRPr="00022119">
          <w:rPr>
            <w:rStyle w:val="Hyperlink"/>
            <w:szCs w:val="18"/>
            <w:lang w:val="sl-SI"/>
          </w:rPr>
          <w:t>bureaucratization Act</w:t>
        </w:r>
      </w:hyperlink>
      <w:r w:rsidR="7D74274D" w:rsidRPr="00022119">
        <w:rPr>
          <w:szCs w:val="18"/>
          <w:lang w:val="sl-SI"/>
        </w:rPr>
        <w:t xml:space="preserve"> was adopted on 27 December 2021</w:t>
      </w:r>
      <w:r w:rsidRPr="00022119">
        <w:rPr>
          <w:szCs w:val="18"/>
          <w:lang w:val="sl-SI"/>
        </w:rPr>
        <w:t xml:space="preserve"> with the aim to reduce administrative burdens</w:t>
      </w:r>
      <w:r w:rsidR="7D74274D" w:rsidRPr="00022119">
        <w:rPr>
          <w:szCs w:val="18"/>
          <w:lang w:val="sl-SI"/>
        </w:rPr>
        <w:t xml:space="preserve">. The </w:t>
      </w:r>
      <w:r w:rsidRPr="00022119">
        <w:rPr>
          <w:szCs w:val="18"/>
          <w:lang w:val="sl-SI"/>
        </w:rPr>
        <w:t>a</w:t>
      </w:r>
      <w:r w:rsidR="7D74274D" w:rsidRPr="00022119">
        <w:rPr>
          <w:szCs w:val="18"/>
          <w:lang w:val="sl-SI"/>
        </w:rPr>
        <w:t xml:space="preserve">ct repeals over 200 laws and regulations that are no longer applicable. It also determined the termination of the application of 18 federal (Yugoslav) laws that were in force in the Republic of Slovenia at the time of independence. </w:t>
      </w:r>
    </w:p>
    <w:p w14:paraId="07D7BD87" w14:textId="3E60D33A" w:rsidR="00DF5E17" w:rsidRPr="00022119" w:rsidRDefault="00DF5E17" w:rsidP="00773A53">
      <w:pPr>
        <w:rPr>
          <w:szCs w:val="18"/>
          <w:lang w:val="sl-SI"/>
        </w:rPr>
      </w:pPr>
    </w:p>
    <w:p w14:paraId="58D8E36F" w14:textId="60430D40" w:rsidR="00857005" w:rsidRPr="00022119" w:rsidRDefault="59694C05" w:rsidP="00773A53">
      <w:pPr>
        <w:rPr>
          <w:szCs w:val="18"/>
          <w:lang w:val="sl-SI"/>
        </w:rPr>
      </w:pPr>
      <w:r w:rsidRPr="00022119">
        <w:rPr>
          <w:szCs w:val="18"/>
          <w:lang w:val="sl-SI"/>
        </w:rPr>
        <w:t>S</w:t>
      </w:r>
      <w:r w:rsidR="5D442A6B" w:rsidRPr="00022119">
        <w:rPr>
          <w:szCs w:val="18"/>
          <w:lang w:val="sl-SI"/>
        </w:rPr>
        <w:t>ince</w:t>
      </w:r>
      <w:r w:rsidRPr="00022119">
        <w:rPr>
          <w:szCs w:val="18"/>
          <w:lang w:val="sl-SI"/>
        </w:rPr>
        <w:t xml:space="preserve"> </w:t>
      </w:r>
      <w:r w:rsidR="7D74274D" w:rsidRPr="00022119">
        <w:rPr>
          <w:szCs w:val="18"/>
          <w:lang w:val="sl-SI"/>
        </w:rPr>
        <w:t>22 July 2022, citizens have the opportunity to communicate to the competent authority (administrative unit, embassy) via the e-mail address and mobile phone number, which will be kept in the Central Population Register.The requirement to certify electronically</w:t>
      </w:r>
      <w:r w:rsidR="55EC12F8" w:rsidRPr="00022119">
        <w:rPr>
          <w:szCs w:val="18"/>
          <w:lang w:val="sl-SI"/>
        </w:rPr>
        <w:t>-</w:t>
      </w:r>
      <w:r w:rsidR="7D74274D" w:rsidRPr="00022119">
        <w:rPr>
          <w:szCs w:val="18"/>
          <w:lang w:val="sl-SI"/>
        </w:rPr>
        <w:t xml:space="preserve">signed decisions has been abolished. A </w:t>
      </w:r>
      <w:r w:rsidR="00853819">
        <w:rPr>
          <w:szCs w:val="18"/>
          <w:lang w:val="sl-SI"/>
        </w:rPr>
        <w:t>r</w:t>
      </w:r>
      <w:r w:rsidR="7D74274D" w:rsidRPr="00022119">
        <w:rPr>
          <w:szCs w:val="18"/>
          <w:lang w:val="sl-SI"/>
        </w:rPr>
        <w:t xml:space="preserve">egister of legal acts of local communities will be established, which will contain information on published regulations and other acts of local communities. The register will be published </w:t>
      </w:r>
      <w:r w:rsidR="00853819">
        <w:rPr>
          <w:szCs w:val="18"/>
          <w:lang w:val="sl-SI"/>
        </w:rPr>
        <w:t>i</w:t>
      </w:r>
      <w:r w:rsidR="7D74274D" w:rsidRPr="00022119">
        <w:rPr>
          <w:szCs w:val="18"/>
          <w:lang w:val="sl-SI"/>
        </w:rPr>
        <w:t xml:space="preserve">n the Official Gazette's website and will be available free of charge. </w:t>
      </w:r>
    </w:p>
    <w:p w14:paraId="6310A0E5" w14:textId="77777777" w:rsidR="00160F4F" w:rsidRPr="006F2CF7" w:rsidRDefault="00160F4F" w:rsidP="00CA7FC8">
      <w:pPr>
        <w:pStyle w:val="Heading2"/>
      </w:pPr>
      <w:bookmarkStart w:id="23" w:name="_Toc1474970"/>
      <w:r w:rsidRPr="006F2CF7">
        <w:t>Interoperability</w:t>
      </w:r>
      <w:bookmarkEnd w:id="23"/>
      <w:r w:rsidRPr="006F2CF7">
        <w:t xml:space="preserve"> </w:t>
      </w:r>
    </w:p>
    <w:p w14:paraId="0FF9633D" w14:textId="16AEC1F4" w:rsidR="00160F4F" w:rsidRPr="006F2CF7" w:rsidRDefault="00C85ADD" w:rsidP="00E63341">
      <w:pPr>
        <w:pStyle w:val="Subtitle"/>
      </w:pPr>
      <w:r w:rsidRPr="006F2CF7">
        <w:t xml:space="preserve">Infrastructure for </w:t>
      </w:r>
      <w:r w:rsidR="00160F4F" w:rsidRPr="006F2CF7">
        <w:t>Spatial Information Act</w:t>
      </w:r>
    </w:p>
    <w:p w14:paraId="028929AE" w14:textId="01279DB0" w:rsidR="00160F4F" w:rsidRPr="00022119" w:rsidRDefault="00160F4F" w:rsidP="00D94FCC">
      <w:pPr>
        <w:rPr>
          <w:szCs w:val="18"/>
        </w:rPr>
      </w:pPr>
      <w:r w:rsidRPr="00022119">
        <w:rPr>
          <w:szCs w:val="18"/>
        </w:rPr>
        <w:t>The</w:t>
      </w:r>
      <w:r w:rsidR="00C85ADD" w:rsidRPr="00022119">
        <w:rPr>
          <w:szCs w:val="18"/>
        </w:rPr>
        <w:t xml:space="preserve"> </w:t>
      </w:r>
      <w:hyperlink r:id="rId93">
        <w:r w:rsidR="00C556C0" w:rsidRPr="00022119">
          <w:rPr>
            <w:rStyle w:val="Hyperlink"/>
            <w:szCs w:val="18"/>
          </w:rPr>
          <w:t>Infrastructure for Spatial Information Act</w:t>
        </w:r>
      </w:hyperlink>
      <w:r w:rsidRPr="00022119">
        <w:rPr>
          <w:szCs w:val="18"/>
        </w:rPr>
        <w:t xml:space="preserve"> defines the interoperability of spatial datasets and services</w:t>
      </w:r>
      <w:r w:rsidR="00C556C0" w:rsidRPr="00022119">
        <w:rPr>
          <w:szCs w:val="18"/>
        </w:rPr>
        <w:t xml:space="preserve"> in its Articles 8, 10, 11 and 12</w:t>
      </w:r>
      <w:r w:rsidRPr="00022119">
        <w:rPr>
          <w:szCs w:val="18"/>
        </w:rPr>
        <w:t xml:space="preserve">. It defines interoperability as the ability to combine spatial datasets for services to interact, without </w:t>
      </w:r>
      <w:r w:rsidR="00C556C0" w:rsidRPr="00022119">
        <w:rPr>
          <w:szCs w:val="18"/>
        </w:rPr>
        <w:t xml:space="preserve">any </w:t>
      </w:r>
      <w:r w:rsidRPr="00022119">
        <w:rPr>
          <w:szCs w:val="18"/>
        </w:rPr>
        <w:t xml:space="preserve">manual intervention, in such a way that the result is coherent, and the added value of the spatial data sets and services is enhanced. </w:t>
      </w:r>
      <w:r w:rsidR="00C556C0" w:rsidRPr="00022119">
        <w:rPr>
          <w:szCs w:val="18"/>
        </w:rPr>
        <w:t>The i</w:t>
      </w:r>
      <w:r w:rsidRPr="00022119">
        <w:rPr>
          <w:szCs w:val="18"/>
        </w:rPr>
        <w:t xml:space="preserve">nteroperability of spatial data sets and spatial data services shall be provided by </w:t>
      </w:r>
      <w:r w:rsidR="00C556C0" w:rsidRPr="00022119">
        <w:rPr>
          <w:szCs w:val="18"/>
        </w:rPr>
        <w:t xml:space="preserve">the </w:t>
      </w:r>
      <w:r w:rsidRPr="00022119">
        <w:rPr>
          <w:szCs w:val="18"/>
        </w:rPr>
        <w:t xml:space="preserve">data and service providers. </w:t>
      </w:r>
      <w:r w:rsidR="00C556C0" w:rsidRPr="00022119">
        <w:rPr>
          <w:szCs w:val="18"/>
        </w:rPr>
        <w:t>The i</w:t>
      </w:r>
      <w:r w:rsidRPr="00022119">
        <w:rPr>
          <w:szCs w:val="18"/>
        </w:rPr>
        <w:t xml:space="preserve">nteroperability shall ensure links between different spatial data that refer to the same location, and between the same spatial data that refer to the same spatial object when represented at different scales. Information for the implementation and provision of the interoperability of spatial data sets and services, including data, </w:t>
      </w:r>
      <w:proofErr w:type="gramStart"/>
      <w:r w:rsidRPr="00022119">
        <w:rPr>
          <w:szCs w:val="18"/>
        </w:rPr>
        <w:t>codes</w:t>
      </w:r>
      <w:proofErr w:type="gramEnd"/>
      <w:r w:rsidRPr="00022119">
        <w:rPr>
          <w:szCs w:val="18"/>
        </w:rPr>
        <w:t xml:space="preserve"> and technical </w:t>
      </w:r>
      <w:r w:rsidRPr="00022119">
        <w:rPr>
          <w:szCs w:val="18"/>
        </w:rPr>
        <w:lastRenderedPageBreak/>
        <w:t xml:space="preserve">arrangements, shall be available </w:t>
      </w:r>
      <w:r w:rsidR="004C16F7" w:rsidRPr="00022119">
        <w:rPr>
          <w:szCs w:val="18"/>
        </w:rPr>
        <w:t xml:space="preserve">free of charge </w:t>
      </w:r>
      <w:r w:rsidRPr="00022119">
        <w:rPr>
          <w:szCs w:val="18"/>
        </w:rPr>
        <w:t xml:space="preserve">to public law entities and third </w:t>
      </w:r>
      <w:r w:rsidR="006D5AC0" w:rsidRPr="00022119">
        <w:rPr>
          <w:szCs w:val="18"/>
        </w:rPr>
        <w:t xml:space="preserve">parties </w:t>
      </w:r>
      <w:r w:rsidRPr="00022119">
        <w:rPr>
          <w:szCs w:val="18"/>
        </w:rPr>
        <w:t xml:space="preserve">through the </w:t>
      </w:r>
      <w:r w:rsidR="00C556C0" w:rsidRPr="00022119">
        <w:rPr>
          <w:szCs w:val="18"/>
        </w:rPr>
        <w:t>S</w:t>
      </w:r>
      <w:r w:rsidRPr="00022119">
        <w:rPr>
          <w:szCs w:val="18"/>
        </w:rPr>
        <w:t xml:space="preserve">patial </w:t>
      </w:r>
      <w:r w:rsidR="00C556C0" w:rsidRPr="00022119">
        <w:rPr>
          <w:szCs w:val="18"/>
        </w:rPr>
        <w:t>D</w:t>
      </w:r>
      <w:r w:rsidRPr="00022119">
        <w:rPr>
          <w:szCs w:val="18"/>
        </w:rPr>
        <w:t xml:space="preserve">ata </w:t>
      </w:r>
      <w:r w:rsidR="00C556C0" w:rsidRPr="00022119">
        <w:rPr>
          <w:szCs w:val="18"/>
        </w:rPr>
        <w:t>G</w:t>
      </w:r>
      <w:r w:rsidRPr="00022119">
        <w:rPr>
          <w:szCs w:val="18"/>
        </w:rPr>
        <w:t>eoportal.</w:t>
      </w:r>
    </w:p>
    <w:p w14:paraId="0D5860EC" w14:textId="07603C9A" w:rsidR="008F3F38" w:rsidRPr="006F2CF7" w:rsidRDefault="003730DF" w:rsidP="00CA7FC8">
      <w:pPr>
        <w:pStyle w:val="Heading2"/>
      </w:pPr>
      <w:r w:rsidRPr="006F2CF7">
        <w:t xml:space="preserve">Key </w:t>
      </w:r>
      <w:r w:rsidR="00853819">
        <w:t>E</w:t>
      </w:r>
      <w:r w:rsidRPr="006F2CF7">
        <w:t>nablers</w:t>
      </w:r>
      <w:bookmarkEnd w:id="21"/>
    </w:p>
    <w:p w14:paraId="128AF9D4" w14:textId="21A95D08" w:rsidR="003730DF" w:rsidRPr="006F2CF7" w:rsidRDefault="001E76F3" w:rsidP="00C40978">
      <w:pPr>
        <w:pStyle w:val="Heading3"/>
      </w:pPr>
      <w:bookmarkStart w:id="24" w:name="_Toc1474964"/>
      <w:r w:rsidRPr="006F2CF7">
        <w:t xml:space="preserve">Open Data, Reusability and </w:t>
      </w:r>
      <w:r w:rsidR="003730DF" w:rsidRPr="006F2CF7">
        <w:t xml:space="preserve">Access to </w:t>
      </w:r>
      <w:r w:rsidR="00853819">
        <w:t>P</w:t>
      </w:r>
      <w:r w:rsidR="003730DF" w:rsidRPr="006F2CF7">
        <w:t xml:space="preserve">ublic </w:t>
      </w:r>
      <w:r w:rsidR="00853819">
        <w:t>I</w:t>
      </w:r>
      <w:r w:rsidR="003730DF" w:rsidRPr="006F2CF7">
        <w:t>nformation</w:t>
      </w:r>
      <w:bookmarkEnd w:id="24"/>
    </w:p>
    <w:p w14:paraId="789F076A" w14:textId="26039256" w:rsidR="00773A53" w:rsidRPr="006F2CF7" w:rsidRDefault="000A5379" w:rsidP="00E63341">
      <w:pPr>
        <w:pStyle w:val="Subtitle"/>
      </w:pPr>
      <w:r w:rsidRPr="006F2CF7">
        <w:rPr>
          <w:noProof/>
        </w:rPr>
        <w:drawing>
          <wp:anchor distT="0" distB="0" distL="114300" distR="114300" simplePos="0" relativeHeight="251663360" behindDoc="0" locked="0" layoutInCell="1" allowOverlap="1" wp14:anchorId="6ADEB47A" wp14:editId="07E5285C">
            <wp:simplePos x="0" y="0"/>
            <wp:positionH relativeFrom="column">
              <wp:posOffset>-391613</wp:posOffset>
            </wp:positionH>
            <wp:positionV relativeFrom="paragraph">
              <wp:posOffset>92256</wp:posOffset>
            </wp:positionV>
            <wp:extent cx="300990" cy="141605"/>
            <wp:effectExtent l="0" t="0" r="3810" b="0"/>
            <wp:wrapNone/>
            <wp:docPr id="18" name="Picture 18" descr="A picture containing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Picture 343" descr="A picture containing night sky&#10;&#10;Description automatically generated"/>
                    <pic:cNvPicPr>
                      <a:picLocks noChangeAspect="1"/>
                    </pic:cNvPicPr>
                  </pic:nvPicPr>
                  <pic:blipFill rotWithShape="1">
                    <a:blip r:embed="rId41" cstate="print">
                      <a:duotone>
                        <a:schemeClr val="accent2">
                          <a:shade val="45000"/>
                          <a:satMod val="135000"/>
                        </a:schemeClr>
                        <a:prstClr val="white"/>
                      </a:duotone>
                      <a:alphaModFix amt="56000"/>
                    </a:blip>
                    <a:srcRect l="14748" t="34779" r="14766" b="32001"/>
                    <a:stretch/>
                  </pic:blipFill>
                  <pic:spPr bwMode="auto">
                    <a:xfrm>
                      <a:off x="0" y="0"/>
                      <a:ext cx="300990" cy="141605"/>
                    </a:xfrm>
                    <a:prstGeom prst="rect">
                      <a:avLst/>
                    </a:prstGeom>
                    <a:ln>
                      <a:noFill/>
                    </a:ln>
                  </pic:spPr>
                </pic:pic>
              </a:graphicData>
            </a:graphic>
            <wp14:sizeRelH relativeFrom="page">
              <wp14:pctWidth>0</wp14:pctWidth>
            </wp14:sizeRelH>
            <wp14:sizeRelV relativeFrom="margin">
              <wp14:pctHeight>0</wp14:pctHeight>
            </wp14:sizeRelV>
          </wp:anchor>
        </w:drawing>
      </w:r>
      <w:r w:rsidR="00773A53" w:rsidRPr="006F2CF7">
        <w:t xml:space="preserve">Access to Public Information Act </w:t>
      </w:r>
    </w:p>
    <w:p w14:paraId="7B395FA2" w14:textId="76A2E836" w:rsidR="00546513" w:rsidRPr="00022119" w:rsidRDefault="187BE22C" w:rsidP="00880EF2">
      <w:pPr>
        <w:rPr>
          <w:szCs w:val="18"/>
        </w:rPr>
      </w:pPr>
      <w:r w:rsidRPr="00022119">
        <w:rPr>
          <w:szCs w:val="18"/>
        </w:rPr>
        <w:t xml:space="preserve">The legal basis for </w:t>
      </w:r>
      <w:r w:rsidR="5EFEBDB7" w:rsidRPr="00022119">
        <w:rPr>
          <w:szCs w:val="18"/>
        </w:rPr>
        <w:t xml:space="preserve">the </w:t>
      </w:r>
      <w:r w:rsidRPr="00022119">
        <w:rPr>
          <w:szCs w:val="18"/>
        </w:rPr>
        <w:t xml:space="preserve">proactive publication of information and data on the web by public sector bodies </w:t>
      </w:r>
      <w:r w:rsidR="547BED4D" w:rsidRPr="00022119">
        <w:rPr>
          <w:szCs w:val="18"/>
        </w:rPr>
        <w:t>was</w:t>
      </w:r>
      <w:r w:rsidRPr="00022119">
        <w:rPr>
          <w:szCs w:val="18"/>
        </w:rPr>
        <w:t xml:space="preserve"> provided for by the </w:t>
      </w:r>
      <w:hyperlink r:id="rId94" w:history="1">
        <w:r w:rsidRPr="00022119">
          <w:rPr>
            <w:rStyle w:val="Hyperlink"/>
            <w:szCs w:val="18"/>
          </w:rPr>
          <w:t>Access to Public Information Ac</w:t>
        </w:r>
      </w:hyperlink>
      <w:r w:rsidRPr="00022119">
        <w:rPr>
          <w:szCs w:val="18"/>
        </w:rPr>
        <w:t>t (Official Gazette of the Republic of Slovenia No</w:t>
      </w:r>
      <w:r w:rsidR="4A02A532" w:rsidRPr="00022119">
        <w:rPr>
          <w:szCs w:val="18"/>
        </w:rPr>
        <w:t>.</w:t>
      </w:r>
      <w:r w:rsidRPr="00022119">
        <w:rPr>
          <w:szCs w:val="18"/>
        </w:rPr>
        <w:t xml:space="preserve"> </w:t>
      </w:r>
      <w:hyperlink r:id="rId95">
        <w:r w:rsidR="09931261" w:rsidRPr="00022119">
          <w:rPr>
            <w:szCs w:val="18"/>
          </w:rPr>
          <w:t>51/06</w:t>
        </w:r>
      </w:hyperlink>
      <w:r w:rsidR="09931261" w:rsidRPr="00022119">
        <w:rPr>
          <w:szCs w:val="18"/>
        </w:rPr>
        <w:t xml:space="preserve">, </w:t>
      </w:r>
      <w:hyperlink r:id="rId96">
        <w:r w:rsidR="09931261" w:rsidRPr="00022119">
          <w:rPr>
            <w:szCs w:val="18"/>
          </w:rPr>
          <w:t>117/06</w:t>
        </w:r>
      </w:hyperlink>
      <w:r w:rsidR="09931261" w:rsidRPr="00022119">
        <w:rPr>
          <w:szCs w:val="18"/>
        </w:rPr>
        <w:t xml:space="preserve"> – ZDavP-2, </w:t>
      </w:r>
      <w:hyperlink r:id="rId97">
        <w:r w:rsidR="09931261" w:rsidRPr="00022119">
          <w:rPr>
            <w:szCs w:val="18"/>
          </w:rPr>
          <w:t>23/14</w:t>
        </w:r>
      </w:hyperlink>
      <w:r w:rsidR="09931261" w:rsidRPr="00022119">
        <w:rPr>
          <w:szCs w:val="18"/>
        </w:rPr>
        <w:t xml:space="preserve">, </w:t>
      </w:r>
      <w:hyperlink r:id="rId98">
        <w:r w:rsidR="09931261" w:rsidRPr="00022119">
          <w:rPr>
            <w:szCs w:val="18"/>
          </w:rPr>
          <w:t>50/14</w:t>
        </w:r>
      </w:hyperlink>
      <w:r w:rsidR="09931261" w:rsidRPr="00022119">
        <w:rPr>
          <w:szCs w:val="18"/>
        </w:rPr>
        <w:t xml:space="preserve">, </w:t>
      </w:r>
      <w:hyperlink r:id="rId99">
        <w:r w:rsidR="09931261" w:rsidRPr="00022119">
          <w:rPr>
            <w:szCs w:val="18"/>
          </w:rPr>
          <w:t>19/15</w:t>
        </w:r>
      </w:hyperlink>
      <w:r w:rsidR="09931261" w:rsidRPr="00022119">
        <w:rPr>
          <w:szCs w:val="18"/>
        </w:rPr>
        <w:t xml:space="preserve">, </w:t>
      </w:r>
      <w:hyperlink r:id="rId100">
        <w:r w:rsidR="09931261" w:rsidRPr="00022119">
          <w:rPr>
            <w:szCs w:val="18"/>
          </w:rPr>
          <w:t>102/15</w:t>
        </w:r>
      </w:hyperlink>
      <w:r w:rsidR="09931261" w:rsidRPr="00022119">
        <w:rPr>
          <w:szCs w:val="18"/>
        </w:rPr>
        <w:t xml:space="preserve"> </w:t>
      </w:r>
      <w:r w:rsidR="47EBFE12" w:rsidRPr="00022119">
        <w:rPr>
          <w:szCs w:val="18"/>
        </w:rPr>
        <w:t>and</w:t>
      </w:r>
      <w:r w:rsidR="09931261" w:rsidRPr="00022119">
        <w:rPr>
          <w:szCs w:val="18"/>
        </w:rPr>
        <w:t xml:space="preserve"> </w:t>
      </w:r>
      <w:hyperlink r:id="rId101">
        <w:r w:rsidR="09931261" w:rsidRPr="00022119">
          <w:rPr>
            <w:szCs w:val="18"/>
          </w:rPr>
          <w:t>7/18</w:t>
        </w:r>
      </w:hyperlink>
      <w:r w:rsidR="09931261" w:rsidRPr="00022119">
        <w:rPr>
          <w:szCs w:val="18"/>
        </w:rPr>
        <w:t>).</w:t>
      </w:r>
      <w:r w:rsidRPr="00022119">
        <w:rPr>
          <w:szCs w:val="18"/>
        </w:rPr>
        <w:t xml:space="preserve"> The </w:t>
      </w:r>
      <w:r w:rsidR="3FC3AB7A" w:rsidRPr="00022119">
        <w:rPr>
          <w:szCs w:val="18"/>
        </w:rPr>
        <w:t>a</w:t>
      </w:r>
      <w:r w:rsidRPr="00022119">
        <w:rPr>
          <w:szCs w:val="18"/>
        </w:rPr>
        <w:t xml:space="preserve">ct </w:t>
      </w:r>
      <w:r w:rsidR="09931261" w:rsidRPr="00022119">
        <w:rPr>
          <w:szCs w:val="18"/>
        </w:rPr>
        <w:t>regulates</w:t>
      </w:r>
      <w:r w:rsidRPr="00022119">
        <w:rPr>
          <w:szCs w:val="18"/>
        </w:rPr>
        <w:t xml:space="preserve"> </w:t>
      </w:r>
      <w:r w:rsidR="44176284" w:rsidRPr="00022119">
        <w:rPr>
          <w:szCs w:val="18"/>
        </w:rPr>
        <w:t xml:space="preserve">the </w:t>
      </w:r>
      <w:r w:rsidRPr="00022119">
        <w:rPr>
          <w:szCs w:val="18"/>
        </w:rPr>
        <w:t xml:space="preserve">open and transparent functioning of the public sector and the reuse of public sector information. In principle it </w:t>
      </w:r>
      <w:r w:rsidR="09931261" w:rsidRPr="00022119">
        <w:rPr>
          <w:szCs w:val="18"/>
        </w:rPr>
        <w:t>provides</w:t>
      </w:r>
      <w:r w:rsidRPr="00022119">
        <w:rPr>
          <w:szCs w:val="18"/>
        </w:rPr>
        <w:t xml:space="preserve"> that all generally accessible public information is reusable (</w:t>
      </w:r>
      <w:r w:rsidR="3FC3AB7A" w:rsidRPr="00022119">
        <w:rPr>
          <w:szCs w:val="18"/>
        </w:rPr>
        <w:t>in line with</w:t>
      </w:r>
      <w:r w:rsidRPr="00022119">
        <w:rPr>
          <w:szCs w:val="18"/>
        </w:rPr>
        <w:t xml:space="preserve"> </w:t>
      </w:r>
      <w:r w:rsidR="3FC3AB7A" w:rsidRPr="00022119">
        <w:rPr>
          <w:szCs w:val="18"/>
        </w:rPr>
        <w:t xml:space="preserve">the </w:t>
      </w:r>
      <w:r w:rsidRPr="00022119">
        <w:rPr>
          <w:szCs w:val="18"/>
        </w:rPr>
        <w:t xml:space="preserve">reuse right from the PSI Directive). </w:t>
      </w:r>
      <w:r w:rsidR="3D545740" w:rsidRPr="00022119">
        <w:rPr>
          <w:szCs w:val="18"/>
        </w:rPr>
        <w:t xml:space="preserve">The </w:t>
      </w:r>
      <w:r w:rsidR="09931261" w:rsidRPr="00022119">
        <w:rPr>
          <w:szCs w:val="18"/>
        </w:rPr>
        <w:t>law places the</w:t>
      </w:r>
      <w:r w:rsidR="3D545740" w:rsidRPr="00022119">
        <w:rPr>
          <w:szCs w:val="18"/>
        </w:rPr>
        <w:t xml:space="preserve"> emphasis on the online publication of entire databases</w:t>
      </w:r>
      <w:r w:rsidR="073495B5" w:rsidRPr="00022119">
        <w:rPr>
          <w:szCs w:val="18"/>
        </w:rPr>
        <w:t>/</w:t>
      </w:r>
      <w:r w:rsidR="3D545740" w:rsidRPr="00022119">
        <w:rPr>
          <w:szCs w:val="18"/>
        </w:rPr>
        <w:t xml:space="preserve">public sector open data </w:t>
      </w:r>
      <w:r w:rsidR="40F38073" w:rsidRPr="00022119">
        <w:rPr>
          <w:szCs w:val="18"/>
        </w:rPr>
        <w:t>(</w:t>
      </w:r>
      <w:r w:rsidR="3D545740" w:rsidRPr="00022119">
        <w:rPr>
          <w:szCs w:val="18"/>
        </w:rPr>
        <w:t>i.e. data</w:t>
      </w:r>
      <w:r w:rsidR="700B3DEE" w:rsidRPr="00022119">
        <w:rPr>
          <w:szCs w:val="18"/>
        </w:rPr>
        <w:t xml:space="preserve"> </w:t>
      </w:r>
      <w:r w:rsidR="3D545740" w:rsidRPr="00022119">
        <w:rPr>
          <w:szCs w:val="18"/>
        </w:rPr>
        <w:t xml:space="preserve">in open, machine-readable formats </w:t>
      </w:r>
      <w:r w:rsidR="09931261" w:rsidRPr="00022119">
        <w:rPr>
          <w:szCs w:val="18"/>
        </w:rPr>
        <w:t xml:space="preserve">for further reuse by </w:t>
      </w:r>
      <w:r w:rsidR="3D545740" w:rsidRPr="00022119">
        <w:rPr>
          <w:szCs w:val="18"/>
        </w:rPr>
        <w:t>citizens, non-governmental organisations, media, etc.</w:t>
      </w:r>
      <w:r w:rsidR="40F38073" w:rsidRPr="00022119">
        <w:rPr>
          <w:szCs w:val="18"/>
        </w:rPr>
        <w:t>)</w:t>
      </w:r>
      <w:r w:rsidR="62892ED0" w:rsidRPr="00022119">
        <w:rPr>
          <w:szCs w:val="18"/>
        </w:rPr>
        <w:t>.</w:t>
      </w:r>
      <w:r w:rsidR="00FE4400" w:rsidRPr="00022119">
        <w:rPr>
          <w:szCs w:val="18"/>
        </w:rPr>
        <w:t xml:space="preserve"> </w:t>
      </w:r>
      <w:r w:rsidR="006852F3" w:rsidRPr="00022119">
        <w:rPr>
          <w:szCs w:val="18"/>
        </w:rPr>
        <w:t xml:space="preserve">Regarding </w:t>
      </w:r>
      <w:r w:rsidR="00A01B94" w:rsidRPr="00022119">
        <w:rPr>
          <w:szCs w:val="18"/>
        </w:rPr>
        <w:t xml:space="preserve">public sector </w:t>
      </w:r>
      <w:r w:rsidR="006852F3" w:rsidRPr="00022119">
        <w:rPr>
          <w:szCs w:val="18"/>
        </w:rPr>
        <w:t xml:space="preserve">databases, special attention </w:t>
      </w:r>
      <w:r w:rsidR="00044F35" w:rsidRPr="00022119">
        <w:rPr>
          <w:szCs w:val="18"/>
        </w:rPr>
        <w:t>is</w:t>
      </w:r>
      <w:r w:rsidR="006852F3" w:rsidRPr="00022119">
        <w:rPr>
          <w:szCs w:val="18"/>
        </w:rPr>
        <w:t xml:space="preserve"> paid to </w:t>
      </w:r>
      <w:r w:rsidR="00B30AAD" w:rsidRPr="00022119">
        <w:rPr>
          <w:szCs w:val="18"/>
        </w:rPr>
        <w:t xml:space="preserve">database management </w:t>
      </w:r>
      <w:r w:rsidR="004C16F7" w:rsidRPr="00022119">
        <w:rPr>
          <w:szCs w:val="18"/>
        </w:rPr>
        <w:t xml:space="preserve">by </w:t>
      </w:r>
      <w:r w:rsidR="006852F3" w:rsidRPr="00022119">
        <w:rPr>
          <w:szCs w:val="18"/>
        </w:rPr>
        <w:t xml:space="preserve">public administration bodies and </w:t>
      </w:r>
      <w:r w:rsidR="00D823AD" w:rsidRPr="00022119">
        <w:rPr>
          <w:szCs w:val="18"/>
        </w:rPr>
        <w:t xml:space="preserve">to the </w:t>
      </w:r>
      <w:r w:rsidR="006852F3" w:rsidRPr="00022119">
        <w:rPr>
          <w:szCs w:val="18"/>
        </w:rPr>
        <w:t xml:space="preserve">connectivity between databases </w:t>
      </w:r>
      <w:r w:rsidR="004D55A0" w:rsidRPr="00022119">
        <w:rPr>
          <w:szCs w:val="18"/>
        </w:rPr>
        <w:t>to</w:t>
      </w:r>
      <w:r w:rsidR="006852F3" w:rsidRPr="00022119">
        <w:rPr>
          <w:szCs w:val="18"/>
        </w:rPr>
        <w:t xml:space="preserve"> provide </w:t>
      </w:r>
      <w:r w:rsidR="006F706C" w:rsidRPr="00022119">
        <w:rPr>
          <w:szCs w:val="18"/>
        </w:rPr>
        <w:t xml:space="preserve">simple and </w:t>
      </w:r>
      <w:r w:rsidR="00B30AAD" w:rsidRPr="00022119">
        <w:rPr>
          <w:szCs w:val="18"/>
        </w:rPr>
        <w:t>straightfor</w:t>
      </w:r>
      <w:r w:rsidR="006F706C" w:rsidRPr="00022119">
        <w:rPr>
          <w:szCs w:val="18"/>
        </w:rPr>
        <w:t>ward data access</w:t>
      </w:r>
      <w:r w:rsidR="00FE4400" w:rsidRPr="00022119">
        <w:rPr>
          <w:szCs w:val="18"/>
        </w:rPr>
        <w:t>. For this purpose t</w:t>
      </w:r>
      <w:r w:rsidR="00D823AD" w:rsidRPr="00022119">
        <w:rPr>
          <w:szCs w:val="18"/>
        </w:rPr>
        <w:t xml:space="preserve">he </w:t>
      </w:r>
      <w:r w:rsidR="00773A53" w:rsidRPr="00022119">
        <w:rPr>
          <w:szCs w:val="18"/>
        </w:rPr>
        <w:t xml:space="preserve">metadata </w:t>
      </w:r>
      <w:r w:rsidR="004C16F7" w:rsidRPr="00022119">
        <w:rPr>
          <w:szCs w:val="18"/>
        </w:rPr>
        <w:t xml:space="preserve">are </w:t>
      </w:r>
      <w:r w:rsidR="00773A53" w:rsidRPr="00022119">
        <w:rPr>
          <w:szCs w:val="18"/>
        </w:rPr>
        <w:t xml:space="preserve">defined by the </w:t>
      </w:r>
      <w:hyperlink r:id="rId102" w:history="1">
        <w:r w:rsidR="004C16F7" w:rsidRPr="00022119">
          <w:rPr>
            <w:rStyle w:val="Hyperlink"/>
            <w:szCs w:val="18"/>
          </w:rPr>
          <w:t>Decree on the Delivery and Reuse of Public Information</w:t>
        </w:r>
      </w:hyperlink>
      <w:r w:rsidR="004B2DF1" w:rsidRPr="00022119">
        <w:rPr>
          <w:szCs w:val="18"/>
        </w:rPr>
        <w:t xml:space="preserve"> </w:t>
      </w:r>
      <w:r w:rsidR="00B26C1F" w:rsidRPr="00022119">
        <w:rPr>
          <w:szCs w:val="18"/>
        </w:rPr>
        <w:t>and</w:t>
      </w:r>
      <w:r w:rsidR="00FE4400" w:rsidRPr="00022119">
        <w:rPr>
          <w:szCs w:val="18"/>
        </w:rPr>
        <w:t xml:space="preserve"> </w:t>
      </w:r>
      <w:r w:rsidR="006F706C" w:rsidRPr="00022119">
        <w:rPr>
          <w:szCs w:val="18"/>
        </w:rPr>
        <w:t>published</w:t>
      </w:r>
      <w:r w:rsidR="00773A53" w:rsidRPr="00022119">
        <w:rPr>
          <w:szCs w:val="18"/>
        </w:rPr>
        <w:t xml:space="preserve"> the</w:t>
      </w:r>
      <w:r w:rsidR="0011052B" w:rsidRPr="00022119">
        <w:rPr>
          <w:rStyle w:val="Hyperlink"/>
          <w:szCs w:val="18"/>
        </w:rPr>
        <w:t xml:space="preserve"> </w:t>
      </w:r>
      <w:hyperlink r:id="rId103" w:history="1">
        <w:r w:rsidR="0011052B" w:rsidRPr="00022119">
          <w:rPr>
            <w:rStyle w:val="Hyperlink"/>
            <w:szCs w:val="18"/>
          </w:rPr>
          <w:t>Manual on Opening Up PS</w:t>
        </w:r>
        <w:r w:rsidR="00773A53" w:rsidRPr="00022119">
          <w:rPr>
            <w:rStyle w:val="Hyperlink"/>
            <w:szCs w:val="18"/>
          </w:rPr>
          <w:t>I</w:t>
        </w:r>
      </w:hyperlink>
      <w:r w:rsidR="00773A53" w:rsidRPr="00022119">
        <w:rPr>
          <w:szCs w:val="18"/>
        </w:rPr>
        <w:t>.</w:t>
      </w:r>
      <w:r w:rsidR="00FE4400" w:rsidRPr="00022119">
        <w:rPr>
          <w:szCs w:val="18"/>
        </w:rPr>
        <w:t xml:space="preserve"> </w:t>
      </w:r>
      <w:r w:rsidR="006852F3" w:rsidRPr="00022119">
        <w:rPr>
          <w:szCs w:val="18"/>
        </w:rPr>
        <w:t xml:space="preserve">Apart from the legal framework, several activities </w:t>
      </w:r>
      <w:r w:rsidR="00044F35" w:rsidRPr="00022119">
        <w:rPr>
          <w:szCs w:val="18"/>
        </w:rPr>
        <w:t>have been</w:t>
      </w:r>
      <w:r w:rsidR="006852F3" w:rsidRPr="00022119">
        <w:rPr>
          <w:szCs w:val="18"/>
        </w:rPr>
        <w:t xml:space="preserve"> </w:t>
      </w:r>
      <w:r w:rsidR="004C16F7" w:rsidRPr="00022119">
        <w:rPr>
          <w:szCs w:val="18"/>
        </w:rPr>
        <w:t xml:space="preserve">announced </w:t>
      </w:r>
      <w:r w:rsidR="006852F3" w:rsidRPr="00022119">
        <w:rPr>
          <w:szCs w:val="18"/>
        </w:rPr>
        <w:t xml:space="preserve">in this field (hackathons, guidelines, renewal of the </w:t>
      </w:r>
      <w:r w:rsidR="009A7391" w:rsidRPr="00022119">
        <w:rPr>
          <w:szCs w:val="18"/>
        </w:rPr>
        <w:t>O</w:t>
      </w:r>
      <w:r w:rsidR="006852F3" w:rsidRPr="00022119">
        <w:rPr>
          <w:szCs w:val="18"/>
        </w:rPr>
        <w:t xml:space="preserve">pen </w:t>
      </w:r>
      <w:r w:rsidR="009A7391" w:rsidRPr="00022119">
        <w:rPr>
          <w:szCs w:val="18"/>
        </w:rPr>
        <w:t>D</w:t>
      </w:r>
      <w:r w:rsidR="006852F3" w:rsidRPr="00022119">
        <w:rPr>
          <w:szCs w:val="18"/>
        </w:rPr>
        <w:t xml:space="preserve">ata </w:t>
      </w:r>
      <w:r w:rsidR="00853819">
        <w:rPr>
          <w:szCs w:val="18"/>
        </w:rPr>
        <w:t>p</w:t>
      </w:r>
      <w:r w:rsidR="006852F3" w:rsidRPr="00022119">
        <w:rPr>
          <w:szCs w:val="18"/>
        </w:rPr>
        <w:t>ortal</w:t>
      </w:r>
      <w:r w:rsidR="009A7391" w:rsidRPr="00022119">
        <w:rPr>
          <w:szCs w:val="18"/>
        </w:rPr>
        <w:t>,</w:t>
      </w:r>
      <w:r w:rsidR="006852F3" w:rsidRPr="00022119">
        <w:rPr>
          <w:szCs w:val="18"/>
        </w:rPr>
        <w:t xml:space="preserve"> etc.)</w:t>
      </w:r>
      <w:r w:rsidR="00213A97" w:rsidRPr="00022119">
        <w:rPr>
          <w:szCs w:val="18"/>
        </w:rPr>
        <w:t xml:space="preserve">. In addition, it </w:t>
      </w:r>
      <w:r w:rsidR="00044F35" w:rsidRPr="00022119">
        <w:rPr>
          <w:szCs w:val="18"/>
        </w:rPr>
        <w:t>is</w:t>
      </w:r>
      <w:r w:rsidR="00213A97" w:rsidRPr="00022119">
        <w:rPr>
          <w:szCs w:val="18"/>
        </w:rPr>
        <w:t xml:space="preserve"> important to </w:t>
      </w:r>
      <w:r w:rsidR="00044F35" w:rsidRPr="00022119">
        <w:rPr>
          <w:szCs w:val="18"/>
        </w:rPr>
        <w:t>emphasi</w:t>
      </w:r>
      <w:r w:rsidR="006F59EE" w:rsidRPr="00022119">
        <w:rPr>
          <w:szCs w:val="18"/>
        </w:rPr>
        <w:t>s</w:t>
      </w:r>
      <w:r w:rsidR="00044F35" w:rsidRPr="00022119">
        <w:rPr>
          <w:szCs w:val="18"/>
        </w:rPr>
        <w:t>e</w:t>
      </w:r>
      <w:r w:rsidR="00213A97" w:rsidRPr="00022119">
        <w:rPr>
          <w:szCs w:val="18"/>
        </w:rPr>
        <w:t xml:space="preserve"> that </w:t>
      </w:r>
      <w:r w:rsidR="006F706C" w:rsidRPr="00022119">
        <w:rPr>
          <w:szCs w:val="18"/>
        </w:rPr>
        <w:t>in</w:t>
      </w:r>
      <w:r w:rsidR="00213A97" w:rsidRPr="00022119">
        <w:rPr>
          <w:szCs w:val="18"/>
        </w:rPr>
        <w:t xml:space="preserve"> </w:t>
      </w:r>
      <w:r w:rsidR="004C16F7" w:rsidRPr="00022119">
        <w:rPr>
          <w:szCs w:val="18"/>
        </w:rPr>
        <w:t>principle</w:t>
      </w:r>
      <w:r w:rsidR="00213A97" w:rsidRPr="00022119">
        <w:rPr>
          <w:szCs w:val="18"/>
        </w:rPr>
        <w:t xml:space="preserve"> all documents (electronic or not) produced by public bodies </w:t>
      </w:r>
      <w:r w:rsidR="00044F35" w:rsidRPr="00022119">
        <w:rPr>
          <w:szCs w:val="18"/>
        </w:rPr>
        <w:t>are</w:t>
      </w:r>
      <w:r w:rsidR="00213A97" w:rsidRPr="00022119">
        <w:rPr>
          <w:szCs w:val="18"/>
        </w:rPr>
        <w:t xml:space="preserve"> publicly available </w:t>
      </w:r>
      <w:r w:rsidR="004D55A0" w:rsidRPr="00022119">
        <w:rPr>
          <w:szCs w:val="18"/>
        </w:rPr>
        <w:t>based on</w:t>
      </w:r>
      <w:r w:rsidR="00044F35" w:rsidRPr="00022119">
        <w:rPr>
          <w:szCs w:val="18"/>
        </w:rPr>
        <w:t xml:space="preserve"> a request </w:t>
      </w:r>
      <w:r w:rsidR="006F706C" w:rsidRPr="00022119">
        <w:rPr>
          <w:szCs w:val="18"/>
        </w:rPr>
        <w:t xml:space="preserve">after </w:t>
      </w:r>
      <w:r w:rsidR="00044F35" w:rsidRPr="00022119">
        <w:rPr>
          <w:szCs w:val="18"/>
        </w:rPr>
        <w:t xml:space="preserve">a </w:t>
      </w:r>
      <w:r w:rsidR="006F706C" w:rsidRPr="00022119">
        <w:rPr>
          <w:szCs w:val="18"/>
        </w:rPr>
        <w:t xml:space="preserve">legal review </w:t>
      </w:r>
      <w:r w:rsidR="00044F35" w:rsidRPr="00022119">
        <w:rPr>
          <w:szCs w:val="18"/>
        </w:rPr>
        <w:t xml:space="preserve">by the institution. </w:t>
      </w:r>
      <w:r w:rsidR="37512BA4" w:rsidRPr="00022119">
        <w:rPr>
          <w:szCs w:val="18"/>
        </w:rPr>
        <w:t>The</w:t>
      </w:r>
      <w:r w:rsidR="31D11FDE" w:rsidRPr="00022119">
        <w:rPr>
          <w:szCs w:val="18"/>
        </w:rPr>
        <w:t xml:space="preserve"> </w:t>
      </w:r>
      <w:hyperlink r:id="rId104">
        <w:r w:rsidR="31D11FDE" w:rsidRPr="00022119">
          <w:rPr>
            <w:szCs w:val="18"/>
          </w:rPr>
          <w:t>Information Commissioner</w:t>
        </w:r>
      </w:hyperlink>
      <w:r w:rsidR="00213A97" w:rsidRPr="00022119">
        <w:rPr>
          <w:szCs w:val="18"/>
        </w:rPr>
        <w:t xml:space="preserve"> </w:t>
      </w:r>
      <w:r w:rsidR="00044F35" w:rsidRPr="00022119">
        <w:rPr>
          <w:szCs w:val="18"/>
        </w:rPr>
        <w:t xml:space="preserve">acts as a strong supervisory body whose decisions are fully binding upon </w:t>
      </w:r>
      <w:r w:rsidR="00213A97" w:rsidRPr="00022119">
        <w:rPr>
          <w:szCs w:val="18"/>
        </w:rPr>
        <w:t xml:space="preserve">public </w:t>
      </w:r>
      <w:r w:rsidR="00044F35" w:rsidRPr="00022119">
        <w:rPr>
          <w:szCs w:val="18"/>
        </w:rPr>
        <w:t>sector institutions.</w:t>
      </w:r>
      <w:r w:rsidR="00FA0586" w:rsidRPr="00022119">
        <w:rPr>
          <w:szCs w:val="18"/>
        </w:rPr>
        <w:t xml:space="preserve"> </w:t>
      </w:r>
    </w:p>
    <w:p w14:paraId="31A65880" w14:textId="64F9A18C" w:rsidR="7D150CA6" w:rsidRPr="00022119" w:rsidRDefault="5650549B" w:rsidP="7D150CA6">
      <w:pPr>
        <w:rPr>
          <w:szCs w:val="18"/>
        </w:rPr>
      </w:pPr>
      <w:r w:rsidRPr="00022119">
        <w:rPr>
          <w:szCs w:val="18"/>
        </w:rPr>
        <w:t xml:space="preserve">In 2022 the amendments to the Access to Public Information Act (Official Gazette of the Republic of Slovenia, No. 141/22) were adopted for the remaining implementation of the EU Open Data Directive, namely, to enable easy re-use of high value datasets via API and bulk download. Consequently, also the </w:t>
      </w:r>
      <w:r w:rsidR="00B8688A">
        <w:rPr>
          <w:szCs w:val="18"/>
        </w:rPr>
        <w:t>g</w:t>
      </w:r>
      <w:r w:rsidRPr="00022119">
        <w:rPr>
          <w:szCs w:val="18"/>
        </w:rPr>
        <w:t xml:space="preserve">overnment </w:t>
      </w:r>
      <w:r w:rsidR="00B8688A">
        <w:rPr>
          <w:szCs w:val="18"/>
        </w:rPr>
        <w:t>d</w:t>
      </w:r>
      <w:r w:rsidRPr="00022119">
        <w:rPr>
          <w:szCs w:val="18"/>
        </w:rPr>
        <w:t>ecree has been amended (Official Gazette of the Republic of Slovenia, No. 146/22)</w:t>
      </w:r>
      <w:r w:rsidR="00B8688A">
        <w:rPr>
          <w:szCs w:val="18"/>
        </w:rPr>
        <w:t>,</w:t>
      </w:r>
      <w:r w:rsidRPr="00022119">
        <w:rPr>
          <w:szCs w:val="18"/>
        </w:rPr>
        <w:t xml:space="preserve"> listing the datasets that are of particularly high value for the society and/or economy.</w:t>
      </w:r>
      <w:r w:rsidR="00880EF2" w:rsidRPr="00022119">
        <w:rPr>
          <w:szCs w:val="18"/>
        </w:rPr>
        <w:t xml:space="preserve"> </w:t>
      </w:r>
      <w:r w:rsidR="5B711D2E" w:rsidRPr="00022119">
        <w:rPr>
          <w:szCs w:val="18"/>
        </w:rPr>
        <w:t xml:space="preserve">The National Assembly adopted the law on </w:t>
      </w:r>
      <w:r w:rsidRPr="00022119">
        <w:rPr>
          <w:szCs w:val="18"/>
        </w:rPr>
        <w:t>ratifi</w:t>
      </w:r>
      <w:r w:rsidR="1F6B82CD" w:rsidRPr="00022119">
        <w:rPr>
          <w:szCs w:val="18"/>
        </w:rPr>
        <w:t xml:space="preserve">cation </w:t>
      </w:r>
      <w:r w:rsidRPr="00022119">
        <w:rPr>
          <w:szCs w:val="18"/>
        </w:rPr>
        <w:t>of the Council of Europe Convention on Access to Official Documents</w:t>
      </w:r>
      <w:r w:rsidR="71CD1E2F" w:rsidRPr="00022119">
        <w:rPr>
          <w:szCs w:val="18"/>
        </w:rPr>
        <w:t>.</w:t>
      </w:r>
    </w:p>
    <w:p w14:paraId="69C8A294" w14:textId="77777777" w:rsidR="000C3363" w:rsidRPr="006F2CF7" w:rsidRDefault="000C3363" w:rsidP="00E63341">
      <w:pPr>
        <w:pStyle w:val="Subtitle"/>
      </w:pPr>
      <w:r w:rsidRPr="006F2CF7">
        <w:t xml:space="preserve">Accessibility of Websites and Mobile Applications Act </w:t>
      </w:r>
    </w:p>
    <w:p w14:paraId="7049E5DE" w14:textId="12D94441" w:rsidR="00A847EA" w:rsidRPr="00022119" w:rsidRDefault="00B74CA0" w:rsidP="00A73FDB">
      <w:pPr>
        <w:rPr>
          <w:szCs w:val="18"/>
        </w:rPr>
      </w:pPr>
      <w:r w:rsidRPr="00022119">
        <w:rPr>
          <w:szCs w:val="18"/>
        </w:rPr>
        <w:t xml:space="preserve">The </w:t>
      </w:r>
      <w:hyperlink r:id="rId105">
        <w:r w:rsidR="00532B12" w:rsidRPr="00022119">
          <w:rPr>
            <w:color w:val="1A3F7C"/>
            <w:szCs w:val="18"/>
          </w:rPr>
          <w:t>Accessibility of Websites and Mobile Applications Act</w:t>
        </w:r>
      </w:hyperlink>
      <w:hyperlink r:id="rId106">
        <w:r w:rsidRPr="00022119">
          <w:rPr>
            <w:szCs w:val="18"/>
          </w:rPr>
          <w:t xml:space="preserve"> </w:t>
        </w:r>
      </w:hyperlink>
      <w:r w:rsidRPr="00022119">
        <w:rPr>
          <w:szCs w:val="18"/>
        </w:rPr>
        <w:t>regulate</w:t>
      </w:r>
      <w:r w:rsidR="00532B12" w:rsidRPr="00022119">
        <w:rPr>
          <w:szCs w:val="18"/>
        </w:rPr>
        <w:t>s</w:t>
      </w:r>
      <w:r w:rsidRPr="00022119">
        <w:rPr>
          <w:szCs w:val="18"/>
        </w:rPr>
        <w:t xml:space="preserve"> </w:t>
      </w:r>
      <w:r w:rsidR="00532B12" w:rsidRPr="00022119">
        <w:rPr>
          <w:szCs w:val="18"/>
        </w:rPr>
        <w:t xml:space="preserve">the </w:t>
      </w:r>
      <w:r w:rsidRPr="00022119">
        <w:rPr>
          <w:szCs w:val="18"/>
        </w:rPr>
        <w:t xml:space="preserve">measures to ensure the accessibility of public sector websites and mobile applications, providing accessibility for all users, in particular for those with disabilities (sensory or mobility impairment and mental disorders). The </w:t>
      </w:r>
      <w:hyperlink r:id="rId107">
        <w:r w:rsidR="00532B12" w:rsidRPr="00022119">
          <w:rPr>
            <w:color w:val="1A3F7C"/>
            <w:szCs w:val="18"/>
          </w:rPr>
          <w:t>act</w:t>
        </w:r>
      </w:hyperlink>
      <w:hyperlink r:id="rId108">
        <w:r w:rsidRPr="00022119">
          <w:rPr>
            <w:szCs w:val="18"/>
          </w:rPr>
          <w:t xml:space="preserve"> </w:t>
        </w:r>
      </w:hyperlink>
      <w:r w:rsidRPr="00022119">
        <w:rPr>
          <w:szCs w:val="18"/>
        </w:rPr>
        <w:t>is only available in Slovene. Additional information is available</w:t>
      </w:r>
      <w:r w:rsidR="00532B12" w:rsidRPr="00022119">
        <w:rPr>
          <w:szCs w:val="18"/>
        </w:rPr>
        <w:t xml:space="preserve"> via the</w:t>
      </w:r>
      <w:hyperlink r:id="rId109">
        <w:r w:rsidRPr="00022119">
          <w:rPr>
            <w:color w:val="1A3F7C"/>
            <w:szCs w:val="18"/>
          </w:rPr>
          <w:t xml:space="preserve"> </w:t>
        </w:r>
      </w:hyperlink>
      <w:hyperlink r:id="rId110">
        <w:r w:rsidR="00532B12" w:rsidRPr="00022119">
          <w:rPr>
            <w:color w:val="1A3F7C"/>
            <w:szCs w:val="18"/>
          </w:rPr>
          <w:t>NIO Portal</w:t>
        </w:r>
      </w:hyperlink>
      <w:r w:rsidRPr="00022119">
        <w:rPr>
          <w:szCs w:val="18"/>
        </w:rPr>
        <w:t xml:space="preserve">. </w:t>
      </w:r>
    </w:p>
    <w:p w14:paraId="5B07C037" w14:textId="77777777" w:rsidR="00A847EA" w:rsidRPr="006F2CF7" w:rsidRDefault="00A847EA" w:rsidP="00E63341">
      <w:pPr>
        <w:pStyle w:val="Subtitle"/>
      </w:pPr>
      <w:r w:rsidRPr="006F2CF7">
        <w:t xml:space="preserve">Promoting Digital Inclusion Act  </w:t>
      </w:r>
    </w:p>
    <w:p w14:paraId="66C3B9F5" w14:textId="1B5F8A30" w:rsidR="00A847EA" w:rsidRPr="00022119" w:rsidRDefault="00000000" w:rsidP="00A847EA">
      <w:pPr>
        <w:rPr>
          <w:szCs w:val="18"/>
        </w:rPr>
      </w:pPr>
      <w:hyperlink r:id="rId111" w:history="1">
        <w:r w:rsidR="00A7523D" w:rsidRPr="00022119">
          <w:rPr>
            <w:rStyle w:val="Hyperlink"/>
            <w:szCs w:val="18"/>
          </w:rPr>
          <w:t>The Promoting Digital Inclusion Act</w:t>
        </w:r>
      </w:hyperlink>
      <w:r w:rsidR="00A7523D" w:rsidRPr="00022119">
        <w:rPr>
          <w:szCs w:val="18"/>
        </w:rPr>
        <w:t xml:space="preserve"> (Official Gazette of the Republic of Slovenia No. 35/22)</w:t>
      </w:r>
      <w:r w:rsidR="00A847EA" w:rsidRPr="00022119">
        <w:rPr>
          <w:szCs w:val="18"/>
        </w:rPr>
        <w:t xml:space="preserve"> aims to: </w:t>
      </w:r>
    </w:p>
    <w:p w14:paraId="7DC1DF64" w14:textId="57B76614" w:rsidR="00A847EA" w:rsidRPr="006F2CF7" w:rsidRDefault="755373DE" w:rsidP="00B06CFC">
      <w:pPr>
        <w:pStyle w:val="ListParagraph"/>
        <w:numPr>
          <w:ilvl w:val="0"/>
          <w:numId w:val="69"/>
        </w:numPr>
      </w:pPr>
      <w:r w:rsidRPr="006F2CF7">
        <w:t>R</w:t>
      </w:r>
      <w:r w:rsidR="4B458DE8" w:rsidRPr="006F2CF7">
        <w:t>aise awareness o</w:t>
      </w:r>
      <w:r w:rsidR="00B8688A">
        <w:t>n</w:t>
      </w:r>
      <w:r w:rsidR="4B458DE8" w:rsidRPr="006F2CF7">
        <w:t xml:space="preserve"> the benefits of using digital tools for the life of an individual and society as a </w:t>
      </w:r>
      <w:proofErr w:type="gramStart"/>
      <w:r w:rsidR="4B458DE8" w:rsidRPr="006F2CF7">
        <w:t>whole;</w:t>
      </w:r>
      <w:proofErr w:type="gramEnd"/>
      <w:r w:rsidR="4B458DE8" w:rsidRPr="006F2CF7">
        <w:t xml:space="preserve"> </w:t>
      </w:r>
    </w:p>
    <w:p w14:paraId="11A3F50B" w14:textId="4E73B5FE" w:rsidR="00A847EA" w:rsidRPr="006F2CF7" w:rsidRDefault="5F5DD823" w:rsidP="00B06CFC">
      <w:pPr>
        <w:pStyle w:val="ListParagraph"/>
        <w:numPr>
          <w:ilvl w:val="0"/>
          <w:numId w:val="69"/>
        </w:numPr>
      </w:pPr>
      <w:r w:rsidRPr="006F2CF7">
        <w:t xml:space="preserve">Raise </w:t>
      </w:r>
      <w:r w:rsidR="4B458DE8" w:rsidRPr="006F2CF7">
        <w:t xml:space="preserve">interest in technical knowledge, especially in the field of digital technologies (computer programming, robotics, artificial intelligence, etc.), </w:t>
      </w:r>
      <w:r w:rsidRPr="006F2CF7">
        <w:t xml:space="preserve">and promote </w:t>
      </w:r>
      <w:r w:rsidR="3FB42836" w:rsidRPr="006F2CF7">
        <w:t>a</w:t>
      </w:r>
      <w:r w:rsidR="4B458DE8" w:rsidRPr="006F2CF7">
        <w:t xml:space="preserve"> responsible and safe use of digital technologies and their </w:t>
      </w:r>
      <w:proofErr w:type="gramStart"/>
      <w:r w:rsidR="4B458DE8" w:rsidRPr="006F2CF7">
        <w:t>development;</w:t>
      </w:r>
      <w:proofErr w:type="gramEnd"/>
      <w:r w:rsidR="4B458DE8" w:rsidRPr="006F2CF7">
        <w:t xml:space="preserve"> </w:t>
      </w:r>
    </w:p>
    <w:p w14:paraId="59FC6842" w14:textId="2A725BAE" w:rsidR="00A847EA" w:rsidRPr="006F2CF7" w:rsidRDefault="3FB42836" w:rsidP="00B06CFC">
      <w:pPr>
        <w:pStyle w:val="ListParagraph"/>
        <w:numPr>
          <w:ilvl w:val="0"/>
          <w:numId w:val="69"/>
        </w:numPr>
      </w:pPr>
      <w:r w:rsidRPr="006F2CF7">
        <w:t xml:space="preserve">Have the population acquire and </w:t>
      </w:r>
      <w:r w:rsidR="4B458DE8" w:rsidRPr="006F2CF7">
        <w:t>rais</w:t>
      </w:r>
      <w:r w:rsidRPr="006F2CF7">
        <w:t>e</w:t>
      </w:r>
      <w:r w:rsidR="4B458DE8" w:rsidRPr="006F2CF7">
        <w:t xml:space="preserve"> the</w:t>
      </w:r>
      <w:r w:rsidRPr="006F2CF7">
        <w:t>ir</w:t>
      </w:r>
      <w:r w:rsidR="4B458DE8" w:rsidRPr="006F2CF7">
        <w:t xml:space="preserve"> level of basic digital </w:t>
      </w:r>
      <w:r w:rsidR="00B8688A">
        <w:t>skills</w:t>
      </w:r>
      <w:r w:rsidR="4B458DE8" w:rsidRPr="006F2CF7">
        <w:t xml:space="preserve"> so that by 2028 at least 80% of the population in the Republic of Slovenia aged between 16 and 74 ha</w:t>
      </w:r>
      <w:r w:rsidRPr="006F2CF7">
        <w:t>ve</w:t>
      </w:r>
      <w:r w:rsidR="4B458DE8" w:rsidRPr="006F2CF7">
        <w:t xml:space="preserve"> basic digital </w:t>
      </w:r>
      <w:proofErr w:type="gramStart"/>
      <w:r w:rsidR="00B8688A">
        <w:t>skills</w:t>
      </w:r>
      <w:r w:rsidR="4B458DE8" w:rsidRPr="006F2CF7">
        <w:t>;</w:t>
      </w:r>
      <w:proofErr w:type="gramEnd"/>
      <w:r w:rsidR="4B458DE8" w:rsidRPr="006F2CF7">
        <w:t xml:space="preserve"> </w:t>
      </w:r>
    </w:p>
    <w:p w14:paraId="43388DD5" w14:textId="0033E341" w:rsidR="00A847EA" w:rsidRPr="006F2CF7" w:rsidRDefault="755373DE" w:rsidP="00B06CFC">
      <w:pPr>
        <w:pStyle w:val="ListParagraph"/>
        <w:numPr>
          <w:ilvl w:val="0"/>
          <w:numId w:val="69"/>
        </w:numPr>
      </w:pPr>
      <w:r w:rsidRPr="006F2CF7">
        <w:t>R</w:t>
      </w:r>
      <w:r w:rsidR="4B458DE8" w:rsidRPr="006F2CF7">
        <w:t>ais</w:t>
      </w:r>
      <w:r w:rsidR="3FB42836" w:rsidRPr="006F2CF7">
        <w:t>e</w:t>
      </w:r>
      <w:r w:rsidR="4B458DE8" w:rsidRPr="006F2CF7">
        <w:t xml:space="preserve"> the competences to the higher </w:t>
      </w:r>
      <w:r w:rsidR="3FB42836" w:rsidRPr="006F2CF7">
        <w:t xml:space="preserve">proficiency </w:t>
      </w:r>
      <w:r w:rsidR="4B458DE8" w:rsidRPr="006F2CF7">
        <w:t>levels</w:t>
      </w:r>
      <w:r w:rsidR="3FB42836" w:rsidRPr="006F2CF7">
        <w:t xml:space="preserve">, </w:t>
      </w:r>
      <w:r w:rsidR="4B458DE8" w:rsidRPr="006F2CF7">
        <w:t>increas</w:t>
      </w:r>
      <w:r w:rsidR="3FB42836" w:rsidRPr="006F2CF7">
        <w:t>e</w:t>
      </w:r>
      <w:r w:rsidR="4B458DE8" w:rsidRPr="006F2CF7">
        <w:t xml:space="preserve"> interest in secondary, </w:t>
      </w:r>
      <w:proofErr w:type="gramStart"/>
      <w:r w:rsidR="4B458DE8" w:rsidRPr="006F2CF7">
        <w:t>tertiary</w:t>
      </w:r>
      <w:proofErr w:type="gramEnd"/>
      <w:r w:rsidR="4B458DE8" w:rsidRPr="006F2CF7">
        <w:t xml:space="preserve"> and higher education program</w:t>
      </w:r>
      <w:r w:rsidR="3FB42836" w:rsidRPr="006F2CF7">
        <w:t>me</w:t>
      </w:r>
      <w:r w:rsidR="4B458DE8" w:rsidRPr="006F2CF7">
        <w:t xml:space="preserve">s </w:t>
      </w:r>
      <w:r w:rsidR="3FB42836" w:rsidRPr="006F2CF7">
        <w:t xml:space="preserve">featuring </w:t>
      </w:r>
      <w:r w:rsidR="4B458DE8" w:rsidRPr="006F2CF7">
        <w:t xml:space="preserve">special digital </w:t>
      </w:r>
      <w:r w:rsidR="00B8688A">
        <w:t>skills</w:t>
      </w:r>
      <w:r w:rsidR="4B458DE8" w:rsidRPr="006F2CF7">
        <w:t xml:space="preserve"> and reduc</w:t>
      </w:r>
      <w:r w:rsidR="3FB42836" w:rsidRPr="006F2CF7">
        <w:t>e</w:t>
      </w:r>
      <w:r w:rsidR="4B458DE8" w:rsidRPr="006F2CF7">
        <w:t xml:space="preserve"> the gender gap in this area; </w:t>
      </w:r>
      <w:r w:rsidR="3FB42836" w:rsidRPr="006F2CF7">
        <w:t>and</w:t>
      </w:r>
    </w:p>
    <w:p w14:paraId="72DADBE6" w14:textId="61A1DB33" w:rsidR="00747570" w:rsidRPr="006F2CF7" w:rsidRDefault="3FB42836" w:rsidP="00B06CFC">
      <w:pPr>
        <w:pStyle w:val="ListParagraph"/>
        <w:numPr>
          <w:ilvl w:val="0"/>
          <w:numId w:val="69"/>
        </w:numPr>
      </w:pPr>
      <w:r w:rsidRPr="006F2CF7">
        <w:t xml:space="preserve">Promote </w:t>
      </w:r>
      <w:r w:rsidR="4B458DE8" w:rsidRPr="006F2CF7">
        <w:t xml:space="preserve">entrepreneurship in relation to digital </w:t>
      </w:r>
      <w:r w:rsidR="00B8688A">
        <w:t>skills</w:t>
      </w:r>
      <w:r w:rsidR="4B458DE8" w:rsidRPr="006F2CF7">
        <w:t>.</w:t>
      </w:r>
    </w:p>
    <w:p w14:paraId="38D32EDD" w14:textId="77777777" w:rsidR="003730DF" w:rsidRPr="006F2CF7" w:rsidRDefault="003730DF" w:rsidP="00C40978">
      <w:pPr>
        <w:pStyle w:val="Heading3"/>
      </w:pPr>
      <w:bookmarkStart w:id="25" w:name="_Toc1474965"/>
      <w:bookmarkStart w:id="26" w:name="_Hlk73445514"/>
      <w:r w:rsidRPr="006F2CF7">
        <w:lastRenderedPageBreak/>
        <w:t>eID and Trust Services</w:t>
      </w:r>
      <w:bookmarkEnd w:id="25"/>
    </w:p>
    <w:p w14:paraId="75C9B6EB" w14:textId="697A469C" w:rsidR="5F867C2C" w:rsidRPr="006F2CF7" w:rsidRDefault="5F867C2C" w:rsidP="00E63341">
      <w:pPr>
        <w:pStyle w:val="Subtitle"/>
      </w:pPr>
      <w:bookmarkStart w:id="27" w:name="_Hlk106014697"/>
      <w:bookmarkStart w:id="28" w:name="_Toc1474966"/>
      <w:bookmarkEnd w:id="26"/>
      <w:r w:rsidRPr="006F2CF7">
        <w:t>Electronic Identification and Trust Services Act</w:t>
      </w:r>
    </w:p>
    <w:p w14:paraId="796DA031" w14:textId="08FDE819" w:rsidR="01F10875" w:rsidRPr="00022119" w:rsidRDefault="00103A7E" w:rsidP="01F10875">
      <w:pPr>
        <w:spacing w:line="264" w:lineRule="auto"/>
        <w:rPr>
          <w:szCs w:val="18"/>
        </w:rPr>
      </w:pPr>
      <w:r w:rsidRPr="00022119">
        <w:rPr>
          <w:szCs w:val="18"/>
        </w:rPr>
        <w:t xml:space="preserve">The national </w:t>
      </w:r>
      <w:r w:rsidR="00C65607" w:rsidRPr="00022119">
        <w:rPr>
          <w:szCs w:val="18"/>
        </w:rPr>
        <w:t>L</w:t>
      </w:r>
      <w:r w:rsidRPr="00022119">
        <w:rPr>
          <w:szCs w:val="18"/>
        </w:rPr>
        <w:t>aw on E</w:t>
      </w:r>
      <w:r w:rsidR="00643187" w:rsidRPr="00022119">
        <w:rPr>
          <w:szCs w:val="18"/>
        </w:rPr>
        <w:t xml:space="preserve">lectronic </w:t>
      </w:r>
      <w:r w:rsidRPr="00022119">
        <w:rPr>
          <w:szCs w:val="18"/>
        </w:rPr>
        <w:t>I</w:t>
      </w:r>
      <w:r w:rsidR="00643187" w:rsidRPr="00022119">
        <w:rPr>
          <w:szCs w:val="18"/>
        </w:rPr>
        <w:t xml:space="preserve">dentification and </w:t>
      </w:r>
      <w:r w:rsidRPr="00022119">
        <w:rPr>
          <w:szCs w:val="18"/>
        </w:rPr>
        <w:t>T</w:t>
      </w:r>
      <w:r w:rsidR="00643187" w:rsidRPr="00022119">
        <w:rPr>
          <w:szCs w:val="18"/>
        </w:rPr>
        <w:t xml:space="preserve">rust </w:t>
      </w:r>
      <w:r w:rsidRPr="00022119">
        <w:rPr>
          <w:szCs w:val="18"/>
        </w:rPr>
        <w:t>S</w:t>
      </w:r>
      <w:r w:rsidR="00643187" w:rsidRPr="00022119">
        <w:rPr>
          <w:szCs w:val="18"/>
        </w:rPr>
        <w:t xml:space="preserve">ervices was adopted in July 2021. It aligns </w:t>
      </w:r>
      <w:r w:rsidR="00F1787B" w:rsidRPr="00022119">
        <w:rPr>
          <w:szCs w:val="18"/>
        </w:rPr>
        <w:t xml:space="preserve">national legislation </w:t>
      </w:r>
      <w:r w:rsidR="00C65607" w:rsidRPr="00022119">
        <w:rPr>
          <w:szCs w:val="18"/>
        </w:rPr>
        <w:t xml:space="preserve">with </w:t>
      </w:r>
      <w:hyperlink r:id="rId112">
        <w:r w:rsidR="00F1787B" w:rsidRPr="00022119">
          <w:rPr>
            <w:rStyle w:val="Hyperlink"/>
            <w:szCs w:val="18"/>
          </w:rPr>
          <w:t>Regulation (EU) 910/2014 on electronic identification and trust services for electronic transactions in the internal market (eIDAS Regulation)</w:t>
        </w:r>
      </w:hyperlink>
      <w:r w:rsidR="00F1787B" w:rsidRPr="00022119">
        <w:rPr>
          <w:szCs w:val="18"/>
        </w:rPr>
        <w:t>.</w:t>
      </w:r>
      <w:r w:rsidR="00E717ED" w:rsidRPr="00022119">
        <w:rPr>
          <w:szCs w:val="18"/>
        </w:rPr>
        <w:t xml:space="preserve"> It introduces </w:t>
      </w:r>
      <w:r w:rsidR="00C65607" w:rsidRPr="00022119">
        <w:rPr>
          <w:szCs w:val="18"/>
        </w:rPr>
        <w:t xml:space="preserve">an </w:t>
      </w:r>
      <w:r w:rsidR="00E717ED" w:rsidRPr="00022119">
        <w:rPr>
          <w:szCs w:val="18"/>
        </w:rPr>
        <w:t xml:space="preserve">electronic identity that can be issued </w:t>
      </w:r>
      <w:r w:rsidR="000825FE" w:rsidRPr="00022119">
        <w:rPr>
          <w:szCs w:val="18"/>
        </w:rPr>
        <w:t xml:space="preserve">through </w:t>
      </w:r>
      <w:r w:rsidR="00E717ED" w:rsidRPr="00022119">
        <w:rPr>
          <w:szCs w:val="18"/>
        </w:rPr>
        <w:t>different electronic identification means.</w:t>
      </w:r>
      <w:r w:rsidR="00B4063A" w:rsidRPr="00022119">
        <w:rPr>
          <w:szCs w:val="18"/>
        </w:rPr>
        <w:t xml:space="preserve"> </w:t>
      </w:r>
    </w:p>
    <w:p w14:paraId="2B5C0AD4" w14:textId="47E71BDA" w:rsidR="73351654" w:rsidRPr="00022119" w:rsidRDefault="73351654" w:rsidP="008211A4">
      <w:pPr>
        <w:spacing w:line="257" w:lineRule="auto"/>
        <w:rPr>
          <w:rFonts w:eastAsia="Calibri" w:cs="Calibri"/>
          <w:szCs w:val="18"/>
        </w:rPr>
      </w:pPr>
      <w:r w:rsidRPr="00022119">
        <w:rPr>
          <w:rFonts w:eastAsia="Calibri" w:cs="Calibri"/>
          <w:szCs w:val="18"/>
        </w:rPr>
        <w:t>T</w:t>
      </w:r>
      <w:r w:rsidR="18D8BFD7" w:rsidRPr="00022119">
        <w:rPr>
          <w:rFonts w:eastAsia="Calibri" w:cs="Calibri"/>
          <w:szCs w:val="18"/>
        </w:rPr>
        <w:t>he Decree on the Definition of Electronic Identification Means and the Use of a Central Authentication and Electronic Signature Service</w:t>
      </w:r>
      <w:r w:rsidR="39C82B60" w:rsidRPr="00022119">
        <w:rPr>
          <w:rFonts w:eastAsia="Calibri" w:cs="Calibri"/>
          <w:szCs w:val="18"/>
        </w:rPr>
        <w:t xml:space="preserve">, adopted in </w:t>
      </w:r>
      <w:r w:rsidR="2A6C738A" w:rsidRPr="00022119">
        <w:rPr>
          <w:rFonts w:eastAsia="Calibri" w:cs="Calibri"/>
          <w:szCs w:val="18"/>
        </w:rPr>
        <w:t xml:space="preserve">March 2022, </w:t>
      </w:r>
      <w:r w:rsidR="18D8BFD7" w:rsidRPr="00022119">
        <w:rPr>
          <w:rFonts w:eastAsia="Calibri" w:cs="Calibri"/>
          <w:szCs w:val="18"/>
        </w:rPr>
        <w:t>defines the electronic identification means and the use of the Central Authentication and Electronic Signature Service.</w:t>
      </w:r>
    </w:p>
    <w:p w14:paraId="371DE775" w14:textId="657FC057" w:rsidR="18D8BFD7" w:rsidRPr="00022119" w:rsidRDefault="18D8BFD7" w:rsidP="008211A4">
      <w:pPr>
        <w:spacing w:line="257" w:lineRule="auto"/>
        <w:rPr>
          <w:rFonts w:eastAsia="Calibri" w:cs="Calibri"/>
          <w:szCs w:val="18"/>
        </w:rPr>
      </w:pPr>
      <w:r w:rsidRPr="00022119">
        <w:rPr>
          <w:rFonts w:eastAsia="Calibri" w:cs="Calibri"/>
          <w:szCs w:val="18"/>
        </w:rPr>
        <w:t xml:space="preserve">The </w:t>
      </w:r>
      <w:r w:rsidR="00B8688A">
        <w:rPr>
          <w:rFonts w:eastAsia="Calibri" w:cs="Calibri"/>
          <w:szCs w:val="18"/>
        </w:rPr>
        <w:t>d</w:t>
      </w:r>
      <w:r w:rsidRPr="00022119">
        <w:rPr>
          <w:rFonts w:eastAsia="Calibri" w:cs="Calibri"/>
          <w:szCs w:val="18"/>
        </w:rPr>
        <w:t xml:space="preserve">ecree defines the electronic identification means associated with an electronic identity granted by the Republic of Slovenia as: </w:t>
      </w:r>
    </w:p>
    <w:p w14:paraId="308F80E1" w14:textId="7102C203" w:rsidR="18D8BFD7" w:rsidRPr="006F2CF7" w:rsidRDefault="00B8688A" w:rsidP="008211A4">
      <w:pPr>
        <w:pStyle w:val="ListParagraph"/>
        <w:numPr>
          <w:ilvl w:val="0"/>
          <w:numId w:val="1"/>
        </w:numPr>
        <w:rPr>
          <w:rFonts w:eastAsia="Verdana" w:cs="Verdana"/>
          <w:szCs w:val="18"/>
        </w:rPr>
      </w:pPr>
      <w:r>
        <w:rPr>
          <w:rFonts w:eastAsia="Verdana" w:cs="Verdana"/>
          <w:szCs w:val="18"/>
        </w:rPr>
        <w:t>E</w:t>
      </w:r>
      <w:r w:rsidR="18D8BFD7" w:rsidRPr="006F2CF7">
        <w:rPr>
          <w:rFonts w:eastAsia="Verdana" w:cs="Verdana"/>
          <w:szCs w:val="18"/>
        </w:rPr>
        <w:t xml:space="preserve">lectronic identification means of the assurance level high on the identity </w:t>
      </w:r>
      <w:proofErr w:type="gramStart"/>
      <w:r w:rsidR="18D8BFD7" w:rsidRPr="006F2CF7">
        <w:rPr>
          <w:rFonts w:eastAsia="Verdana" w:cs="Verdana"/>
          <w:szCs w:val="18"/>
        </w:rPr>
        <w:t>card;</w:t>
      </w:r>
      <w:proofErr w:type="gramEnd"/>
    </w:p>
    <w:p w14:paraId="6E41B134" w14:textId="11D9E953" w:rsidR="18D8BFD7" w:rsidRPr="006F2CF7" w:rsidRDefault="00B8688A" w:rsidP="008211A4">
      <w:pPr>
        <w:pStyle w:val="ListParagraph"/>
        <w:numPr>
          <w:ilvl w:val="0"/>
          <w:numId w:val="1"/>
        </w:numPr>
        <w:rPr>
          <w:rFonts w:eastAsia="Verdana" w:cs="Verdana"/>
          <w:szCs w:val="18"/>
        </w:rPr>
      </w:pPr>
      <w:r>
        <w:rPr>
          <w:rFonts w:eastAsia="Verdana" w:cs="Verdana"/>
          <w:szCs w:val="18"/>
        </w:rPr>
        <w:t>E</w:t>
      </w:r>
      <w:r w:rsidR="18D8BFD7" w:rsidRPr="006F2CF7">
        <w:rPr>
          <w:rFonts w:eastAsia="Verdana" w:cs="Verdana"/>
          <w:szCs w:val="18"/>
        </w:rPr>
        <w:t xml:space="preserve">lectronic identification means of the assurance level low on the identity </w:t>
      </w:r>
      <w:proofErr w:type="gramStart"/>
      <w:r w:rsidR="18D8BFD7" w:rsidRPr="006F2CF7">
        <w:rPr>
          <w:rFonts w:eastAsia="Verdana" w:cs="Verdana"/>
          <w:szCs w:val="18"/>
        </w:rPr>
        <w:t>card;</w:t>
      </w:r>
      <w:proofErr w:type="gramEnd"/>
    </w:p>
    <w:p w14:paraId="37B46D9F" w14:textId="2EFF3FCA" w:rsidR="00B8688A" w:rsidRDefault="00B8688A" w:rsidP="00B8688A">
      <w:pPr>
        <w:pStyle w:val="ListParagraph"/>
        <w:numPr>
          <w:ilvl w:val="0"/>
          <w:numId w:val="1"/>
        </w:numPr>
        <w:rPr>
          <w:szCs w:val="18"/>
        </w:rPr>
      </w:pPr>
      <w:r>
        <w:rPr>
          <w:rFonts w:eastAsia="Verdana" w:cs="Verdana"/>
          <w:szCs w:val="18"/>
        </w:rPr>
        <w:t>V</w:t>
      </w:r>
      <w:r w:rsidR="18D8BFD7" w:rsidRPr="006F2CF7">
        <w:rPr>
          <w:rFonts w:eastAsia="Verdana" w:cs="Verdana"/>
          <w:szCs w:val="18"/>
        </w:rPr>
        <w:t>irtual electronic identification means of the assurance level substantial;</w:t>
      </w:r>
      <w:r>
        <w:rPr>
          <w:rFonts w:eastAsia="Verdana" w:cs="Verdana"/>
          <w:szCs w:val="18"/>
        </w:rPr>
        <w:t xml:space="preserve"> and V</w:t>
      </w:r>
      <w:r w:rsidR="18D8BFD7" w:rsidRPr="00B8688A">
        <w:rPr>
          <w:rFonts w:eastAsia="Verdana" w:cs="Verdana"/>
          <w:szCs w:val="18"/>
        </w:rPr>
        <w:t>irtual electronic identification means of the assurance level low</w:t>
      </w:r>
      <w:r w:rsidR="5BA454EE" w:rsidRPr="00B8688A">
        <w:rPr>
          <w:rFonts w:eastAsia="Verdana" w:cs="Verdana"/>
          <w:szCs w:val="18"/>
        </w:rPr>
        <w:t xml:space="preserve"> (this has not yet been implemented)</w:t>
      </w:r>
      <w:r>
        <w:rPr>
          <w:rFonts w:eastAsia="Verdana" w:cs="Verdana"/>
          <w:szCs w:val="18"/>
        </w:rPr>
        <w:t>.</w:t>
      </w:r>
    </w:p>
    <w:p w14:paraId="3846A936" w14:textId="5049BBBF" w:rsidR="00335F78" w:rsidRPr="00B8688A" w:rsidRDefault="00F1787B" w:rsidP="00B06CFC">
      <w:pPr>
        <w:pStyle w:val="ListParagraph"/>
        <w:rPr>
          <w:szCs w:val="18"/>
        </w:rPr>
      </w:pPr>
      <w:r w:rsidRPr="00B8688A">
        <w:rPr>
          <w:szCs w:val="18"/>
        </w:rPr>
        <w:t xml:space="preserve">The activities regulated by the eIDAS Regulation </w:t>
      </w:r>
      <w:proofErr w:type="gramStart"/>
      <w:r w:rsidRPr="00B8688A">
        <w:rPr>
          <w:szCs w:val="18"/>
        </w:rPr>
        <w:t>in the area of</w:t>
      </w:r>
      <w:proofErr w:type="gramEnd"/>
      <w:r w:rsidRPr="00B8688A">
        <w:rPr>
          <w:szCs w:val="18"/>
        </w:rPr>
        <w:t xml:space="preserve"> trust services, such as </w:t>
      </w:r>
      <w:r w:rsidR="00960995" w:rsidRPr="00B8688A">
        <w:rPr>
          <w:szCs w:val="18"/>
        </w:rPr>
        <w:t xml:space="preserve">the </w:t>
      </w:r>
      <w:r w:rsidRPr="00B8688A">
        <w:rPr>
          <w:szCs w:val="18"/>
        </w:rPr>
        <w:t xml:space="preserve">certification of qualified trust service providers, </w:t>
      </w:r>
      <w:r w:rsidR="001D4055" w:rsidRPr="00B8688A">
        <w:rPr>
          <w:szCs w:val="18"/>
        </w:rPr>
        <w:t>are regular</w:t>
      </w:r>
      <w:r w:rsidR="00F11FBB" w:rsidRPr="00B8688A">
        <w:rPr>
          <w:szCs w:val="18"/>
        </w:rPr>
        <w:t>ly performed</w:t>
      </w:r>
      <w:r w:rsidRPr="00B8688A">
        <w:rPr>
          <w:szCs w:val="18"/>
        </w:rPr>
        <w:t>. Currently</w:t>
      </w:r>
      <w:r w:rsidR="006F706C" w:rsidRPr="00B8688A">
        <w:rPr>
          <w:szCs w:val="18"/>
        </w:rPr>
        <w:t>,</w:t>
      </w:r>
      <w:r w:rsidRPr="00B8688A">
        <w:rPr>
          <w:szCs w:val="18"/>
        </w:rPr>
        <w:t xml:space="preserve"> all activities </w:t>
      </w:r>
      <w:proofErr w:type="gramStart"/>
      <w:r w:rsidRPr="00B8688A">
        <w:rPr>
          <w:szCs w:val="18"/>
        </w:rPr>
        <w:t>in the area of</w:t>
      </w:r>
      <w:proofErr w:type="gramEnd"/>
      <w:r w:rsidRPr="00B8688A">
        <w:rPr>
          <w:szCs w:val="18"/>
        </w:rPr>
        <w:t xml:space="preserve"> trust services are operational and aligned with </w:t>
      </w:r>
      <w:r w:rsidR="00ED2847" w:rsidRPr="00B8688A">
        <w:rPr>
          <w:szCs w:val="18"/>
        </w:rPr>
        <w:t xml:space="preserve">the </w:t>
      </w:r>
      <w:r w:rsidRPr="00B8688A">
        <w:rPr>
          <w:szCs w:val="18"/>
        </w:rPr>
        <w:t>requirements of the eIDAS Regulation.</w:t>
      </w:r>
    </w:p>
    <w:p w14:paraId="039CC870" w14:textId="77777777" w:rsidR="00423823" w:rsidRPr="006F2CF7" w:rsidRDefault="00423823" w:rsidP="00E63341">
      <w:pPr>
        <w:pStyle w:val="Subtitle"/>
      </w:pPr>
      <w:bookmarkStart w:id="29" w:name="_Hlk73445590"/>
      <w:bookmarkEnd w:id="27"/>
      <w:r w:rsidRPr="006F2CF7">
        <w:t>Renewal of the Identity Card Act</w:t>
      </w:r>
    </w:p>
    <w:bookmarkEnd w:id="29"/>
    <w:p w14:paraId="3EC4166A" w14:textId="300B3838" w:rsidR="00423823" w:rsidRPr="00022119" w:rsidRDefault="00423823" w:rsidP="00F1787B">
      <w:pPr>
        <w:rPr>
          <w:rFonts w:cs="Arial"/>
          <w:szCs w:val="18"/>
        </w:rPr>
      </w:pPr>
      <w:r w:rsidRPr="00022119">
        <w:rPr>
          <w:szCs w:val="18"/>
        </w:rPr>
        <w:t xml:space="preserve">In view of the renewal of the </w:t>
      </w:r>
      <w:hyperlink r:id="rId113">
        <w:r w:rsidRPr="00022119">
          <w:rPr>
            <w:rStyle w:val="Hyperlink"/>
            <w:szCs w:val="18"/>
          </w:rPr>
          <w:t>Identity Card Act</w:t>
        </w:r>
      </w:hyperlink>
      <w:r w:rsidRPr="00022119">
        <w:rPr>
          <w:szCs w:val="18"/>
        </w:rPr>
        <w:t xml:space="preserve">, pursuant to Regulation (EU) 2019/1157 of the European Parliament and of the Council of 20 June 2019 on strengthening the security of identity cards of Union citizens and of residence documents issued to Union citizens and their family members exercising their right of free movement, it was decided that Slovenia would introduce new identity cards according to the above regulation. The identity card </w:t>
      </w:r>
      <w:r w:rsidR="00C65607" w:rsidRPr="00022119">
        <w:rPr>
          <w:szCs w:val="18"/>
        </w:rPr>
        <w:t xml:space="preserve">also </w:t>
      </w:r>
      <w:r w:rsidR="00F34CA0" w:rsidRPr="00022119">
        <w:rPr>
          <w:szCs w:val="18"/>
        </w:rPr>
        <w:t>serves</w:t>
      </w:r>
      <w:r w:rsidRPr="00022119">
        <w:rPr>
          <w:szCs w:val="18"/>
        </w:rPr>
        <w:t xml:space="preserve"> as an eID card. The new Identity Card Act has already been adopted, whereas new legislation on </w:t>
      </w:r>
      <w:proofErr w:type="spellStart"/>
      <w:r w:rsidRPr="00022119">
        <w:rPr>
          <w:szCs w:val="18"/>
        </w:rPr>
        <w:t>eIdentities</w:t>
      </w:r>
      <w:proofErr w:type="spellEnd"/>
      <w:r w:rsidRPr="00022119">
        <w:rPr>
          <w:szCs w:val="18"/>
        </w:rPr>
        <w:t xml:space="preserve"> and trust services was adopted at the end of 2021.</w:t>
      </w:r>
    </w:p>
    <w:p w14:paraId="484ED8FB" w14:textId="113EEC7F" w:rsidR="003730DF" w:rsidRPr="006F2CF7" w:rsidRDefault="003730DF" w:rsidP="00C40978">
      <w:pPr>
        <w:pStyle w:val="Heading3"/>
      </w:pPr>
      <w:r w:rsidRPr="006F2CF7">
        <w:t xml:space="preserve">Security </w:t>
      </w:r>
      <w:r w:rsidR="00B8688A">
        <w:t>A</w:t>
      </w:r>
      <w:r w:rsidRPr="006F2CF7">
        <w:t xml:space="preserve">spects </w:t>
      </w:r>
      <w:bookmarkEnd w:id="28"/>
    </w:p>
    <w:p w14:paraId="13E6F6BE" w14:textId="77777777" w:rsidR="006574A4" w:rsidRPr="006F2CF7" w:rsidRDefault="006574A4" w:rsidP="00E63341">
      <w:pPr>
        <w:pStyle w:val="Subtitle"/>
      </w:pPr>
      <w:bookmarkStart w:id="30" w:name="_Toc1474967"/>
      <w:r w:rsidRPr="006F2CF7">
        <w:t xml:space="preserve">Information Security Act </w:t>
      </w:r>
    </w:p>
    <w:p w14:paraId="11C34797" w14:textId="6C38EC8E" w:rsidR="003A2E22" w:rsidRPr="00EA48B1" w:rsidRDefault="009A1690" w:rsidP="004C5D3B">
      <w:pPr>
        <w:ind w:left="-5"/>
        <w:rPr>
          <w:szCs w:val="18"/>
          <w:lang w:val="en-US"/>
        </w:rPr>
      </w:pPr>
      <w:r w:rsidRPr="00022119">
        <w:rPr>
          <w:szCs w:val="18"/>
        </w:rPr>
        <w:t xml:space="preserve">Following </w:t>
      </w:r>
      <w:hyperlink r:id="rId114">
        <w:r w:rsidRPr="00022119">
          <w:rPr>
            <w:rStyle w:val="Hyperlink"/>
            <w:szCs w:val="18"/>
          </w:rPr>
          <w:t>Directive (EU) 2016/1148 (NIS Directive)</w:t>
        </w:r>
      </w:hyperlink>
      <w:r w:rsidRPr="00022119">
        <w:rPr>
          <w:szCs w:val="18"/>
        </w:rPr>
        <w:t>,</w:t>
      </w:r>
      <w:r w:rsidR="009351FB" w:rsidRPr="00022119">
        <w:rPr>
          <w:szCs w:val="18"/>
        </w:rPr>
        <w:t xml:space="preserve"> </w:t>
      </w:r>
      <w:r w:rsidR="001342A9" w:rsidRPr="00022119">
        <w:rPr>
          <w:szCs w:val="18"/>
        </w:rPr>
        <w:t xml:space="preserve">the </w:t>
      </w:r>
      <w:hyperlink r:id="rId115">
        <w:r w:rsidR="009351FB" w:rsidRPr="00022119">
          <w:rPr>
            <w:rStyle w:val="Hyperlink"/>
            <w:szCs w:val="18"/>
          </w:rPr>
          <w:t>Information Security Act</w:t>
        </w:r>
      </w:hyperlink>
      <w:r w:rsidR="009351FB" w:rsidRPr="00022119">
        <w:rPr>
          <w:szCs w:val="18"/>
        </w:rPr>
        <w:t xml:space="preserve"> regulates information security and the measures for achieving a high level of </w:t>
      </w:r>
      <w:r w:rsidR="00E01559" w:rsidRPr="00022119">
        <w:rPr>
          <w:szCs w:val="18"/>
        </w:rPr>
        <w:t xml:space="preserve">security of </w:t>
      </w:r>
      <w:r w:rsidR="00EA1C71" w:rsidRPr="00022119">
        <w:rPr>
          <w:szCs w:val="18"/>
        </w:rPr>
        <w:t xml:space="preserve">network and information systems </w:t>
      </w:r>
      <w:r w:rsidR="009351FB" w:rsidRPr="00022119">
        <w:rPr>
          <w:szCs w:val="18"/>
        </w:rPr>
        <w:t xml:space="preserve">in the Republic of Slovenia, which are crucial for the smooth functioning of the </w:t>
      </w:r>
      <w:r w:rsidR="00EA1C71" w:rsidRPr="00022119">
        <w:rPr>
          <w:szCs w:val="18"/>
        </w:rPr>
        <w:t>S</w:t>
      </w:r>
      <w:r w:rsidR="009351FB" w:rsidRPr="00022119">
        <w:rPr>
          <w:szCs w:val="18"/>
        </w:rPr>
        <w:t xml:space="preserve">tate in any security </w:t>
      </w:r>
      <w:r w:rsidR="7D5C86C0" w:rsidRPr="00022119">
        <w:rPr>
          <w:szCs w:val="18"/>
        </w:rPr>
        <w:t>situation,</w:t>
      </w:r>
      <w:r w:rsidR="009351FB" w:rsidRPr="00022119">
        <w:rPr>
          <w:szCs w:val="18"/>
        </w:rPr>
        <w:t xml:space="preserve"> and which provide essential services for the preservation of key societal and economic activities. </w:t>
      </w:r>
      <w:r w:rsidR="00572F5A" w:rsidRPr="00022119">
        <w:rPr>
          <w:szCs w:val="18"/>
        </w:rPr>
        <w:t xml:space="preserve">It stipulates the </w:t>
      </w:r>
      <w:r w:rsidR="00C2259F" w:rsidRPr="00022119">
        <w:rPr>
          <w:szCs w:val="18"/>
        </w:rPr>
        <w:t>minimum</w:t>
      </w:r>
      <w:r w:rsidR="00AE1467" w:rsidRPr="00022119">
        <w:rPr>
          <w:szCs w:val="18"/>
        </w:rPr>
        <w:t xml:space="preserve"> </w:t>
      </w:r>
      <w:r w:rsidR="00C2259F" w:rsidRPr="00022119">
        <w:rPr>
          <w:szCs w:val="18"/>
        </w:rPr>
        <w:t>security</w:t>
      </w:r>
      <w:r w:rsidR="00572F5A" w:rsidRPr="00022119">
        <w:rPr>
          <w:szCs w:val="18"/>
        </w:rPr>
        <w:t xml:space="preserve"> requirements and the </w:t>
      </w:r>
      <w:r w:rsidR="000767CE" w:rsidRPr="00022119">
        <w:rPr>
          <w:szCs w:val="18"/>
        </w:rPr>
        <w:t xml:space="preserve">incidents notification </w:t>
      </w:r>
      <w:r w:rsidR="00572F5A" w:rsidRPr="00022119">
        <w:rPr>
          <w:szCs w:val="18"/>
        </w:rPr>
        <w:t xml:space="preserve">requirements for the subjects obliged to comply with the </w:t>
      </w:r>
      <w:r w:rsidR="00423823" w:rsidRPr="00022119">
        <w:rPr>
          <w:szCs w:val="18"/>
        </w:rPr>
        <w:t>A</w:t>
      </w:r>
      <w:r w:rsidR="00572F5A" w:rsidRPr="00022119">
        <w:rPr>
          <w:szCs w:val="18"/>
        </w:rPr>
        <w:t xml:space="preserve">ct. Furthermore, it regulates the competences, duties, organisation and operation of the </w:t>
      </w:r>
      <w:r w:rsidR="00572F5A" w:rsidRPr="00022119">
        <w:rPr>
          <w:iCs/>
          <w:szCs w:val="18"/>
        </w:rPr>
        <w:t>National</w:t>
      </w:r>
      <w:r w:rsidR="00572F5A" w:rsidRPr="00022119">
        <w:rPr>
          <w:szCs w:val="18"/>
        </w:rPr>
        <w:t xml:space="preserve"> Competent Authority for Information Security and the Single Point of Contact (</w:t>
      </w:r>
      <w:r w:rsidR="000767CE" w:rsidRPr="00022119">
        <w:rPr>
          <w:szCs w:val="18"/>
        </w:rPr>
        <w:t xml:space="preserve">which are both part of the </w:t>
      </w:r>
      <w:r w:rsidR="00572F5A" w:rsidRPr="00022119">
        <w:rPr>
          <w:szCs w:val="18"/>
        </w:rPr>
        <w:t>Information Security Administration), the National Cyber</w:t>
      </w:r>
      <w:r w:rsidR="000767CE" w:rsidRPr="00022119">
        <w:rPr>
          <w:szCs w:val="18"/>
        </w:rPr>
        <w:t>s</w:t>
      </w:r>
      <w:r w:rsidR="00572F5A" w:rsidRPr="00022119">
        <w:rPr>
          <w:szCs w:val="18"/>
        </w:rPr>
        <w:t>ecurity Incident Response Centre (National CSIRT) and the State Administration Cyber</w:t>
      </w:r>
      <w:r w:rsidR="000767CE" w:rsidRPr="00022119">
        <w:rPr>
          <w:szCs w:val="18"/>
        </w:rPr>
        <w:t>s</w:t>
      </w:r>
      <w:r w:rsidR="00572F5A" w:rsidRPr="00022119">
        <w:rPr>
          <w:szCs w:val="18"/>
        </w:rPr>
        <w:t>ecurity Incident Response Centre (State Administration CSIRT).</w:t>
      </w:r>
      <w:r w:rsidR="00FA0586" w:rsidRPr="00022119">
        <w:rPr>
          <w:szCs w:val="18"/>
        </w:rPr>
        <w:t xml:space="preserve"> </w:t>
      </w:r>
      <w:r w:rsidR="7D11ABA6" w:rsidRPr="00022119">
        <w:rPr>
          <w:szCs w:val="18"/>
        </w:rPr>
        <w:t>In June 2021</w:t>
      </w:r>
      <w:r w:rsidR="00AE1467" w:rsidRPr="00022119">
        <w:rPr>
          <w:szCs w:val="18"/>
        </w:rPr>
        <w:t>,</w:t>
      </w:r>
      <w:r w:rsidR="7D11ABA6" w:rsidRPr="00022119">
        <w:rPr>
          <w:szCs w:val="18"/>
        </w:rPr>
        <w:t xml:space="preserve"> the </w:t>
      </w:r>
      <w:hyperlink r:id="rId116" w:history="1">
        <w:r w:rsidR="7D11ABA6" w:rsidRPr="006C43DC">
          <w:rPr>
            <w:rStyle w:val="Hyperlink"/>
            <w:szCs w:val="18"/>
          </w:rPr>
          <w:t>Act Amending the Information Security Act</w:t>
        </w:r>
      </w:hyperlink>
      <w:r w:rsidR="7D11ABA6" w:rsidRPr="00022119">
        <w:rPr>
          <w:szCs w:val="18"/>
        </w:rPr>
        <w:t xml:space="preserve"> was adopted</w:t>
      </w:r>
      <w:r w:rsidR="00771926">
        <w:rPr>
          <w:szCs w:val="18"/>
        </w:rPr>
        <w:t>,</w:t>
      </w:r>
      <w:r w:rsidR="7D11ABA6" w:rsidRPr="00022119">
        <w:rPr>
          <w:szCs w:val="18"/>
        </w:rPr>
        <w:t xml:space="preserve"> which </w:t>
      </w:r>
      <w:r w:rsidR="00AE1467" w:rsidRPr="00022119">
        <w:rPr>
          <w:szCs w:val="18"/>
        </w:rPr>
        <w:t xml:space="preserve">foresees </w:t>
      </w:r>
      <w:r w:rsidR="7D11ABA6" w:rsidRPr="00022119">
        <w:rPr>
          <w:szCs w:val="18"/>
        </w:rPr>
        <w:t>a new competent cybersecurity authority. The Information Security Administration of the Republic of Slovenia as a body within the Ministry of Public Administration</w:t>
      </w:r>
      <w:r w:rsidR="00AE1467" w:rsidRPr="00022119">
        <w:rPr>
          <w:szCs w:val="18"/>
        </w:rPr>
        <w:t>,</w:t>
      </w:r>
      <w:r w:rsidR="7D11ABA6" w:rsidRPr="00022119">
        <w:rPr>
          <w:szCs w:val="18"/>
        </w:rPr>
        <w:t xml:space="preserve"> which was the competent national authority in the field of information security under the Information Security Act, was transformed into the Government Information Security Office as an independent government office. With this legislative change the new office also assumed the role of the National Cybersecurity Certification Authority and incorporated the Government CERT which previously operated within the Ministry of Public Administration.</w:t>
      </w:r>
      <w:r w:rsidR="00F2288E" w:rsidRPr="00022119">
        <w:rPr>
          <w:szCs w:val="18"/>
        </w:rPr>
        <w:t xml:space="preserve"> </w:t>
      </w:r>
      <w:r w:rsidR="00EA48B1" w:rsidRPr="00EA48B1">
        <w:rPr>
          <w:szCs w:val="18"/>
        </w:rPr>
        <w:t>The Act on Amendments and Additions to the Act on Information Security (</w:t>
      </w:r>
      <w:proofErr w:type="spellStart"/>
      <w:r w:rsidR="00EA48B1" w:rsidRPr="00EA48B1">
        <w:rPr>
          <w:szCs w:val="18"/>
        </w:rPr>
        <w:t>ZInfV</w:t>
      </w:r>
      <w:proofErr w:type="spellEnd"/>
      <w:r w:rsidR="00EA48B1" w:rsidRPr="00EA48B1">
        <w:rPr>
          <w:szCs w:val="18"/>
        </w:rPr>
        <w:t>-B) entered into force on 29 April 2023 and thus transposed the NIS 2 Directive into national law.</w:t>
      </w:r>
    </w:p>
    <w:p w14:paraId="3A34ECA6" w14:textId="28C41595" w:rsidR="00776D94" w:rsidRPr="006F2CF7" w:rsidRDefault="66998BE9" w:rsidP="00E63341">
      <w:pPr>
        <w:pStyle w:val="Subtitle"/>
      </w:pPr>
      <w:r w:rsidRPr="006F2CF7">
        <w:lastRenderedPageBreak/>
        <w:t>General Data Protection Regulation</w:t>
      </w:r>
    </w:p>
    <w:p w14:paraId="4212DB9A" w14:textId="1B9A9020" w:rsidR="00246323" w:rsidRPr="00022119" w:rsidRDefault="00657B78" w:rsidP="006574A4">
      <w:pPr>
        <w:rPr>
          <w:szCs w:val="18"/>
        </w:rPr>
      </w:pPr>
      <w:r w:rsidRPr="00022119">
        <w:rPr>
          <w:szCs w:val="18"/>
        </w:rPr>
        <w:t xml:space="preserve">The </w:t>
      </w:r>
      <w:hyperlink r:id="rId117" w:history="1">
        <w:r w:rsidR="00246323" w:rsidRPr="00022119">
          <w:rPr>
            <w:rStyle w:val="Hyperlink"/>
            <w:szCs w:val="18"/>
          </w:rPr>
          <w:t>General Data Protection Regulation (GDPR)</w:t>
        </w:r>
      </w:hyperlink>
      <w:r w:rsidR="00246323" w:rsidRPr="00022119">
        <w:rPr>
          <w:szCs w:val="18"/>
        </w:rPr>
        <w:t xml:space="preserve"> was adopted on 27 April 2016 and entered into force on 25 May 2018. It is legally binding in its entirety and directly applicable in all Member States, including the Republic of Slovenia. </w:t>
      </w:r>
    </w:p>
    <w:p w14:paraId="687F839A" w14:textId="59A46B01" w:rsidR="00537A97" w:rsidRPr="006F2CF7" w:rsidRDefault="007223B3" w:rsidP="00E63341">
      <w:pPr>
        <w:pStyle w:val="Subtitle"/>
      </w:pPr>
      <w:r w:rsidRPr="006F2CF7">
        <w:rPr>
          <w:noProof/>
        </w:rPr>
        <w:drawing>
          <wp:anchor distT="0" distB="0" distL="114300" distR="114300" simplePos="0" relativeHeight="251664384" behindDoc="0" locked="0" layoutInCell="1" allowOverlap="1" wp14:anchorId="45D735E5" wp14:editId="547D8115">
            <wp:simplePos x="0" y="0"/>
            <wp:positionH relativeFrom="column">
              <wp:posOffset>-440103</wp:posOffset>
            </wp:positionH>
            <wp:positionV relativeFrom="paragraph">
              <wp:posOffset>88265</wp:posOffset>
            </wp:positionV>
            <wp:extent cx="300990" cy="141605"/>
            <wp:effectExtent l="0" t="0" r="3810" b="0"/>
            <wp:wrapNone/>
            <wp:docPr id="19" name="Picture 19" descr="A picture containing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Picture 343" descr="A picture containing night sky&#10;&#10;Description automatically generated"/>
                    <pic:cNvPicPr>
                      <a:picLocks noChangeAspect="1"/>
                    </pic:cNvPicPr>
                  </pic:nvPicPr>
                  <pic:blipFill rotWithShape="1">
                    <a:blip r:embed="rId41" cstate="print">
                      <a:duotone>
                        <a:schemeClr val="accent2">
                          <a:shade val="45000"/>
                          <a:satMod val="135000"/>
                        </a:schemeClr>
                        <a:prstClr val="white"/>
                      </a:duotone>
                      <a:alphaModFix amt="56000"/>
                    </a:blip>
                    <a:srcRect l="14748" t="34779" r="14766" b="32001"/>
                    <a:stretch/>
                  </pic:blipFill>
                  <pic:spPr bwMode="auto">
                    <a:xfrm>
                      <a:off x="0" y="0"/>
                      <a:ext cx="300990" cy="141605"/>
                    </a:xfrm>
                    <a:prstGeom prst="rect">
                      <a:avLst/>
                    </a:prstGeom>
                    <a:ln>
                      <a:noFill/>
                    </a:ln>
                  </pic:spPr>
                </pic:pic>
              </a:graphicData>
            </a:graphic>
            <wp14:sizeRelH relativeFrom="page">
              <wp14:pctWidth>0</wp14:pctWidth>
            </wp14:sizeRelH>
            <wp14:sizeRelV relativeFrom="margin">
              <wp14:pctHeight>0</wp14:pctHeight>
            </wp14:sizeRelV>
          </wp:anchor>
        </w:drawing>
      </w:r>
      <w:r w:rsidR="00537A97" w:rsidRPr="006F2CF7">
        <w:t xml:space="preserve">Personal Data Protection Act </w:t>
      </w:r>
    </w:p>
    <w:p w14:paraId="29069494" w14:textId="422D9F54" w:rsidR="00ED10AF" w:rsidRPr="00022119" w:rsidRDefault="20941591">
      <w:pPr>
        <w:rPr>
          <w:rFonts w:eastAsia="Verdana" w:cs="Verdana"/>
          <w:szCs w:val="18"/>
        </w:rPr>
      </w:pPr>
      <w:r w:rsidRPr="00022119">
        <w:rPr>
          <w:rFonts w:eastAsia="Verdana" w:cs="Verdana"/>
          <w:szCs w:val="18"/>
        </w:rPr>
        <w:t xml:space="preserve">In 2022, the </w:t>
      </w:r>
      <w:hyperlink r:id="rId118" w:history="1">
        <w:r w:rsidRPr="00022119">
          <w:rPr>
            <w:rStyle w:val="Hyperlink"/>
            <w:szCs w:val="18"/>
          </w:rPr>
          <w:t>Personal Data Protection Act</w:t>
        </w:r>
      </w:hyperlink>
      <w:r w:rsidRPr="00022119">
        <w:rPr>
          <w:rFonts w:eastAsia="Verdana" w:cs="Verdana"/>
          <w:szCs w:val="18"/>
        </w:rPr>
        <w:t xml:space="preserve"> (Official Gazette of the Republic of Slovenia No. </w:t>
      </w:r>
      <w:hyperlink r:id="rId119" w:history="1">
        <w:r w:rsidRPr="00022119">
          <w:rPr>
            <w:rStyle w:val="Hyperlink"/>
            <w:szCs w:val="18"/>
          </w:rPr>
          <w:t>163/22</w:t>
        </w:r>
      </w:hyperlink>
      <w:r w:rsidRPr="00022119">
        <w:rPr>
          <w:rFonts w:eastAsia="Verdana" w:cs="Verdana"/>
          <w:szCs w:val="18"/>
        </w:rPr>
        <w:t xml:space="preserve">) entered into force, which empowered the Information Commissioner of the Republic of Slovenia (ICRS) to fully implement EU data protection requirements, including imposing sanctions as provided by GDPR. </w:t>
      </w:r>
    </w:p>
    <w:p w14:paraId="7BBCEC04" w14:textId="6964B433" w:rsidR="00ED10AF" w:rsidRPr="00022119" w:rsidRDefault="20941591">
      <w:pPr>
        <w:rPr>
          <w:rFonts w:eastAsia="Verdana" w:cs="Verdana"/>
          <w:szCs w:val="18"/>
        </w:rPr>
      </w:pPr>
      <w:r w:rsidRPr="00022119">
        <w:rPr>
          <w:rFonts w:eastAsia="Verdana" w:cs="Verdana"/>
          <w:szCs w:val="18"/>
        </w:rPr>
        <w:t xml:space="preserve">In 2020, the </w:t>
      </w:r>
      <w:r w:rsidRPr="00022119">
        <w:rPr>
          <w:rFonts w:eastAsia="Verdana" w:cs="Verdana"/>
          <w:color w:val="002060"/>
          <w:szCs w:val="18"/>
        </w:rPr>
        <w:t xml:space="preserve">Act on the Protection of Personal Data in the Area of Treatment of Criminal Offences </w:t>
      </w:r>
      <w:r w:rsidRPr="00022119">
        <w:rPr>
          <w:rFonts w:eastAsia="Verdana" w:cs="Verdana"/>
          <w:szCs w:val="18"/>
        </w:rPr>
        <w:t xml:space="preserve">(Official Gazette of the Republic of Slovenia No. </w:t>
      </w:r>
      <w:hyperlink r:id="rId120" w:history="1">
        <w:r w:rsidRPr="00022119">
          <w:rPr>
            <w:rStyle w:val="Hyperlink"/>
            <w:szCs w:val="18"/>
          </w:rPr>
          <w:t>170/2</w:t>
        </w:r>
      </w:hyperlink>
      <w:r w:rsidRPr="00022119">
        <w:rPr>
          <w:rFonts w:eastAsia="Verdana" w:cs="Verdana"/>
          <w:color w:val="1A3F7C"/>
          <w:szCs w:val="18"/>
        </w:rPr>
        <w:t>0</w:t>
      </w:r>
      <w:r w:rsidRPr="00022119">
        <w:rPr>
          <w:rFonts w:eastAsia="Verdana" w:cs="Verdana"/>
          <w:szCs w:val="18"/>
        </w:rPr>
        <w:t xml:space="preserve">) entered into force, which implemented the Directive (EU) 2016/680 of the European Parliament and of the Council of 27 April 2016 on the protection of natural persons with regard to the processing of personal data by competent authorities for the purposes of the prevention, investigation, detection or prosecution of criminal offences or the execution of criminal penalties, and on the free movement of such data, and repealing Council Framework Decision 2008/977/JHA. </w:t>
      </w:r>
    </w:p>
    <w:p w14:paraId="6DD80732" w14:textId="24801892" w:rsidR="00ED10AF" w:rsidRPr="00022119" w:rsidRDefault="20941591" w:rsidP="2F2079DC">
      <w:pPr>
        <w:rPr>
          <w:rFonts w:eastAsia="Verdana" w:cs="Verdana"/>
          <w:szCs w:val="18"/>
        </w:rPr>
      </w:pPr>
      <w:r w:rsidRPr="00022119">
        <w:rPr>
          <w:rFonts w:eastAsia="Verdana" w:cs="Verdana"/>
          <w:szCs w:val="18"/>
        </w:rPr>
        <w:t>With the named legislative acts being adopted, the core of EU data protection regulatory framework has been implemented. ICRS has the mandate to exercise tasks and competences as the national supervisory authority.</w:t>
      </w:r>
    </w:p>
    <w:p w14:paraId="6BF335FA" w14:textId="00AE2A68" w:rsidR="003730DF" w:rsidRPr="006F2CF7" w:rsidRDefault="003730DF" w:rsidP="00C40978">
      <w:pPr>
        <w:pStyle w:val="Heading3"/>
      </w:pPr>
      <w:r w:rsidRPr="006F2CF7">
        <w:t xml:space="preserve">Interconnection of </w:t>
      </w:r>
      <w:r w:rsidR="00E26B14">
        <w:t>B</w:t>
      </w:r>
      <w:r w:rsidRPr="006F2CF7">
        <w:t xml:space="preserve">ase </w:t>
      </w:r>
      <w:r w:rsidR="00E26B14">
        <w:t>R</w:t>
      </w:r>
      <w:r w:rsidRPr="006F2CF7">
        <w:t>egistries</w:t>
      </w:r>
      <w:bookmarkEnd w:id="30"/>
    </w:p>
    <w:p w14:paraId="6C6A9C5F" w14:textId="3734100C" w:rsidR="00310092" w:rsidRPr="006F2CF7" w:rsidRDefault="7E794108" w:rsidP="00E63341">
      <w:pPr>
        <w:pStyle w:val="Subtitle"/>
      </w:pPr>
      <w:r w:rsidRPr="006F2CF7">
        <w:t>Slovenia</w:t>
      </w:r>
      <w:r w:rsidR="253716C4" w:rsidRPr="006F2CF7">
        <w:t>n</w:t>
      </w:r>
      <w:r w:rsidRPr="006F2CF7">
        <w:t xml:space="preserve"> B</w:t>
      </w:r>
      <w:r w:rsidR="201EF47E" w:rsidRPr="006F2CF7">
        <w:t>usiness Regist</w:t>
      </w:r>
      <w:r w:rsidRPr="006F2CF7">
        <w:t>e</w:t>
      </w:r>
      <w:r w:rsidR="201EF47E" w:rsidRPr="006F2CF7">
        <w:t>r</w:t>
      </w:r>
    </w:p>
    <w:p w14:paraId="738530BB" w14:textId="31C1B2D4" w:rsidR="006D2D99" w:rsidRPr="00022119" w:rsidRDefault="0F95A0DD" w:rsidP="006D2D99">
      <w:pPr>
        <w:rPr>
          <w:rStyle w:val="Hyperlink"/>
          <w:szCs w:val="18"/>
        </w:rPr>
      </w:pPr>
      <w:r w:rsidRPr="00022119">
        <w:rPr>
          <w:szCs w:val="18"/>
        </w:rPr>
        <w:t>The</w:t>
      </w:r>
      <w:r w:rsidR="7C6A22CA" w:rsidRPr="00022119">
        <w:rPr>
          <w:szCs w:val="18"/>
        </w:rPr>
        <w:t xml:space="preserve"> </w:t>
      </w:r>
      <w:hyperlink r:id="rId121">
        <w:r w:rsidR="7C6A22CA" w:rsidRPr="00022119">
          <w:rPr>
            <w:rStyle w:val="Hyperlink"/>
            <w:szCs w:val="18"/>
          </w:rPr>
          <w:t xml:space="preserve">Business Register of Slovenia Act </w:t>
        </w:r>
      </w:hyperlink>
      <w:r w:rsidRPr="00022119">
        <w:rPr>
          <w:szCs w:val="18"/>
        </w:rPr>
        <w:t xml:space="preserve">regulates many aspects related to the management and maintenance of the Slovenian Business Register. </w:t>
      </w:r>
      <w:r w:rsidR="7E794108" w:rsidRPr="00022119">
        <w:rPr>
          <w:szCs w:val="18"/>
        </w:rPr>
        <w:t xml:space="preserve">It defines the units of the register, its identification, the obligatory use of the content of the register, how to obtain data for the management of the register and the storage of documents. Other relevant pieces of legislation are the </w:t>
      </w:r>
      <w:hyperlink r:id="rId122">
        <w:r w:rsidR="00E26B14">
          <w:rPr>
            <w:rStyle w:val="Hyperlink"/>
            <w:szCs w:val="18"/>
          </w:rPr>
          <w:t>Decree on keeping and maintaining the Slovenian Business Register</w:t>
        </w:r>
      </w:hyperlink>
      <w:r w:rsidR="7E794108" w:rsidRPr="00022119">
        <w:rPr>
          <w:szCs w:val="18"/>
        </w:rPr>
        <w:t xml:space="preserve">, the </w:t>
      </w:r>
      <w:hyperlink r:id="rId123">
        <w:r w:rsidR="00E26B14">
          <w:rPr>
            <w:szCs w:val="18"/>
          </w:rPr>
          <w:t>Fees for Reuse of Public Information</w:t>
        </w:r>
      </w:hyperlink>
      <w:r w:rsidR="00E26B14">
        <w:rPr>
          <w:szCs w:val="18"/>
        </w:rPr>
        <w:t>, the Slovenian Business Register</w:t>
      </w:r>
      <w:r w:rsidR="7E794108" w:rsidRPr="00022119">
        <w:rPr>
          <w:szCs w:val="18"/>
        </w:rPr>
        <w:t xml:space="preserve"> and the </w:t>
      </w:r>
      <w:r w:rsidR="00451791" w:rsidRPr="00022119">
        <w:rPr>
          <w:szCs w:val="18"/>
        </w:rPr>
        <w:fldChar w:fldCharType="begin"/>
      </w:r>
      <w:r w:rsidR="24DA70A4" w:rsidRPr="00022119">
        <w:rPr>
          <w:szCs w:val="18"/>
        </w:rPr>
        <w:instrText xml:space="preserve"> HYPERLINK "http://www.pisrs.si/Pis.web/pregledPredpisa?id=NAVO838" </w:instrText>
      </w:r>
      <w:r w:rsidR="00451791" w:rsidRPr="00022119">
        <w:rPr>
          <w:szCs w:val="18"/>
        </w:rPr>
        <w:fldChar w:fldCharType="separate"/>
      </w:r>
      <w:r w:rsidR="7E794108" w:rsidRPr="00022119">
        <w:rPr>
          <w:rStyle w:val="Hyperlink"/>
          <w:szCs w:val="18"/>
        </w:rPr>
        <w:t>Instruction on the Type and Extent of Data for a Particular Legal Form Unit of the Business Register of Slovenia Unit.</w:t>
      </w:r>
    </w:p>
    <w:p w14:paraId="367C95BF" w14:textId="0E0841B3" w:rsidR="00AD0214" w:rsidRPr="006F2CF7" w:rsidRDefault="00451791" w:rsidP="00E63341">
      <w:pPr>
        <w:pStyle w:val="Subtitle"/>
      </w:pPr>
      <w:r w:rsidRPr="00022119">
        <w:rPr>
          <w:color w:val="333333"/>
          <w:sz w:val="18"/>
          <w:szCs w:val="18"/>
          <w:lang w:eastAsia="en-GB"/>
        </w:rPr>
        <w:fldChar w:fldCharType="end"/>
      </w:r>
      <w:r w:rsidR="00AD0214" w:rsidRPr="006F2CF7">
        <w:t>Land Regist</w:t>
      </w:r>
      <w:r w:rsidR="00DC4859" w:rsidRPr="006F2CF7">
        <w:t>e</w:t>
      </w:r>
      <w:r w:rsidR="00AD0214" w:rsidRPr="006F2CF7">
        <w:t>r</w:t>
      </w:r>
      <w:r w:rsidR="00F218A7" w:rsidRPr="006F2CF7">
        <w:t xml:space="preserve"> Act</w:t>
      </w:r>
    </w:p>
    <w:p w14:paraId="64899C8C" w14:textId="5C404F19" w:rsidR="00815143" w:rsidRPr="00022119" w:rsidRDefault="00F741EB" w:rsidP="000B172F">
      <w:pPr>
        <w:rPr>
          <w:szCs w:val="18"/>
        </w:rPr>
      </w:pPr>
      <w:r w:rsidRPr="00022119">
        <w:rPr>
          <w:szCs w:val="18"/>
        </w:rPr>
        <w:t>The</w:t>
      </w:r>
      <w:r w:rsidR="00AD0214" w:rsidRPr="00022119">
        <w:rPr>
          <w:szCs w:val="18"/>
        </w:rPr>
        <w:t xml:space="preserve"> </w:t>
      </w:r>
      <w:hyperlink r:id="rId124" w:history="1">
        <w:r w:rsidR="00AD0214" w:rsidRPr="00022119">
          <w:rPr>
            <w:rStyle w:val="Hyperlink"/>
            <w:szCs w:val="18"/>
          </w:rPr>
          <w:t>Land Regist</w:t>
        </w:r>
        <w:r w:rsidR="00DC4859" w:rsidRPr="00022119">
          <w:rPr>
            <w:rStyle w:val="Hyperlink"/>
            <w:szCs w:val="18"/>
          </w:rPr>
          <w:t>e</w:t>
        </w:r>
        <w:r w:rsidR="00AD0214" w:rsidRPr="00022119">
          <w:rPr>
            <w:rStyle w:val="Hyperlink"/>
            <w:szCs w:val="18"/>
          </w:rPr>
          <w:t xml:space="preserve">r Act </w:t>
        </w:r>
      </w:hyperlink>
      <w:r w:rsidR="00AD0214" w:rsidRPr="00022119">
        <w:rPr>
          <w:szCs w:val="18"/>
        </w:rPr>
        <w:t xml:space="preserve">regulates the concepts to be used, </w:t>
      </w:r>
      <w:r w:rsidR="002559AF" w:rsidRPr="00022119">
        <w:rPr>
          <w:szCs w:val="18"/>
        </w:rPr>
        <w:t xml:space="preserve">and in particular </w:t>
      </w:r>
      <w:r w:rsidR="00AD0214" w:rsidRPr="00022119">
        <w:rPr>
          <w:szCs w:val="18"/>
        </w:rPr>
        <w:t xml:space="preserve">the information system to support the </w:t>
      </w:r>
      <w:r w:rsidR="00AD245A" w:rsidRPr="00022119">
        <w:rPr>
          <w:szCs w:val="18"/>
        </w:rPr>
        <w:t xml:space="preserve">digitalisation </w:t>
      </w:r>
      <w:r w:rsidR="00AD0214" w:rsidRPr="00022119">
        <w:rPr>
          <w:szCs w:val="18"/>
        </w:rPr>
        <w:t>of the Land Regist</w:t>
      </w:r>
      <w:r w:rsidR="00DC4859" w:rsidRPr="00022119">
        <w:rPr>
          <w:szCs w:val="18"/>
        </w:rPr>
        <w:t>e</w:t>
      </w:r>
      <w:r w:rsidR="00AD0214" w:rsidRPr="00022119">
        <w:rPr>
          <w:szCs w:val="18"/>
        </w:rPr>
        <w:t xml:space="preserve">r and </w:t>
      </w:r>
      <w:r w:rsidRPr="00022119">
        <w:rPr>
          <w:szCs w:val="18"/>
        </w:rPr>
        <w:t>the relevant manager</w:t>
      </w:r>
      <w:r w:rsidR="00AD0214" w:rsidRPr="00022119">
        <w:rPr>
          <w:szCs w:val="18"/>
        </w:rPr>
        <w:t>, the property data and legal facts to be included in the regist</w:t>
      </w:r>
      <w:r w:rsidR="00DC4859" w:rsidRPr="00022119">
        <w:rPr>
          <w:szCs w:val="18"/>
        </w:rPr>
        <w:t>e</w:t>
      </w:r>
      <w:r w:rsidR="00AD0214" w:rsidRPr="00022119">
        <w:rPr>
          <w:szCs w:val="18"/>
        </w:rPr>
        <w:t xml:space="preserve">r, </w:t>
      </w:r>
      <w:r w:rsidRPr="00022119">
        <w:rPr>
          <w:szCs w:val="18"/>
        </w:rPr>
        <w:t>and</w:t>
      </w:r>
      <w:r w:rsidR="00AD0214" w:rsidRPr="00022119">
        <w:rPr>
          <w:szCs w:val="18"/>
        </w:rPr>
        <w:t xml:space="preserve"> the basis for accountability. Other </w:t>
      </w:r>
      <w:r w:rsidR="00AE1467" w:rsidRPr="00022119">
        <w:rPr>
          <w:szCs w:val="18"/>
        </w:rPr>
        <w:t xml:space="preserve">relevant </w:t>
      </w:r>
      <w:r w:rsidR="00AD0214" w:rsidRPr="00022119">
        <w:rPr>
          <w:szCs w:val="18"/>
        </w:rPr>
        <w:t xml:space="preserve">legislation </w:t>
      </w:r>
      <w:r w:rsidR="002559AF" w:rsidRPr="00022119">
        <w:rPr>
          <w:szCs w:val="18"/>
        </w:rPr>
        <w:t>includes</w:t>
      </w:r>
      <w:r w:rsidR="00AD0214" w:rsidRPr="00022119">
        <w:rPr>
          <w:szCs w:val="18"/>
        </w:rPr>
        <w:t xml:space="preserve"> the </w:t>
      </w:r>
      <w:hyperlink r:id="rId125" w:history="1">
        <w:r w:rsidR="00AD0214" w:rsidRPr="00022119">
          <w:rPr>
            <w:rStyle w:val="Hyperlink"/>
            <w:szCs w:val="18"/>
          </w:rPr>
          <w:t xml:space="preserve">Rules on </w:t>
        </w:r>
        <w:r w:rsidR="00BE1893" w:rsidRPr="00022119">
          <w:rPr>
            <w:rStyle w:val="Hyperlink"/>
            <w:szCs w:val="18"/>
          </w:rPr>
          <w:t xml:space="preserve">the </w:t>
        </w:r>
        <w:r w:rsidR="00AD0214" w:rsidRPr="00022119">
          <w:rPr>
            <w:rStyle w:val="Hyperlink"/>
            <w:szCs w:val="18"/>
          </w:rPr>
          <w:t>Land Regist</w:t>
        </w:r>
        <w:r w:rsidR="00DC4859" w:rsidRPr="00022119">
          <w:rPr>
            <w:rStyle w:val="Hyperlink"/>
            <w:szCs w:val="18"/>
          </w:rPr>
          <w:t>e</w:t>
        </w:r>
        <w:r w:rsidR="00AD0214" w:rsidRPr="00022119">
          <w:rPr>
            <w:rStyle w:val="Hyperlink"/>
            <w:szCs w:val="18"/>
          </w:rPr>
          <w:t>r</w:t>
        </w:r>
      </w:hyperlink>
      <w:r w:rsidR="00AD0214" w:rsidRPr="00022119">
        <w:rPr>
          <w:szCs w:val="18"/>
        </w:rPr>
        <w:t xml:space="preserve">, the </w:t>
      </w:r>
      <w:hyperlink r:id="rId126" w:history="1">
        <w:r w:rsidR="00AD0214" w:rsidRPr="00022119">
          <w:rPr>
            <w:rStyle w:val="Hyperlink"/>
            <w:szCs w:val="18"/>
          </w:rPr>
          <w:t xml:space="preserve">Decree on the </w:t>
        </w:r>
        <w:r w:rsidR="004A42BE" w:rsidRPr="00022119">
          <w:rPr>
            <w:rStyle w:val="Hyperlink"/>
            <w:szCs w:val="18"/>
          </w:rPr>
          <w:t>F</w:t>
        </w:r>
        <w:r w:rsidR="00AD0214" w:rsidRPr="00022119">
          <w:rPr>
            <w:rStyle w:val="Hyperlink"/>
            <w:szCs w:val="18"/>
          </w:rPr>
          <w:t xml:space="preserve">orms </w:t>
        </w:r>
        <w:r w:rsidR="00BE1893" w:rsidRPr="00022119">
          <w:rPr>
            <w:rStyle w:val="Hyperlink"/>
            <w:szCs w:val="18"/>
          </w:rPr>
          <w:t xml:space="preserve">of </w:t>
        </w:r>
        <w:r w:rsidR="004A42BE" w:rsidRPr="00022119">
          <w:rPr>
            <w:rStyle w:val="Hyperlink"/>
            <w:szCs w:val="18"/>
          </w:rPr>
          <w:t>R</w:t>
        </w:r>
        <w:r w:rsidR="00AD0214" w:rsidRPr="00022119">
          <w:rPr>
            <w:rStyle w:val="Hyperlink"/>
            <w:szCs w:val="18"/>
          </w:rPr>
          <w:t>egistration in the Land Regist</w:t>
        </w:r>
        <w:r w:rsidR="00DC4859" w:rsidRPr="00022119">
          <w:rPr>
            <w:rStyle w:val="Hyperlink"/>
            <w:szCs w:val="18"/>
          </w:rPr>
          <w:t>e</w:t>
        </w:r>
        <w:r w:rsidR="00AD0214" w:rsidRPr="00022119">
          <w:rPr>
            <w:rStyle w:val="Hyperlink"/>
            <w:szCs w:val="18"/>
          </w:rPr>
          <w:t>r</w:t>
        </w:r>
      </w:hyperlink>
      <w:r w:rsidR="00AD0214" w:rsidRPr="00022119">
        <w:rPr>
          <w:szCs w:val="18"/>
        </w:rPr>
        <w:t xml:space="preserve">, the </w:t>
      </w:r>
      <w:hyperlink r:id="rId127" w:history="1">
        <w:r w:rsidR="00AD0214" w:rsidRPr="00022119">
          <w:rPr>
            <w:rStyle w:val="Hyperlink"/>
            <w:szCs w:val="18"/>
          </w:rPr>
          <w:t xml:space="preserve">Rules on </w:t>
        </w:r>
        <w:r w:rsidR="00AE1467" w:rsidRPr="00022119">
          <w:rPr>
            <w:rStyle w:val="Hyperlink"/>
            <w:szCs w:val="18"/>
          </w:rPr>
          <w:t>E</w:t>
        </w:r>
        <w:r w:rsidR="00AD0214" w:rsidRPr="00022119">
          <w:rPr>
            <w:rStyle w:val="Hyperlink"/>
            <w:szCs w:val="18"/>
          </w:rPr>
          <w:t xml:space="preserve">lectronic </w:t>
        </w:r>
        <w:r w:rsidR="00AE1467" w:rsidRPr="00022119">
          <w:rPr>
            <w:rStyle w:val="Hyperlink"/>
            <w:szCs w:val="18"/>
          </w:rPr>
          <w:t>E</w:t>
        </w:r>
        <w:r w:rsidR="00AD0214" w:rsidRPr="00022119">
          <w:rPr>
            <w:rStyle w:val="Hyperlink"/>
            <w:szCs w:val="18"/>
          </w:rPr>
          <w:t xml:space="preserve">xchange of </w:t>
        </w:r>
        <w:r w:rsidR="00AE1467" w:rsidRPr="00022119">
          <w:rPr>
            <w:rStyle w:val="Hyperlink"/>
            <w:szCs w:val="18"/>
          </w:rPr>
          <w:t>D</w:t>
        </w:r>
        <w:r w:rsidR="00AD0214" w:rsidRPr="00022119">
          <w:rPr>
            <w:rStyle w:val="Hyperlink"/>
            <w:szCs w:val="18"/>
          </w:rPr>
          <w:t xml:space="preserve">ata </w:t>
        </w:r>
        <w:r w:rsidR="00AE1467" w:rsidRPr="00022119">
          <w:rPr>
            <w:rStyle w:val="Hyperlink"/>
            <w:szCs w:val="18"/>
          </w:rPr>
          <w:t>B</w:t>
        </w:r>
        <w:r w:rsidR="00AD0214" w:rsidRPr="00022119">
          <w:rPr>
            <w:rStyle w:val="Hyperlink"/>
            <w:szCs w:val="18"/>
          </w:rPr>
          <w:t xml:space="preserve">etween </w:t>
        </w:r>
        <w:r w:rsidR="00AE1467" w:rsidRPr="00022119">
          <w:rPr>
            <w:rStyle w:val="Hyperlink"/>
            <w:szCs w:val="18"/>
          </w:rPr>
          <w:t>L</w:t>
        </w:r>
        <w:r w:rsidR="00AD0214" w:rsidRPr="00022119">
          <w:rPr>
            <w:rStyle w:val="Hyperlink"/>
            <w:szCs w:val="18"/>
          </w:rPr>
          <w:t xml:space="preserve">and </w:t>
        </w:r>
        <w:r w:rsidR="00AE1467" w:rsidRPr="00022119">
          <w:rPr>
            <w:rStyle w:val="Hyperlink"/>
            <w:szCs w:val="18"/>
          </w:rPr>
          <w:t>R</w:t>
        </w:r>
        <w:r w:rsidR="00AD0214" w:rsidRPr="00022119">
          <w:rPr>
            <w:rStyle w:val="Hyperlink"/>
            <w:szCs w:val="18"/>
          </w:rPr>
          <w:t>egist</w:t>
        </w:r>
        <w:r w:rsidR="0077000F" w:rsidRPr="00022119">
          <w:rPr>
            <w:rStyle w:val="Hyperlink"/>
            <w:szCs w:val="18"/>
          </w:rPr>
          <w:t>e</w:t>
        </w:r>
        <w:r w:rsidR="00AD0214" w:rsidRPr="00022119">
          <w:rPr>
            <w:rStyle w:val="Hyperlink"/>
            <w:szCs w:val="18"/>
          </w:rPr>
          <w:t xml:space="preserve">r and </w:t>
        </w:r>
        <w:r w:rsidR="00AE1467" w:rsidRPr="00022119">
          <w:rPr>
            <w:rStyle w:val="Hyperlink"/>
            <w:szCs w:val="18"/>
          </w:rPr>
          <w:t>Cadastre</w:t>
        </w:r>
      </w:hyperlink>
      <w:r w:rsidR="00AD0214" w:rsidRPr="00022119">
        <w:rPr>
          <w:szCs w:val="18"/>
        </w:rPr>
        <w:t xml:space="preserve"> (Official Gazette, No</w:t>
      </w:r>
      <w:r w:rsidR="00BE1893" w:rsidRPr="00022119">
        <w:rPr>
          <w:szCs w:val="18"/>
        </w:rPr>
        <w:t>.</w:t>
      </w:r>
      <w:r w:rsidR="00AD0214" w:rsidRPr="00022119">
        <w:rPr>
          <w:szCs w:val="18"/>
        </w:rPr>
        <w:t xml:space="preserve"> 58/03, 34/08 - ZST-1, 45/08, 59/90 and 25/11), among others</w:t>
      </w:r>
      <w:r w:rsidR="00E82520" w:rsidRPr="00022119">
        <w:rPr>
          <w:szCs w:val="18"/>
        </w:rPr>
        <w:t xml:space="preserve">. </w:t>
      </w:r>
      <w:r w:rsidR="00BE1893" w:rsidRPr="00022119">
        <w:rPr>
          <w:szCs w:val="18"/>
        </w:rPr>
        <w:t xml:space="preserve">The </w:t>
      </w:r>
      <w:r w:rsidR="004F113E" w:rsidRPr="00022119">
        <w:rPr>
          <w:szCs w:val="18"/>
        </w:rPr>
        <w:t xml:space="preserve">Rules on </w:t>
      </w:r>
      <w:r w:rsidR="00BE1893" w:rsidRPr="00022119">
        <w:rPr>
          <w:szCs w:val="18"/>
        </w:rPr>
        <w:t xml:space="preserve">the </w:t>
      </w:r>
      <w:r w:rsidR="004F113E" w:rsidRPr="00022119">
        <w:rPr>
          <w:szCs w:val="18"/>
        </w:rPr>
        <w:t>Land Regist</w:t>
      </w:r>
      <w:r w:rsidR="00DC4859" w:rsidRPr="00022119">
        <w:rPr>
          <w:szCs w:val="18"/>
        </w:rPr>
        <w:t>e</w:t>
      </w:r>
      <w:r w:rsidR="004F113E" w:rsidRPr="00022119">
        <w:rPr>
          <w:szCs w:val="18"/>
        </w:rPr>
        <w:t>r (amendment 13/2021) have equalized electronic business in land affairs with electronic business in judicial civil matters.</w:t>
      </w:r>
    </w:p>
    <w:p w14:paraId="0E4790BD" w14:textId="77777777" w:rsidR="00E744D7" w:rsidRPr="006F2CF7" w:rsidRDefault="00E744D7" w:rsidP="00E63341">
      <w:pPr>
        <w:pStyle w:val="Subtitle"/>
      </w:pPr>
      <w:r w:rsidRPr="006F2CF7">
        <w:t>Spatial</w:t>
      </w:r>
      <w:r w:rsidR="00F06F0A" w:rsidRPr="006F2CF7">
        <w:t xml:space="preserve"> Data</w:t>
      </w:r>
      <w:r w:rsidRPr="006F2CF7">
        <w:t xml:space="preserve"> </w:t>
      </w:r>
      <w:r w:rsidR="00E549EA" w:rsidRPr="006F2CF7">
        <w:t>Information Act</w:t>
      </w:r>
    </w:p>
    <w:p w14:paraId="6A884905" w14:textId="173E9858" w:rsidR="00E82520" w:rsidRPr="00022119" w:rsidRDefault="00076B54" w:rsidP="000B172F">
      <w:pPr>
        <w:rPr>
          <w:szCs w:val="18"/>
        </w:rPr>
      </w:pPr>
      <w:r w:rsidRPr="00022119">
        <w:rPr>
          <w:szCs w:val="18"/>
        </w:rPr>
        <w:t>T</w:t>
      </w:r>
      <w:r w:rsidR="00751806" w:rsidRPr="00022119">
        <w:rPr>
          <w:szCs w:val="18"/>
        </w:rPr>
        <w:t xml:space="preserve">he </w:t>
      </w:r>
      <w:hyperlink r:id="rId128" w:history="1">
        <w:r w:rsidR="00751806" w:rsidRPr="00022119">
          <w:rPr>
            <w:rStyle w:val="Hyperlink"/>
            <w:szCs w:val="18"/>
          </w:rPr>
          <w:t>Infrastructure for Spatial Information Act</w:t>
        </w:r>
      </w:hyperlink>
      <w:r w:rsidR="00751806" w:rsidRPr="00022119">
        <w:rPr>
          <w:szCs w:val="18"/>
        </w:rPr>
        <w:t xml:space="preserve"> </w:t>
      </w:r>
      <w:r w:rsidR="003F352E" w:rsidRPr="00022119">
        <w:rPr>
          <w:szCs w:val="18"/>
        </w:rPr>
        <w:t xml:space="preserve">regulates </w:t>
      </w:r>
      <w:r w:rsidR="00751806" w:rsidRPr="00022119">
        <w:rPr>
          <w:szCs w:val="18"/>
        </w:rPr>
        <w:t xml:space="preserve">the establishment, </w:t>
      </w:r>
      <w:proofErr w:type="gramStart"/>
      <w:r w:rsidR="00751806" w:rsidRPr="00022119">
        <w:rPr>
          <w:szCs w:val="18"/>
        </w:rPr>
        <w:t>management</w:t>
      </w:r>
      <w:proofErr w:type="gramEnd"/>
      <w:r w:rsidR="00751806" w:rsidRPr="00022119">
        <w:rPr>
          <w:szCs w:val="18"/>
        </w:rPr>
        <w:t xml:space="preserve"> and maintenance of the infrastructure for spatial information in Slovenia as an integral part of the </w:t>
      </w:r>
      <w:r w:rsidRPr="00022119">
        <w:rPr>
          <w:szCs w:val="18"/>
        </w:rPr>
        <w:t xml:space="preserve">European </w:t>
      </w:r>
      <w:r w:rsidR="00751806" w:rsidRPr="00022119">
        <w:rPr>
          <w:szCs w:val="18"/>
        </w:rPr>
        <w:t xml:space="preserve">infrastructure for spatial information. </w:t>
      </w:r>
      <w:r w:rsidR="00994B80" w:rsidRPr="00022119">
        <w:rPr>
          <w:szCs w:val="18"/>
        </w:rPr>
        <w:t>The act establishes</w:t>
      </w:r>
      <w:r w:rsidR="00751806" w:rsidRPr="00022119">
        <w:rPr>
          <w:szCs w:val="18"/>
        </w:rPr>
        <w:t xml:space="preserve"> and </w:t>
      </w:r>
      <w:r w:rsidR="00994B80" w:rsidRPr="00022119">
        <w:rPr>
          <w:szCs w:val="18"/>
        </w:rPr>
        <w:t xml:space="preserve">regulates the </w:t>
      </w:r>
      <w:r w:rsidR="00751806" w:rsidRPr="00022119">
        <w:rPr>
          <w:szCs w:val="18"/>
        </w:rPr>
        <w:t xml:space="preserve">operation of a metadata system, </w:t>
      </w:r>
      <w:r w:rsidR="00994B80" w:rsidRPr="00022119">
        <w:rPr>
          <w:szCs w:val="18"/>
        </w:rPr>
        <w:t xml:space="preserve">provides for </w:t>
      </w:r>
      <w:r w:rsidR="00751806" w:rsidRPr="00022119">
        <w:rPr>
          <w:szCs w:val="18"/>
        </w:rPr>
        <w:t xml:space="preserve">network services to access the data and their use, </w:t>
      </w:r>
      <w:r w:rsidR="00994B80" w:rsidRPr="00022119">
        <w:rPr>
          <w:szCs w:val="18"/>
        </w:rPr>
        <w:t xml:space="preserve">foresees the </w:t>
      </w:r>
      <w:r w:rsidR="00751806" w:rsidRPr="00022119">
        <w:rPr>
          <w:szCs w:val="18"/>
        </w:rPr>
        <w:t xml:space="preserve">coordination in establishing the infrastructure for spatial information (ISI) and the use of this infrastructure. It also </w:t>
      </w:r>
      <w:r w:rsidR="00927C71" w:rsidRPr="00022119">
        <w:rPr>
          <w:szCs w:val="18"/>
        </w:rPr>
        <w:t>defines</w:t>
      </w:r>
      <w:r w:rsidR="00751806" w:rsidRPr="00022119">
        <w:rPr>
          <w:szCs w:val="18"/>
        </w:rPr>
        <w:t xml:space="preserve"> the individual public entities responsible for establishing, </w:t>
      </w:r>
      <w:proofErr w:type="gramStart"/>
      <w:r w:rsidR="00751806" w:rsidRPr="00022119">
        <w:rPr>
          <w:szCs w:val="18"/>
        </w:rPr>
        <w:t>managing</w:t>
      </w:r>
      <w:proofErr w:type="gramEnd"/>
      <w:r w:rsidR="00751806" w:rsidRPr="00022119">
        <w:rPr>
          <w:szCs w:val="18"/>
        </w:rPr>
        <w:t xml:space="preserve"> and using spatial data and services</w:t>
      </w:r>
      <w:r w:rsidR="00B47397" w:rsidRPr="00022119">
        <w:rPr>
          <w:szCs w:val="18"/>
        </w:rPr>
        <w:t xml:space="preserve"> and their tasks.</w:t>
      </w:r>
      <w:r w:rsidR="001565A8" w:rsidRPr="00022119">
        <w:rPr>
          <w:szCs w:val="18"/>
        </w:rPr>
        <w:t xml:space="preserve"> T</w:t>
      </w:r>
      <w:r w:rsidR="00B47397" w:rsidRPr="00022119">
        <w:rPr>
          <w:szCs w:val="18"/>
        </w:rPr>
        <w:t xml:space="preserve">he tasks of </w:t>
      </w:r>
      <w:r w:rsidR="003931C7" w:rsidRPr="00022119">
        <w:rPr>
          <w:szCs w:val="18"/>
        </w:rPr>
        <w:t xml:space="preserve">a </w:t>
      </w:r>
      <w:r w:rsidR="00B47397" w:rsidRPr="00022119">
        <w:rPr>
          <w:szCs w:val="18"/>
        </w:rPr>
        <w:t xml:space="preserve">body </w:t>
      </w:r>
      <w:r w:rsidR="003931C7" w:rsidRPr="00022119">
        <w:rPr>
          <w:szCs w:val="18"/>
        </w:rPr>
        <w:t>in charge of</w:t>
      </w:r>
      <w:r w:rsidR="00B47397" w:rsidRPr="00022119">
        <w:rPr>
          <w:szCs w:val="18"/>
        </w:rPr>
        <w:t xml:space="preserve"> national SDI are </w:t>
      </w:r>
      <w:r w:rsidR="001565A8" w:rsidRPr="00022119">
        <w:rPr>
          <w:szCs w:val="18"/>
        </w:rPr>
        <w:t xml:space="preserve">also </w:t>
      </w:r>
      <w:r w:rsidR="00B47397" w:rsidRPr="00022119">
        <w:rPr>
          <w:szCs w:val="18"/>
        </w:rPr>
        <w:t>defined.</w:t>
      </w:r>
      <w:r w:rsidR="00751806" w:rsidRPr="00022119">
        <w:rPr>
          <w:szCs w:val="18"/>
        </w:rPr>
        <w:t xml:space="preserve"> The la</w:t>
      </w:r>
      <w:r w:rsidR="006476E0" w:rsidRPr="00022119">
        <w:rPr>
          <w:szCs w:val="18"/>
        </w:rPr>
        <w:t>t</w:t>
      </w:r>
      <w:r w:rsidR="00751806" w:rsidRPr="00022119">
        <w:rPr>
          <w:szCs w:val="18"/>
        </w:rPr>
        <w:t xml:space="preserve">ter </w:t>
      </w:r>
      <w:r w:rsidR="006476E0" w:rsidRPr="00022119">
        <w:rPr>
          <w:szCs w:val="18"/>
        </w:rPr>
        <w:t>must</w:t>
      </w:r>
      <w:r w:rsidR="00751806" w:rsidRPr="00022119">
        <w:rPr>
          <w:szCs w:val="18"/>
        </w:rPr>
        <w:t xml:space="preserve"> be provided as an integral part of </w:t>
      </w:r>
      <w:r w:rsidR="001565A8" w:rsidRPr="00022119">
        <w:rPr>
          <w:szCs w:val="18"/>
        </w:rPr>
        <w:t xml:space="preserve">the </w:t>
      </w:r>
      <w:r w:rsidR="00751806" w:rsidRPr="00022119">
        <w:rPr>
          <w:szCs w:val="18"/>
        </w:rPr>
        <w:t>Slovenia</w:t>
      </w:r>
      <w:r w:rsidR="002559AF" w:rsidRPr="00022119">
        <w:rPr>
          <w:szCs w:val="18"/>
        </w:rPr>
        <w:t>n and</w:t>
      </w:r>
      <w:r w:rsidR="00751806" w:rsidRPr="00022119">
        <w:rPr>
          <w:szCs w:val="18"/>
        </w:rPr>
        <w:t xml:space="preserve"> European infrastructure for spatial information.</w:t>
      </w:r>
    </w:p>
    <w:p w14:paraId="4FD06ECD" w14:textId="34F17B66" w:rsidR="00F408C8" w:rsidRPr="006F2CF7" w:rsidRDefault="00CC51B6" w:rsidP="00E63341">
      <w:pPr>
        <w:pStyle w:val="Subtitle"/>
      </w:pPr>
      <w:r w:rsidRPr="006F2CF7">
        <w:t>Central</w:t>
      </w:r>
      <w:r w:rsidR="00F408C8" w:rsidRPr="006F2CF7">
        <w:t xml:space="preserve"> Population Register</w:t>
      </w:r>
    </w:p>
    <w:p w14:paraId="0820D86F" w14:textId="15B76B7A" w:rsidR="202EF5C3" w:rsidRPr="00022119" w:rsidRDefault="00E064F9" w:rsidP="202EF5C3">
      <w:pPr>
        <w:rPr>
          <w:szCs w:val="18"/>
        </w:rPr>
      </w:pPr>
      <w:r w:rsidRPr="00022119">
        <w:rPr>
          <w:szCs w:val="18"/>
        </w:rPr>
        <w:t>T</w:t>
      </w:r>
      <w:r w:rsidR="202EF5C3" w:rsidRPr="00022119">
        <w:rPr>
          <w:szCs w:val="18"/>
        </w:rPr>
        <w:t>he</w:t>
      </w:r>
      <w:r w:rsidR="202EF5C3" w:rsidRPr="00022119">
        <w:rPr>
          <w:rFonts w:eastAsia="Calibri" w:cs="Calibri"/>
          <w:color w:val="2F5597"/>
          <w:szCs w:val="18"/>
        </w:rPr>
        <w:t xml:space="preserve"> </w:t>
      </w:r>
      <w:hyperlink r:id="rId129" w:history="1">
        <w:r w:rsidR="4D5C84ED" w:rsidRPr="00022119">
          <w:rPr>
            <w:rStyle w:val="Hyperlink"/>
            <w:rFonts w:eastAsia="Calibri" w:cs="Calibri"/>
            <w:szCs w:val="18"/>
          </w:rPr>
          <w:t>Register</w:t>
        </w:r>
      </w:hyperlink>
      <w:r w:rsidR="202EF5C3" w:rsidRPr="00022119">
        <w:rPr>
          <w:rFonts w:eastAsia="Calibri" w:cs="Calibri"/>
          <w:color w:val="2F5597"/>
          <w:szCs w:val="18"/>
        </w:rPr>
        <w:t xml:space="preserve"> </w:t>
      </w:r>
      <w:r w:rsidR="202EF5C3" w:rsidRPr="00022119">
        <w:rPr>
          <w:szCs w:val="18"/>
        </w:rPr>
        <w:t>is the central database of all citizens of the Republic of Slovenia, regardless of whether they reside in the territory of Slovenia or abroad, o</w:t>
      </w:r>
      <w:r w:rsidR="007B18A6" w:rsidRPr="00022119">
        <w:rPr>
          <w:szCs w:val="18"/>
        </w:rPr>
        <w:t>f</w:t>
      </w:r>
      <w:r w:rsidR="202EF5C3" w:rsidRPr="00022119">
        <w:rPr>
          <w:szCs w:val="18"/>
        </w:rPr>
        <w:t xml:space="preserve"> all foreigners who have a residence status in the Republic of Slovenia and o</w:t>
      </w:r>
      <w:r w:rsidR="007B18A6" w:rsidRPr="00022119">
        <w:rPr>
          <w:szCs w:val="18"/>
        </w:rPr>
        <w:t>f</w:t>
      </w:r>
      <w:r w:rsidR="202EF5C3" w:rsidRPr="00022119">
        <w:rPr>
          <w:szCs w:val="18"/>
        </w:rPr>
        <w:t xml:space="preserve"> all foreigners who do not have a permanent or temporary </w:t>
      </w:r>
      <w:r w:rsidR="202EF5C3" w:rsidRPr="00022119">
        <w:rPr>
          <w:szCs w:val="18"/>
        </w:rPr>
        <w:lastRenderedPageBreak/>
        <w:t xml:space="preserve">residence permit, but who have certain rights or obligations in the field of pension and disability insurance, taxes, humanitarian reasons or other areas, if so provided by law. The main data sources for the central population register are the </w:t>
      </w:r>
      <w:r w:rsidR="007B18A6" w:rsidRPr="00022119">
        <w:rPr>
          <w:szCs w:val="18"/>
        </w:rPr>
        <w:t>C</w:t>
      </w:r>
      <w:r w:rsidR="202EF5C3" w:rsidRPr="00022119">
        <w:rPr>
          <w:szCs w:val="18"/>
        </w:rPr>
        <w:t xml:space="preserve">ivil </w:t>
      </w:r>
      <w:r w:rsidR="007B18A6" w:rsidRPr="00022119">
        <w:rPr>
          <w:szCs w:val="18"/>
        </w:rPr>
        <w:t>R</w:t>
      </w:r>
      <w:r w:rsidR="202EF5C3" w:rsidRPr="00022119">
        <w:rPr>
          <w:szCs w:val="18"/>
        </w:rPr>
        <w:t xml:space="preserve">egistry, the </w:t>
      </w:r>
      <w:r w:rsidR="007B18A6" w:rsidRPr="00022119">
        <w:rPr>
          <w:szCs w:val="18"/>
        </w:rPr>
        <w:t>P</w:t>
      </w:r>
      <w:r w:rsidR="202EF5C3" w:rsidRPr="00022119">
        <w:rPr>
          <w:szCs w:val="18"/>
        </w:rPr>
        <w:t xml:space="preserve">ermanent </w:t>
      </w:r>
      <w:r w:rsidR="007B18A6" w:rsidRPr="00022119">
        <w:rPr>
          <w:szCs w:val="18"/>
        </w:rPr>
        <w:t>P</w:t>
      </w:r>
      <w:r w:rsidR="202EF5C3" w:rsidRPr="00022119">
        <w:rPr>
          <w:szCs w:val="18"/>
        </w:rPr>
        <w:t xml:space="preserve">opulation </w:t>
      </w:r>
      <w:r w:rsidR="007B18A6" w:rsidRPr="00022119">
        <w:rPr>
          <w:szCs w:val="18"/>
        </w:rPr>
        <w:t>R</w:t>
      </w:r>
      <w:r w:rsidR="202EF5C3" w:rsidRPr="00022119">
        <w:rPr>
          <w:szCs w:val="18"/>
        </w:rPr>
        <w:t xml:space="preserve">egister and the </w:t>
      </w:r>
      <w:r w:rsidR="007B18A6" w:rsidRPr="00022119">
        <w:rPr>
          <w:szCs w:val="18"/>
        </w:rPr>
        <w:t>R</w:t>
      </w:r>
      <w:r w:rsidR="202EF5C3" w:rsidRPr="00022119">
        <w:rPr>
          <w:szCs w:val="18"/>
        </w:rPr>
        <w:t xml:space="preserve">egister of </w:t>
      </w:r>
      <w:r w:rsidR="007B18A6" w:rsidRPr="00022119">
        <w:rPr>
          <w:szCs w:val="18"/>
        </w:rPr>
        <w:t>F</w:t>
      </w:r>
      <w:r w:rsidR="202EF5C3" w:rsidRPr="00022119">
        <w:rPr>
          <w:szCs w:val="18"/>
        </w:rPr>
        <w:t xml:space="preserve">oreigners. The </w:t>
      </w:r>
      <w:r w:rsidR="003524FD" w:rsidRPr="00022119">
        <w:rPr>
          <w:szCs w:val="18"/>
        </w:rPr>
        <w:t>Central</w:t>
      </w:r>
      <w:r w:rsidR="36BEBE53" w:rsidRPr="00022119">
        <w:rPr>
          <w:szCs w:val="18"/>
        </w:rPr>
        <w:t xml:space="preserve"> Population</w:t>
      </w:r>
      <w:r w:rsidR="003524FD" w:rsidRPr="00022119">
        <w:rPr>
          <w:szCs w:val="18"/>
        </w:rPr>
        <w:t xml:space="preserve"> Register </w:t>
      </w:r>
      <w:r w:rsidR="30DC5A11" w:rsidRPr="00022119">
        <w:rPr>
          <w:szCs w:val="18"/>
        </w:rPr>
        <w:t>i</w:t>
      </w:r>
      <w:r w:rsidR="202EF5C3" w:rsidRPr="00022119">
        <w:rPr>
          <w:szCs w:val="18"/>
        </w:rPr>
        <w:t xml:space="preserve">s a distribution database in which population data are centrally collected, processed, </w:t>
      </w:r>
      <w:proofErr w:type="gramStart"/>
      <w:r w:rsidR="202EF5C3" w:rsidRPr="00022119">
        <w:rPr>
          <w:szCs w:val="18"/>
        </w:rPr>
        <w:t>stored</w:t>
      </w:r>
      <w:proofErr w:type="gramEnd"/>
      <w:r w:rsidR="202EF5C3" w:rsidRPr="00022119">
        <w:rPr>
          <w:szCs w:val="18"/>
        </w:rPr>
        <w:t xml:space="preserve"> and used in order to monitor the situation and trends </w:t>
      </w:r>
      <w:r w:rsidR="007B18A6" w:rsidRPr="00022119">
        <w:rPr>
          <w:szCs w:val="18"/>
        </w:rPr>
        <w:t xml:space="preserve">in </w:t>
      </w:r>
      <w:r w:rsidR="202EF5C3" w:rsidRPr="00022119">
        <w:rPr>
          <w:szCs w:val="18"/>
        </w:rPr>
        <w:t xml:space="preserve">the population for the needs of </w:t>
      </w:r>
      <w:r w:rsidR="007B18A6" w:rsidRPr="00022119">
        <w:rPr>
          <w:szCs w:val="18"/>
        </w:rPr>
        <w:t>S</w:t>
      </w:r>
      <w:r w:rsidR="202EF5C3" w:rsidRPr="00022119">
        <w:rPr>
          <w:szCs w:val="18"/>
        </w:rPr>
        <w:t>tate authorities and other users</w:t>
      </w:r>
      <w:r w:rsidR="007B18A6" w:rsidRPr="00022119">
        <w:rPr>
          <w:szCs w:val="18"/>
        </w:rPr>
        <w:t>. Such monitoring</w:t>
      </w:r>
      <w:r w:rsidR="202EF5C3" w:rsidRPr="00022119">
        <w:rPr>
          <w:szCs w:val="18"/>
        </w:rPr>
        <w:t xml:space="preserve"> </w:t>
      </w:r>
      <w:r w:rsidR="007B18A6" w:rsidRPr="00022119">
        <w:rPr>
          <w:szCs w:val="18"/>
        </w:rPr>
        <w:t>is</w:t>
      </w:r>
      <w:r w:rsidR="202EF5C3" w:rsidRPr="00022119">
        <w:rPr>
          <w:szCs w:val="18"/>
        </w:rPr>
        <w:t xml:space="preserve"> necessary for the performance of prescribed tasks</w:t>
      </w:r>
      <w:r w:rsidR="007B18A6" w:rsidRPr="00022119">
        <w:rPr>
          <w:szCs w:val="18"/>
        </w:rPr>
        <w:t>,</w:t>
      </w:r>
      <w:r w:rsidR="202EF5C3" w:rsidRPr="00022119">
        <w:rPr>
          <w:szCs w:val="18"/>
        </w:rPr>
        <w:t xml:space="preserve"> for the management of databases on individuals and for the purpose of carrying out statistical, </w:t>
      </w:r>
      <w:proofErr w:type="gramStart"/>
      <w:r w:rsidR="202EF5C3" w:rsidRPr="00022119">
        <w:rPr>
          <w:szCs w:val="18"/>
        </w:rPr>
        <w:t>socio-economic</w:t>
      </w:r>
      <w:proofErr w:type="gramEnd"/>
      <w:r w:rsidR="202EF5C3" w:rsidRPr="00022119">
        <w:rPr>
          <w:szCs w:val="18"/>
        </w:rPr>
        <w:t xml:space="preserve"> and other surveys</w:t>
      </w:r>
      <w:r w:rsidR="007B18A6" w:rsidRPr="00022119">
        <w:rPr>
          <w:szCs w:val="18"/>
        </w:rPr>
        <w:t>,</w:t>
      </w:r>
      <w:r w:rsidR="202EF5C3" w:rsidRPr="00022119">
        <w:rPr>
          <w:szCs w:val="18"/>
        </w:rPr>
        <w:t xml:space="preserve"> </w:t>
      </w:r>
      <w:r w:rsidR="007B18A6" w:rsidRPr="00022119">
        <w:rPr>
          <w:szCs w:val="18"/>
        </w:rPr>
        <w:t>as prescribed by law</w:t>
      </w:r>
      <w:r w:rsidR="202EF5C3" w:rsidRPr="00022119">
        <w:rPr>
          <w:szCs w:val="18"/>
        </w:rPr>
        <w:t>.</w:t>
      </w:r>
    </w:p>
    <w:p w14:paraId="7870D3AD" w14:textId="77777777" w:rsidR="00E4518F" w:rsidRPr="006F2CF7" w:rsidRDefault="48A821AF" w:rsidP="00E63341">
      <w:pPr>
        <w:pStyle w:val="Subtitle"/>
      </w:pPr>
      <w:r w:rsidRPr="006F2CF7">
        <w:t xml:space="preserve">Real Estate </w:t>
      </w:r>
      <w:proofErr w:type="spellStart"/>
      <w:r w:rsidRPr="006F2CF7">
        <w:t>Cadastre</w:t>
      </w:r>
      <w:proofErr w:type="spellEnd"/>
      <w:r w:rsidR="001554C2" w:rsidRPr="006F2CF7">
        <w:t xml:space="preserve"> </w:t>
      </w:r>
    </w:p>
    <w:p w14:paraId="661932C8" w14:textId="6EF62E67" w:rsidR="0090599E" w:rsidRPr="00022119" w:rsidRDefault="48A821AF" w:rsidP="00E4518F">
      <w:pPr>
        <w:rPr>
          <w:szCs w:val="18"/>
        </w:rPr>
      </w:pPr>
      <w:r w:rsidRPr="00022119">
        <w:rPr>
          <w:szCs w:val="18"/>
        </w:rPr>
        <w:t xml:space="preserve">The </w:t>
      </w:r>
      <w:hyperlink r:id="rId130">
        <w:r w:rsidRPr="00022119">
          <w:rPr>
            <w:rStyle w:val="Hyperlink"/>
            <w:szCs w:val="18"/>
          </w:rPr>
          <w:t>Real Estate Cadastre Act</w:t>
        </w:r>
      </w:hyperlink>
      <w:r w:rsidRPr="00022119">
        <w:rPr>
          <w:szCs w:val="18"/>
        </w:rPr>
        <w:t xml:space="preserve"> was published in</w:t>
      </w:r>
      <w:r w:rsidR="007B18A6" w:rsidRPr="00022119">
        <w:rPr>
          <w:szCs w:val="18"/>
        </w:rPr>
        <w:t xml:space="preserve"> the</w:t>
      </w:r>
      <w:r w:rsidRPr="00022119">
        <w:rPr>
          <w:szCs w:val="18"/>
        </w:rPr>
        <w:t xml:space="preserve"> Official Gazette of the Republic of Slovenia, No.</w:t>
      </w:r>
      <w:r w:rsidR="007B18A6" w:rsidRPr="00022119">
        <w:rPr>
          <w:szCs w:val="18"/>
        </w:rPr>
        <w:t xml:space="preserve"> </w:t>
      </w:r>
      <w:r w:rsidRPr="00022119">
        <w:rPr>
          <w:szCs w:val="18"/>
        </w:rPr>
        <w:t xml:space="preserve">54/21, on 9 April 2021 </w:t>
      </w:r>
      <w:r w:rsidR="38780D3A" w:rsidRPr="00022119">
        <w:rPr>
          <w:szCs w:val="18"/>
        </w:rPr>
        <w:t>and was applied on</w:t>
      </w:r>
      <w:r w:rsidRPr="00022119">
        <w:rPr>
          <w:szCs w:val="18"/>
        </w:rPr>
        <w:t xml:space="preserve"> 4 April 2022.</w:t>
      </w:r>
      <w:r w:rsidR="007B18A6" w:rsidRPr="00022119">
        <w:rPr>
          <w:szCs w:val="18"/>
        </w:rPr>
        <w:t xml:space="preserve"> </w:t>
      </w:r>
      <w:r w:rsidRPr="00022119">
        <w:rPr>
          <w:szCs w:val="18"/>
        </w:rPr>
        <w:t xml:space="preserve">The </w:t>
      </w:r>
      <w:r w:rsidR="007B18A6" w:rsidRPr="00022119">
        <w:rPr>
          <w:szCs w:val="18"/>
        </w:rPr>
        <w:t>a</w:t>
      </w:r>
      <w:r w:rsidRPr="00022119">
        <w:rPr>
          <w:szCs w:val="18"/>
        </w:rPr>
        <w:t xml:space="preserve">ct defines </w:t>
      </w:r>
      <w:hyperlink r:id="rId131" w:anchor="/metadata/5aa2b97b-2ea3-427f-a9fb-d7827c61c115">
        <w:r w:rsidRPr="00022119">
          <w:rPr>
            <w:rStyle w:val="Hyperlink"/>
            <w:szCs w:val="18"/>
          </w:rPr>
          <w:t>Real Estate Cadastre</w:t>
        </w:r>
      </w:hyperlink>
      <w:r w:rsidRPr="00022119">
        <w:rPr>
          <w:szCs w:val="18"/>
        </w:rPr>
        <w:t xml:space="preserve"> as an official record of data on the position, shapes, physical and other characteristics of the parcels, buildings and parts </w:t>
      </w:r>
      <w:r w:rsidR="007B18A6" w:rsidRPr="00022119">
        <w:rPr>
          <w:szCs w:val="18"/>
        </w:rPr>
        <w:t>thereof</w:t>
      </w:r>
      <w:r w:rsidRPr="00022119">
        <w:rPr>
          <w:szCs w:val="18"/>
        </w:rPr>
        <w:t>, which will show the actual condition of the real estate.</w:t>
      </w:r>
      <w:r w:rsidR="00101B4A" w:rsidRPr="00022119">
        <w:rPr>
          <w:szCs w:val="18"/>
        </w:rPr>
        <w:t xml:space="preserve"> </w:t>
      </w:r>
      <w:r w:rsidRPr="00022119">
        <w:rPr>
          <w:szCs w:val="18"/>
        </w:rPr>
        <w:t>Current maintenance of the three real estate records (Land Cadastre, Building Cadastre and Real Estate Register), kept by the same body, has shown the need to establish a modern information system for recording real estate data in one record -</w:t>
      </w:r>
      <w:r w:rsidR="001D15D2" w:rsidRPr="00022119">
        <w:rPr>
          <w:szCs w:val="18"/>
        </w:rPr>
        <w:t xml:space="preserve"> the</w:t>
      </w:r>
      <w:r w:rsidRPr="00022119">
        <w:rPr>
          <w:szCs w:val="18"/>
        </w:rPr>
        <w:t xml:space="preserve"> Real Estate Cadastre. The entry of all data on real estate in the same record, with the appropriate control system, eliminates the risk of discrepancies and allows greater consistency of the data. All the entered data </w:t>
      </w:r>
      <w:r w:rsidR="7F388A86" w:rsidRPr="00022119">
        <w:rPr>
          <w:szCs w:val="18"/>
        </w:rPr>
        <w:t>are</w:t>
      </w:r>
      <w:r w:rsidRPr="00022119">
        <w:rPr>
          <w:szCs w:val="18"/>
        </w:rPr>
        <w:t xml:space="preserve"> kept permanently. In the Real Estate Cadastre, there are also data on cadastral municipalities, actual use of the land, areas of credit ratings of the land and the layer of temporary entries (building rights and data on the area of real easement or land registry decision). </w:t>
      </w:r>
    </w:p>
    <w:p w14:paraId="0DB7AAC9" w14:textId="62062F98" w:rsidR="0090599E" w:rsidRPr="006F2CF7" w:rsidRDefault="0090599E" w:rsidP="00E63341">
      <w:pPr>
        <w:pStyle w:val="Subtitle"/>
      </w:pPr>
      <w:r w:rsidRPr="006F2CF7">
        <w:t>Vehicle Registry</w:t>
      </w:r>
    </w:p>
    <w:p w14:paraId="5A1F86A2" w14:textId="08EC8296" w:rsidR="0090599E" w:rsidRPr="00022119" w:rsidRDefault="00E26B14" w:rsidP="000B172F">
      <w:pPr>
        <w:rPr>
          <w:szCs w:val="18"/>
        </w:rPr>
      </w:pPr>
      <w:r>
        <w:rPr>
          <w:szCs w:val="18"/>
        </w:rPr>
        <w:t xml:space="preserve">The </w:t>
      </w:r>
      <w:hyperlink r:id="rId132" w:history="1">
        <w:r>
          <w:rPr>
            <w:rStyle w:val="Hyperlink"/>
            <w:szCs w:val="18"/>
          </w:rPr>
          <w:t>Motor Vehicle Act</w:t>
        </w:r>
      </w:hyperlink>
      <w:r w:rsidR="004A5DDC" w:rsidRPr="00022119">
        <w:rPr>
          <w:szCs w:val="18"/>
        </w:rPr>
        <w:t xml:space="preserve"> </w:t>
      </w:r>
      <w:r w:rsidR="00655BD6" w:rsidRPr="00022119">
        <w:rPr>
          <w:szCs w:val="18"/>
        </w:rPr>
        <w:t xml:space="preserve">sets out the </w:t>
      </w:r>
      <w:r w:rsidR="004A5DDC" w:rsidRPr="00022119">
        <w:rPr>
          <w:szCs w:val="18"/>
        </w:rPr>
        <w:t xml:space="preserve">conditions for the placement of motor vehicles and trailers on the market, their registration and </w:t>
      </w:r>
      <w:r w:rsidR="00655BD6" w:rsidRPr="00022119">
        <w:rPr>
          <w:szCs w:val="18"/>
        </w:rPr>
        <w:t>operation on the road network</w:t>
      </w:r>
      <w:r>
        <w:rPr>
          <w:szCs w:val="18"/>
        </w:rPr>
        <w:t>.  Regarding</w:t>
      </w:r>
      <w:r w:rsidR="004A5DDC" w:rsidRPr="00022119">
        <w:rPr>
          <w:szCs w:val="18"/>
        </w:rPr>
        <w:t xml:space="preserve"> the performance of agricultural or forestry work, </w:t>
      </w:r>
      <w:r>
        <w:rPr>
          <w:szCs w:val="18"/>
        </w:rPr>
        <w:t xml:space="preserve">the registry sets out </w:t>
      </w:r>
      <w:r w:rsidR="004A5DDC" w:rsidRPr="00022119">
        <w:rPr>
          <w:szCs w:val="18"/>
        </w:rPr>
        <w:t xml:space="preserve">the conditions for carrying out </w:t>
      </w:r>
      <w:r w:rsidR="00655BD6" w:rsidRPr="00022119">
        <w:rPr>
          <w:szCs w:val="18"/>
        </w:rPr>
        <w:t xml:space="preserve">such </w:t>
      </w:r>
      <w:r w:rsidR="004A5DDC" w:rsidRPr="00022119">
        <w:rPr>
          <w:szCs w:val="18"/>
        </w:rPr>
        <w:t xml:space="preserve">tasks </w:t>
      </w:r>
      <w:r w:rsidR="00655BD6" w:rsidRPr="00022119">
        <w:rPr>
          <w:szCs w:val="18"/>
        </w:rPr>
        <w:t xml:space="preserve">as the </w:t>
      </w:r>
      <w:r w:rsidR="004A5DDC" w:rsidRPr="00022119">
        <w:rPr>
          <w:szCs w:val="18"/>
        </w:rPr>
        <w:t>technical services, the registration of organisations managing databases on vehicles</w:t>
      </w:r>
      <w:r w:rsidR="002559AF" w:rsidRPr="00022119">
        <w:rPr>
          <w:szCs w:val="18"/>
        </w:rPr>
        <w:t>,</w:t>
      </w:r>
      <w:r w:rsidR="004A5DDC" w:rsidRPr="00022119">
        <w:rPr>
          <w:szCs w:val="18"/>
        </w:rPr>
        <w:t xml:space="preserve"> and the monitoring of the implementation of this </w:t>
      </w:r>
      <w:r w:rsidR="00810C45" w:rsidRPr="00022119">
        <w:rPr>
          <w:szCs w:val="18"/>
        </w:rPr>
        <w:t>l</w:t>
      </w:r>
      <w:r w:rsidR="004A5DDC" w:rsidRPr="00022119">
        <w:rPr>
          <w:szCs w:val="18"/>
        </w:rPr>
        <w:t xml:space="preserve">aw. The </w:t>
      </w:r>
      <w:hyperlink r:id="rId133">
        <w:r w:rsidR="004A5DDC" w:rsidRPr="00022119">
          <w:rPr>
            <w:rStyle w:val="Hyperlink"/>
            <w:szCs w:val="18"/>
          </w:rPr>
          <w:t xml:space="preserve">Rules on the </w:t>
        </w:r>
        <w:r w:rsidR="00C93479" w:rsidRPr="00022119">
          <w:rPr>
            <w:rStyle w:val="Hyperlink"/>
            <w:szCs w:val="18"/>
          </w:rPr>
          <w:t>R</w:t>
        </w:r>
        <w:r w:rsidR="004A5DDC" w:rsidRPr="00022119">
          <w:rPr>
            <w:rStyle w:val="Hyperlink"/>
            <w:szCs w:val="18"/>
          </w:rPr>
          <w:t xml:space="preserve">egistration of </w:t>
        </w:r>
        <w:r w:rsidR="00C93479" w:rsidRPr="00022119">
          <w:rPr>
            <w:rStyle w:val="Hyperlink"/>
            <w:szCs w:val="18"/>
          </w:rPr>
          <w:t>M</w:t>
        </w:r>
        <w:r w:rsidR="004A5DDC" w:rsidRPr="00022119">
          <w:rPr>
            <w:rStyle w:val="Hyperlink"/>
            <w:szCs w:val="18"/>
          </w:rPr>
          <w:t xml:space="preserve">otor </w:t>
        </w:r>
        <w:r w:rsidR="00C93479" w:rsidRPr="00022119">
          <w:rPr>
            <w:rStyle w:val="Hyperlink"/>
            <w:szCs w:val="18"/>
          </w:rPr>
          <w:t>V</w:t>
        </w:r>
        <w:r w:rsidR="004A5DDC" w:rsidRPr="00022119">
          <w:rPr>
            <w:rStyle w:val="Hyperlink"/>
            <w:szCs w:val="18"/>
          </w:rPr>
          <w:t>ehicles</w:t>
        </w:r>
      </w:hyperlink>
      <w:r w:rsidR="00143811" w:rsidRPr="00022119">
        <w:rPr>
          <w:rStyle w:val="Hyperlink"/>
          <w:szCs w:val="18"/>
        </w:rPr>
        <w:t xml:space="preserve"> and trailers</w:t>
      </w:r>
      <w:r w:rsidR="004A5DDC" w:rsidRPr="00022119">
        <w:rPr>
          <w:szCs w:val="18"/>
        </w:rPr>
        <w:t xml:space="preserve"> set out the </w:t>
      </w:r>
      <w:r w:rsidR="00655BD6" w:rsidRPr="00022119">
        <w:rPr>
          <w:szCs w:val="18"/>
        </w:rPr>
        <w:t xml:space="preserve">registration </w:t>
      </w:r>
      <w:r w:rsidR="004A5DDC" w:rsidRPr="00022119">
        <w:rPr>
          <w:szCs w:val="18"/>
        </w:rPr>
        <w:t xml:space="preserve">conditions to be met, the procedures for </w:t>
      </w:r>
      <w:r w:rsidR="00810C45" w:rsidRPr="00022119">
        <w:rPr>
          <w:szCs w:val="18"/>
        </w:rPr>
        <w:t xml:space="preserve">the </w:t>
      </w:r>
      <w:r w:rsidR="004A5DDC" w:rsidRPr="00022119">
        <w:rPr>
          <w:szCs w:val="18"/>
        </w:rPr>
        <w:t xml:space="preserve">registration of motor vehicles and </w:t>
      </w:r>
      <w:r w:rsidR="00655BD6" w:rsidRPr="00022119">
        <w:rPr>
          <w:szCs w:val="18"/>
        </w:rPr>
        <w:t>trailers</w:t>
      </w:r>
      <w:r w:rsidR="004A5DDC" w:rsidRPr="00022119">
        <w:rPr>
          <w:szCs w:val="18"/>
        </w:rPr>
        <w:t>, the issu</w:t>
      </w:r>
      <w:r w:rsidR="00810C45" w:rsidRPr="00022119">
        <w:rPr>
          <w:szCs w:val="18"/>
        </w:rPr>
        <w:t>ance</w:t>
      </w:r>
      <w:r w:rsidR="004A5DDC" w:rsidRPr="00022119">
        <w:rPr>
          <w:szCs w:val="18"/>
        </w:rPr>
        <w:t xml:space="preserve"> and revalidation of transport permits, the deregistration of vehicles, the change of </w:t>
      </w:r>
      <w:r w:rsidR="00655BD6" w:rsidRPr="00022119">
        <w:rPr>
          <w:szCs w:val="18"/>
        </w:rPr>
        <w:t xml:space="preserve">vehicle </w:t>
      </w:r>
      <w:r w:rsidR="004A5DDC" w:rsidRPr="00022119">
        <w:rPr>
          <w:szCs w:val="18"/>
        </w:rPr>
        <w:t>owner or user data</w:t>
      </w:r>
      <w:r w:rsidR="00810C45" w:rsidRPr="00022119">
        <w:rPr>
          <w:szCs w:val="18"/>
        </w:rPr>
        <w:t>,</w:t>
      </w:r>
      <w:r w:rsidR="004A5DDC" w:rsidRPr="00022119">
        <w:rPr>
          <w:szCs w:val="18"/>
        </w:rPr>
        <w:t xml:space="preserve"> the </w:t>
      </w:r>
      <w:r w:rsidR="00655BD6" w:rsidRPr="00022119">
        <w:rPr>
          <w:szCs w:val="18"/>
        </w:rPr>
        <w:t>issu</w:t>
      </w:r>
      <w:r w:rsidR="00810C45" w:rsidRPr="00022119">
        <w:rPr>
          <w:szCs w:val="18"/>
        </w:rPr>
        <w:t>ance</w:t>
      </w:r>
      <w:r w:rsidR="00655BD6" w:rsidRPr="00022119">
        <w:rPr>
          <w:szCs w:val="18"/>
        </w:rPr>
        <w:t xml:space="preserve"> </w:t>
      </w:r>
      <w:r w:rsidR="004A5DDC" w:rsidRPr="00022119">
        <w:rPr>
          <w:szCs w:val="18"/>
        </w:rPr>
        <w:t xml:space="preserve">of permits for test drives, record-keeping </w:t>
      </w:r>
      <w:r w:rsidR="00810C45" w:rsidRPr="00022119">
        <w:rPr>
          <w:szCs w:val="18"/>
        </w:rPr>
        <w:t xml:space="preserve">obligations </w:t>
      </w:r>
      <w:r w:rsidR="004A5DDC" w:rsidRPr="00022119">
        <w:rPr>
          <w:szCs w:val="18"/>
        </w:rPr>
        <w:t xml:space="preserve">and </w:t>
      </w:r>
      <w:r w:rsidR="00810C45" w:rsidRPr="00022119">
        <w:rPr>
          <w:szCs w:val="18"/>
        </w:rPr>
        <w:t xml:space="preserve">the </w:t>
      </w:r>
      <w:r w:rsidR="00655BD6" w:rsidRPr="00022119">
        <w:rPr>
          <w:szCs w:val="18"/>
        </w:rPr>
        <w:t>storage</w:t>
      </w:r>
      <w:r w:rsidR="00810C45" w:rsidRPr="00022119">
        <w:rPr>
          <w:szCs w:val="18"/>
        </w:rPr>
        <w:t xml:space="preserve"> of documents and evidence</w:t>
      </w:r>
      <w:r w:rsidR="00310092" w:rsidRPr="00022119">
        <w:rPr>
          <w:szCs w:val="18"/>
        </w:rPr>
        <w:t xml:space="preserve">. </w:t>
      </w:r>
    </w:p>
    <w:p w14:paraId="067CD5BD" w14:textId="77777777" w:rsidR="00EA0721" w:rsidRPr="006F2CF7" w:rsidRDefault="003730DF" w:rsidP="00C40978">
      <w:pPr>
        <w:pStyle w:val="Heading3"/>
      </w:pPr>
      <w:bookmarkStart w:id="31" w:name="_Toc1474968"/>
      <w:bookmarkStart w:id="32" w:name="_Hlk73445663"/>
      <w:r w:rsidRPr="006F2CF7">
        <w:t>eProcurement</w:t>
      </w:r>
      <w:bookmarkStart w:id="33" w:name="_Toc1474969"/>
      <w:bookmarkEnd w:id="31"/>
    </w:p>
    <w:p w14:paraId="7E2061D0" w14:textId="77777777" w:rsidR="00EA0721" w:rsidRPr="006F2CF7" w:rsidRDefault="00EA0721" w:rsidP="00E63341">
      <w:pPr>
        <w:pStyle w:val="Subtitle"/>
      </w:pPr>
      <w:r w:rsidRPr="006F2CF7">
        <w:t>Public Procurement Act</w:t>
      </w:r>
    </w:p>
    <w:bookmarkEnd w:id="32"/>
    <w:p w14:paraId="3BCCF3D4" w14:textId="04E73D6F" w:rsidR="00E2176B" w:rsidRPr="00022119" w:rsidRDefault="70412728" w:rsidP="006A18F7">
      <w:pPr>
        <w:rPr>
          <w:rFonts w:eastAsia="Verdana" w:cs="Verdana"/>
          <w:szCs w:val="18"/>
        </w:rPr>
      </w:pPr>
      <w:r w:rsidRPr="00022119">
        <w:rPr>
          <w:szCs w:val="18"/>
        </w:rPr>
        <w:t>On 1 April 2016</w:t>
      </w:r>
      <w:r w:rsidR="6EED2A8C" w:rsidRPr="00022119">
        <w:rPr>
          <w:szCs w:val="18"/>
        </w:rPr>
        <w:t>,</w:t>
      </w:r>
      <w:r w:rsidRPr="00022119">
        <w:rPr>
          <w:szCs w:val="18"/>
        </w:rPr>
        <w:t xml:space="preserve"> a </w:t>
      </w:r>
      <w:hyperlink r:id="rId134">
        <w:r w:rsidRPr="00022119">
          <w:rPr>
            <w:rStyle w:val="Hyperlink"/>
            <w:szCs w:val="18"/>
          </w:rPr>
          <w:t>Public Procurement Act</w:t>
        </w:r>
      </w:hyperlink>
      <w:r w:rsidRPr="00022119">
        <w:rPr>
          <w:szCs w:val="18"/>
        </w:rPr>
        <w:t xml:space="preserve"> entered into force, which transposed Directive 2014/24/EU and Directive 2014/25/EU. On 1 November 2018,</w:t>
      </w:r>
      <w:r w:rsidR="5196B823" w:rsidRPr="00022119">
        <w:rPr>
          <w:szCs w:val="18"/>
        </w:rPr>
        <w:t xml:space="preserve"> an</w:t>
      </w:r>
      <w:r w:rsidRPr="00022119">
        <w:rPr>
          <w:szCs w:val="18"/>
        </w:rPr>
        <w:t xml:space="preserve"> </w:t>
      </w:r>
      <w:hyperlink r:id="rId135">
        <w:r w:rsidR="5196B823" w:rsidRPr="00022119">
          <w:rPr>
            <w:rStyle w:val="Hyperlink"/>
            <w:szCs w:val="18"/>
          </w:rPr>
          <w:t>amendment to the Public Procurement A</w:t>
        </w:r>
      </w:hyperlink>
      <w:r w:rsidRPr="00022119">
        <w:rPr>
          <w:rStyle w:val="Hyperlink"/>
          <w:szCs w:val="18"/>
        </w:rPr>
        <w:t>ct</w:t>
      </w:r>
      <w:r w:rsidRPr="00022119">
        <w:rPr>
          <w:szCs w:val="18"/>
        </w:rPr>
        <w:t xml:space="preserve"> came in force. Its main objective was to </w:t>
      </w:r>
      <w:r w:rsidR="23C24766" w:rsidRPr="00022119">
        <w:rPr>
          <w:szCs w:val="18"/>
        </w:rPr>
        <w:t xml:space="preserve">further </w:t>
      </w:r>
      <w:r w:rsidRPr="00022119">
        <w:rPr>
          <w:szCs w:val="18"/>
        </w:rPr>
        <w:t xml:space="preserve">emphasise the importance of social aspects in public procurement procedures and public contract execution. </w:t>
      </w:r>
      <w:r w:rsidR="529E47AD" w:rsidRPr="00022119">
        <w:rPr>
          <w:rFonts w:eastAsia="Verdana" w:cs="Verdana"/>
          <w:szCs w:val="18"/>
        </w:rPr>
        <w:t xml:space="preserve">The second amendment to the Public Procurement Act is in use since </w:t>
      </w:r>
      <w:r w:rsidR="001905F9" w:rsidRPr="00022119">
        <w:rPr>
          <w:rFonts w:eastAsia="Verdana" w:cs="Verdana"/>
          <w:szCs w:val="18"/>
        </w:rPr>
        <w:t xml:space="preserve">1 </w:t>
      </w:r>
      <w:r w:rsidR="529E47AD" w:rsidRPr="00022119">
        <w:rPr>
          <w:rFonts w:eastAsia="Verdana" w:cs="Verdana"/>
          <w:szCs w:val="18"/>
        </w:rPr>
        <w:t>January 2022</w:t>
      </w:r>
      <w:r w:rsidR="00E176C3">
        <w:rPr>
          <w:rFonts w:eastAsia="Verdana" w:cs="Verdana"/>
          <w:szCs w:val="18"/>
        </w:rPr>
        <w:t>. Its</w:t>
      </w:r>
      <w:r w:rsidR="529E47AD" w:rsidRPr="00022119">
        <w:rPr>
          <w:rFonts w:eastAsia="Verdana" w:cs="Verdana"/>
          <w:szCs w:val="18"/>
        </w:rPr>
        <w:t xml:space="preserve"> main objective is </w:t>
      </w:r>
      <w:r w:rsidR="00E176C3">
        <w:rPr>
          <w:rFonts w:eastAsia="Verdana" w:cs="Verdana"/>
          <w:szCs w:val="18"/>
        </w:rPr>
        <w:t xml:space="preserve">making </w:t>
      </w:r>
      <w:r w:rsidR="529E47AD" w:rsidRPr="00022119">
        <w:rPr>
          <w:rFonts w:eastAsia="Verdana" w:cs="Verdana"/>
          <w:szCs w:val="18"/>
        </w:rPr>
        <w:t xml:space="preserve">the procedure </w:t>
      </w:r>
      <w:r w:rsidR="00E176C3">
        <w:rPr>
          <w:rFonts w:eastAsia="Verdana" w:cs="Verdana"/>
          <w:szCs w:val="18"/>
        </w:rPr>
        <w:t xml:space="preserve">simpler </w:t>
      </w:r>
      <w:r w:rsidR="529E47AD" w:rsidRPr="00022119">
        <w:rPr>
          <w:rFonts w:eastAsia="Verdana" w:cs="Verdana"/>
          <w:szCs w:val="18"/>
        </w:rPr>
        <w:t xml:space="preserve">and </w:t>
      </w:r>
      <w:r w:rsidR="00E176C3">
        <w:rPr>
          <w:rFonts w:eastAsia="Verdana" w:cs="Verdana"/>
          <w:szCs w:val="18"/>
        </w:rPr>
        <w:t>more transparent</w:t>
      </w:r>
      <w:r w:rsidR="529E47AD" w:rsidRPr="00022119">
        <w:rPr>
          <w:rFonts w:eastAsia="Verdana" w:cs="Verdana"/>
          <w:szCs w:val="18"/>
        </w:rPr>
        <w:t>.</w:t>
      </w:r>
      <w:r w:rsidR="0077796C" w:rsidRPr="00022119">
        <w:rPr>
          <w:rFonts w:eastAsia="Verdana" w:cs="Verdana"/>
          <w:szCs w:val="18"/>
        </w:rPr>
        <w:t xml:space="preserve"> </w:t>
      </w:r>
    </w:p>
    <w:p w14:paraId="150B1C2C" w14:textId="40B2F2B5" w:rsidR="00632A5C" w:rsidRPr="00022119" w:rsidRDefault="00777D0B" w:rsidP="006A18F7">
      <w:pPr>
        <w:rPr>
          <w:rStyle w:val="Hyperlink"/>
          <w:szCs w:val="18"/>
        </w:rPr>
      </w:pPr>
      <w:r w:rsidRPr="00022119">
        <w:rPr>
          <w:szCs w:val="18"/>
        </w:rPr>
        <w:t xml:space="preserve">The Public Procurement Act lays down mandatory actions required of contracting authorities and tenderers in awarding public supply contracts, public service contracts and public works contracts. Among other provisions, the </w:t>
      </w:r>
      <w:r w:rsidR="004D78A7" w:rsidRPr="00022119">
        <w:rPr>
          <w:szCs w:val="18"/>
        </w:rPr>
        <w:t>a</w:t>
      </w:r>
      <w:r w:rsidRPr="00022119">
        <w:rPr>
          <w:szCs w:val="18"/>
        </w:rPr>
        <w:t xml:space="preserve">ct sets out rules on mandatory publication of procurement notices in the </w:t>
      </w:r>
      <w:hyperlink r:id="rId136" w:history="1">
        <w:r w:rsidRPr="00022119">
          <w:rPr>
            <w:rStyle w:val="Hyperlink"/>
            <w:szCs w:val="18"/>
          </w:rPr>
          <w:t>Public Procurement Portal</w:t>
        </w:r>
      </w:hyperlink>
      <w:r w:rsidRPr="00022119">
        <w:rPr>
          <w:szCs w:val="18"/>
        </w:rPr>
        <w:t xml:space="preserve">, on mandatory electronic submission and electronic communication in procurement procedures, on electronic verification of tenderers via </w:t>
      </w:r>
      <w:r w:rsidR="004D78A7" w:rsidRPr="00022119">
        <w:rPr>
          <w:szCs w:val="18"/>
        </w:rPr>
        <w:t xml:space="preserve">official documents </w:t>
      </w:r>
      <w:r w:rsidRPr="00022119">
        <w:rPr>
          <w:szCs w:val="18"/>
        </w:rPr>
        <w:t xml:space="preserve">the information system </w:t>
      </w:r>
      <w:proofErr w:type="spellStart"/>
      <w:r w:rsidRPr="00022119">
        <w:rPr>
          <w:szCs w:val="18"/>
        </w:rPr>
        <w:t>eDossier</w:t>
      </w:r>
      <w:proofErr w:type="spellEnd"/>
      <w:r w:rsidRPr="00022119">
        <w:rPr>
          <w:szCs w:val="18"/>
        </w:rPr>
        <w:t xml:space="preserve">, on the dynamic purchasing system and electronic auctions, thus also laying </w:t>
      </w:r>
      <w:r w:rsidR="003B3650" w:rsidRPr="00022119">
        <w:rPr>
          <w:szCs w:val="18"/>
        </w:rPr>
        <w:t xml:space="preserve">the </w:t>
      </w:r>
      <w:r w:rsidRPr="00022119">
        <w:rPr>
          <w:szCs w:val="18"/>
        </w:rPr>
        <w:t>ground</w:t>
      </w:r>
      <w:r w:rsidR="003B3650" w:rsidRPr="00022119">
        <w:rPr>
          <w:szCs w:val="18"/>
        </w:rPr>
        <w:t>work</w:t>
      </w:r>
      <w:r w:rsidRPr="00022119">
        <w:rPr>
          <w:szCs w:val="18"/>
        </w:rPr>
        <w:t xml:space="preserve"> for a public, State-developed eProcurement system ca</w:t>
      </w:r>
      <w:r w:rsidRPr="00022119">
        <w:rPr>
          <w:rStyle w:val="Hyperlink"/>
          <w:szCs w:val="18"/>
        </w:rPr>
        <w:t>lled</w:t>
      </w:r>
      <w:r w:rsidRPr="00022119">
        <w:rPr>
          <w:szCs w:val="18"/>
        </w:rPr>
        <w:t xml:space="preserve"> e-JN </w:t>
      </w:r>
      <w:hyperlink r:id="rId137" w:history="1">
        <w:r w:rsidR="003B3650" w:rsidRPr="00022119">
          <w:rPr>
            <w:rStyle w:val="Hyperlink"/>
            <w:szCs w:val="18"/>
          </w:rPr>
          <w:t>I</w:t>
        </w:r>
        <w:r w:rsidRPr="00022119">
          <w:rPr>
            <w:rStyle w:val="Hyperlink"/>
            <w:szCs w:val="18"/>
          </w:rPr>
          <w:t xml:space="preserve">nformation </w:t>
        </w:r>
        <w:r w:rsidR="003B3650" w:rsidRPr="00022119">
          <w:rPr>
            <w:rStyle w:val="Hyperlink"/>
            <w:szCs w:val="18"/>
          </w:rPr>
          <w:t>S</w:t>
        </w:r>
        <w:r w:rsidRPr="00022119">
          <w:rPr>
            <w:rStyle w:val="Hyperlink"/>
            <w:szCs w:val="18"/>
          </w:rPr>
          <w:t>ystem.</w:t>
        </w:r>
      </w:hyperlink>
      <w:r w:rsidR="009303BE" w:rsidRPr="00022119">
        <w:rPr>
          <w:rStyle w:val="Hyperlink"/>
          <w:szCs w:val="18"/>
        </w:rPr>
        <w:t xml:space="preserve"> </w:t>
      </w:r>
    </w:p>
    <w:p w14:paraId="4CE5C399" w14:textId="66447EE0" w:rsidR="00C43B31" w:rsidRPr="00022119" w:rsidRDefault="00777D0B" w:rsidP="006A18F7">
      <w:pPr>
        <w:rPr>
          <w:szCs w:val="18"/>
        </w:rPr>
      </w:pPr>
      <w:r w:rsidRPr="00022119">
        <w:rPr>
          <w:szCs w:val="18"/>
        </w:rPr>
        <w:t xml:space="preserve">Furthermore, the 2017 amendment to the </w:t>
      </w:r>
      <w:hyperlink r:id="rId138" w:history="1">
        <w:r w:rsidRPr="00022119">
          <w:rPr>
            <w:rStyle w:val="Hyperlink"/>
            <w:szCs w:val="18"/>
          </w:rPr>
          <w:t>Legal Protection in Public Procurement Procedures Act</w:t>
        </w:r>
      </w:hyperlink>
      <w:r w:rsidRPr="00022119">
        <w:rPr>
          <w:szCs w:val="18"/>
        </w:rPr>
        <w:t xml:space="preserve"> introduced an electronic information system for legal protection procedures in public procurement, i.e. the </w:t>
      </w:r>
      <w:hyperlink r:id="rId139" w:history="1">
        <w:proofErr w:type="spellStart"/>
        <w:r w:rsidRPr="00022119">
          <w:rPr>
            <w:rStyle w:val="Hyperlink"/>
            <w:szCs w:val="18"/>
          </w:rPr>
          <w:t>eRevision</w:t>
        </w:r>
        <w:proofErr w:type="spellEnd"/>
        <w:r w:rsidRPr="00022119">
          <w:rPr>
            <w:rStyle w:val="Hyperlink"/>
            <w:szCs w:val="18"/>
          </w:rPr>
          <w:t xml:space="preserve"> </w:t>
        </w:r>
        <w:r w:rsidR="009D11DF" w:rsidRPr="00022119">
          <w:rPr>
            <w:rStyle w:val="Hyperlink"/>
            <w:szCs w:val="18"/>
          </w:rPr>
          <w:t>P</w:t>
        </w:r>
        <w:r w:rsidRPr="00022119">
          <w:rPr>
            <w:rStyle w:val="Hyperlink"/>
            <w:szCs w:val="18"/>
          </w:rPr>
          <w:t>ortal</w:t>
        </w:r>
      </w:hyperlink>
      <w:r w:rsidRPr="00022119">
        <w:rPr>
          <w:szCs w:val="18"/>
        </w:rPr>
        <w:t xml:space="preserve">. The </w:t>
      </w:r>
      <w:proofErr w:type="spellStart"/>
      <w:r w:rsidRPr="00022119">
        <w:rPr>
          <w:szCs w:val="18"/>
        </w:rPr>
        <w:t>eRevision</w:t>
      </w:r>
      <w:proofErr w:type="spellEnd"/>
      <w:r w:rsidRPr="00022119">
        <w:rPr>
          <w:szCs w:val="18"/>
        </w:rPr>
        <w:t xml:space="preserve"> </w:t>
      </w:r>
      <w:r w:rsidR="009D11DF" w:rsidRPr="00022119">
        <w:rPr>
          <w:szCs w:val="18"/>
        </w:rPr>
        <w:t>P</w:t>
      </w:r>
      <w:r w:rsidRPr="00022119">
        <w:rPr>
          <w:szCs w:val="18"/>
        </w:rPr>
        <w:t xml:space="preserve">ortal was established in September 2019 and enables </w:t>
      </w:r>
      <w:r w:rsidR="009D11DF" w:rsidRPr="00022119">
        <w:rPr>
          <w:szCs w:val="18"/>
        </w:rPr>
        <w:t xml:space="preserve">the </w:t>
      </w:r>
      <w:r w:rsidRPr="00022119">
        <w:rPr>
          <w:szCs w:val="18"/>
        </w:rPr>
        <w:t xml:space="preserve">exchange of information and documents between contracting authorities, selected tenderers, the National Review </w:t>
      </w:r>
      <w:proofErr w:type="gramStart"/>
      <w:r w:rsidRPr="00022119">
        <w:rPr>
          <w:szCs w:val="18"/>
        </w:rPr>
        <w:t>Commission</w:t>
      </w:r>
      <w:proofErr w:type="gramEnd"/>
      <w:r w:rsidRPr="00022119">
        <w:rPr>
          <w:szCs w:val="18"/>
        </w:rPr>
        <w:t xml:space="preserve"> and other participants in the appeal proceedings.</w:t>
      </w:r>
      <w:r w:rsidR="00DE489B" w:rsidRPr="00022119">
        <w:rPr>
          <w:szCs w:val="18"/>
        </w:rPr>
        <w:t xml:space="preserve"> </w:t>
      </w:r>
      <w:r w:rsidRPr="00022119">
        <w:rPr>
          <w:szCs w:val="18"/>
        </w:rPr>
        <w:t>It communicates with the Public Procurement Portal to allow a smooth flow of information and documentation. This significantly reduce</w:t>
      </w:r>
      <w:r w:rsidR="006B01E8" w:rsidRPr="00022119">
        <w:rPr>
          <w:szCs w:val="18"/>
        </w:rPr>
        <w:t>d</w:t>
      </w:r>
      <w:r w:rsidRPr="00022119">
        <w:rPr>
          <w:szCs w:val="18"/>
        </w:rPr>
        <w:t xml:space="preserve"> the duration of the procedure and </w:t>
      </w:r>
      <w:r w:rsidR="009D11DF" w:rsidRPr="00022119">
        <w:rPr>
          <w:szCs w:val="18"/>
        </w:rPr>
        <w:t xml:space="preserve">the </w:t>
      </w:r>
      <w:r w:rsidRPr="00022119">
        <w:rPr>
          <w:szCs w:val="18"/>
        </w:rPr>
        <w:t xml:space="preserve">administrative </w:t>
      </w:r>
      <w:r w:rsidRPr="00022119">
        <w:rPr>
          <w:szCs w:val="18"/>
        </w:rPr>
        <w:lastRenderedPageBreak/>
        <w:t xml:space="preserve">burdens and costs for the parties involved. The use of this portal is mandatory from </w:t>
      </w:r>
      <w:r w:rsidR="00C43B31" w:rsidRPr="00022119">
        <w:rPr>
          <w:szCs w:val="18"/>
        </w:rPr>
        <w:t xml:space="preserve">1 </w:t>
      </w:r>
      <w:r w:rsidRPr="00022119">
        <w:rPr>
          <w:szCs w:val="18"/>
        </w:rPr>
        <w:t>January</w:t>
      </w:r>
      <w:r w:rsidR="00C43B31" w:rsidRPr="00022119">
        <w:rPr>
          <w:szCs w:val="18"/>
        </w:rPr>
        <w:t xml:space="preserve"> </w:t>
      </w:r>
      <w:r w:rsidRPr="00022119">
        <w:rPr>
          <w:szCs w:val="18"/>
        </w:rPr>
        <w:t xml:space="preserve">2021. </w:t>
      </w:r>
    </w:p>
    <w:p w14:paraId="77D245F6" w14:textId="5F8FE630" w:rsidR="00EA0721" w:rsidRPr="006F2CF7" w:rsidRDefault="00EA0721" w:rsidP="00E63341">
      <w:pPr>
        <w:pStyle w:val="Subtitle"/>
      </w:pPr>
      <w:r w:rsidRPr="006F2CF7">
        <w:t xml:space="preserve">eInvoicing </w:t>
      </w:r>
      <w:r w:rsidR="007914FA" w:rsidRPr="006F2CF7">
        <w:t>L</w:t>
      </w:r>
      <w:r w:rsidRPr="006F2CF7">
        <w:t>egislation</w:t>
      </w:r>
    </w:p>
    <w:p w14:paraId="58D2E640" w14:textId="2DC497C7" w:rsidR="00EA0721" w:rsidRPr="00022119" w:rsidRDefault="00EA0721" w:rsidP="00EA0721">
      <w:pPr>
        <w:rPr>
          <w:szCs w:val="18"/>
        </w:rPr>
      </w:pPr>
      <w:r w:rsidRPr="00022119">
        <w:rPr>
          <w:szCs w:val="18"/>
        </w:rPr>
        <w:t>In Slovenia</w:t>
      </w:r>
      <w:r w:rsidR="002559AF" w:rsidRPr="00022119">
        <w:rPr>
          <w:szCs w:val="18"/>
        </w:rPr>
        <w:t>,</w:t>
      </w:r>
      <w:r w:rsidRPr="00022119">
        <w:rPr>
          <w:szCs w:val="18"/>
        </w:rPr>
        <w:t xml:space="preserve"> the competent authorit</w:t>
      </w:r>
      <w:r w:rsidR="004E1904" w:rsidRPr="00022119">
        <w:rPr>
          <w:szCs w:val="18"/>
        </w:rPr>
        <w:t>y</w:t>
      </w:r>
      <w:r w:rsidRPr="00022119">
        <w:rPr>
          <w:szCs w:val="18"/>
        </w:rPr>
        <w:t xml:space="preserve"> </w:t>
      </w:r>
      <w:r w:rsidR="004E1904" w:rsidRPr="00022119">
        <w:rPr>
          <w:szCs w:val="18"/>
        </w:rPr>
        <w:t xml:space="preserve">with purview on </w:t>
      </w:r>
      <w:r w:rsidRPr="00022119">
        <w:rPr>
          <w:szCs w:val="18"/>
        </w:rPr>
        <w:t xml:space="preserve">eInvoicing </w:t>
      </w:r>
      <w:r w:rsidR="009259C9" w:rsidRPr="00022119">
        <w:rPr>
          <w:szCs w:val="18"/>
        </w:rPr>
        <w:t>is</w:t>
      </w:r>
      <w:r w:rsidRPr="00022119">
        <w:rPr>
          <w:szCs w:val="18"/>
        </w:rPr>
        <w:t xml:space="preserve"> the </w:t>
      </w:r>
      <w:hyperlink r:id="rId140" w:history="1">
        <w:r w:rsidRPr="00022119">
          <w:rPr>
            <w:rStyle w:val="Hyperlink"/>
            <w:szCs w:val="18"/>
          </w:rPr>
          <w:t>Public Payments Administration of the Republic of Slovenia</w:t>
        </w:r>
      </w:hyperlink>
      <w:r w:rsidRPr="00022119">
        <w:rPr>
          <w:szCs w:val="18"/>
        </w:rPr>
        <w:t>, attached to the Ministry of Finance.</w:t>
      </w:r>
    </w:p>
    <w:p w14:paraId="2DD81711" w14:textId="0BADAC7E" w:rsidR="00EA0721" w:rsidRPr="00022119" w:rsidRDefault="00EA0721" w:rsidP="00EA0721">
      <w:pPr>
        <w:rPr>
          <w:szCs w:val="18"/>
        </w:rPr>
      </w:pPr>
      <w:r w:rsidRPr="00022119">
        <w:rPr>
          <w:szCs w:val="18"/>
        </w:rPr>
        <w:t>Since 1 January 2015</w:t>
      </w:r>
      <w:r w:rsidR="002559AF" w:rsidRPr="00022119">
        <w:rPr>
          <w:szCs w:val="18"/>
        </w:rPr>
        <w:t>,</w:t>
      </w:r>
      <w:r w:rsidRPr="00022119">
        <w:rPr>
          <w:szCs w:val="18"/>
        </w:rPr>
        <w:t xml:space="preserve"> public sector </w:t>
      </w:r>
      <w:r w:rsidR="002559AF" w:rsidRPr="00022119">
        <w:rPr>
          <w:szCs w:val="18"/>
        </w:rPr>
        <w:t xml:space="preserve">institutions </w:t>
      </w:r>
      <w:r w:rsidR="004E1904" w:rsidRPr="00022119">
        <w:rPr>
          <w:szCs w:val="18"/>
        </w:rPr>
        <w:t xml:space="preserve">have </w:t>
      </w:r>
      <w:r w:rsidR="00BF3EA4" w:rsidRPr="00022119">
        <w:rPr>
          <w:szCs w:val="18"/>
        </w:rPr>
        <w:t>begun</w:t>
      </w:r>
      <w:r w:rsidR="002559AF" w:rsidRPr="00022119">
        <w:rPr>
          <w:szCs w:val="18"/>
        </w:rPr>
        <w:t xml:space="preserve"> receiving </w:t>
      </w:r>
      <w:r w:rsidR="004E1904" w:rsidRPr="00022119">
        <w:rPr>
          <w:szCs w:val="18"/>
        </w:rPr>
        <w:t xml:space="preserve">electronic </w:t>
      </w:r>
      <w:r w:rsidRPr="00022119">
        <w:rPr>
          <w:szCs w:val="18"/>
        </w:rPr>
        <w:t>invoices for any goods and services</w:t>
      </w:r>
      <w:r w:rsidR="002559AF" w:rsidRPr="00022119">
        <w:rPr>
          <w:szCs w:val="18"/>
        </w:rPr>
        <w:t xml:space="preserve">. This function was </w:t>
      </w:r>
      <w:r w:rsidRPr="00022119">
        <w:rPr>
          <w:szCs w:val="18"/>
        </w:rPr>
        <w:t xml:space="preserve">based on the </w:t>
      </w:r>
      <w:hyperlink r:id="rId141" w:history="1">
        <w:hyperlink r:id="rId142" w:history="1">
          <w:r w:rsidR="009259C9" w:rsidRPr="00022119">
            <w:rPr>
              <w:rStyle w:val="Hyperlink"/>
              <w:szCs w:val="18"/>
            </w:rPr>
            <w:t>Provision of Payment Services to Budget Users Act</w:t>
          </w:r>
        </w:hyperlink>
      </w:hyperlink>
      <w:r w:rsidRPr="00022119">
        <w:rPr>
          <w:szCs w:val="18"/>
        </w:rPr>
        <w:t xml:space="preserve"> (</w:t>
      </w:r>
      <w:hyperlink r:id="rId143" w:history="1">
        <w:r w:rsidRPr="00022119">
          <w:rPr>
            <w:rStyle w:val="Hyperlink"/>
            <w:szCs w:val="18"/>
          </w:rPr>
          <w:t>ZOPSPU-</w:t>
        </w:r>
        <w:r w:rsidR="009259C9" w:rsidRPr="00022119">
          <w:rPr>
            <w:rStyle w:val="Hyperlink"/>
            <w:szCs w:val="18"/>
          </w:rPr>
          <w:t>1</w:t>
        </w:r>
      </w:hyperlink>
      <w:r w:rsidRPr="00022119">
        <w:rPr>
          <w:szCs w:val="18"/>
        </w:rPr>
        <w:t xml:space="preserve">). </w:t>
      </w:r>
    </w:p>
    <w:p w14:paraId="55F9BDA4" w14:textId="20BF0D5B" w:rsidR="00674E54" w:rsidRPr="00022119" w:rsidRDefault="00EA0721" w:rsidP="00EA0721">
      <w:pPr>
        <w:rPr>
          <w:szCs w:val="18"/>
        </w:rPr>
      </w:pPr>
      <w:r w:rsidRPr="00022119">
        <w:rPr>
          <w:szCs w:val="18"/>
        </w:rPr>
        <w:t>The Public Payments Administration serves as a single entry and exit point for the exchange of eInvoices between administrations</w:t>
      </w:r>
      <w:r w:rsidR="002559AF" w:rsidRPr="00022119">
        <w:rPr>
          <w:szCs w:val="18"/>
        </w:rPr>
        <w:t>,</w:t>
      </w:r>
      <w:r w:rsidRPr="00022119">
        <w:rPr>
          <w:szCs w:val="18"/>
        </w:rPr>
        <w:t xml:space="preserve"> and between public administration and external entities</w:t>
      </w:r>
      <w:r w:rsidR="006476E0" w:rsidRPr="00022119">
        <w:rPr>
          <w:szCs w:val="18"/>
        </w:rPr>
        <w:t xml:space="preserve"> as well</w:t>
      </w:r>
      <w:r w:rsidRPr="00022119">
        <w:rPr>
          <w:szCs w:val="18"/>
        </w:rPr>
        <w:t>.</w:t>
      </w:r>
    </w:p>
    <w:p w14:paraId="68ED2DF1" w14:textId="14F8DDA5" w:rsidR="003730DF" w:rsidRPr="006F2CF7" w:rsidRDefault="003730DF" w:rsidP="00CA7FC8">
      <w:pPr>
        <w:pStyle w:val="Heading2"/>
      </w:pPr>
      <w:r w:rsidRPr="006F2CF7">
        <w:t xml:space="preserve">Domain-specific </w:t>
      </w:r>
      <w:r w:rsidR="00E176C3">
        <w:t>L</w:t>
      </w:r>
      <w:r w:rsidRPr="006F2CF7">
        <w:t>egislation</w:t>
      </w:r>
      <w:bookmarkEnd w:id="33"/>
    </w:p>
    <w:p w14:paraId="6E086FEF" w14:textId="45FEAA6A" w:rsidR="00F1787B" w:rsidRPr="006F2CF7" w:rsidRDefault="00F1787B" w:rsidP="00E63341">
      <w:pPr>
        <w:pStyle w:val="Subtitle"/>
      </w:pPr>
      <w:r w:rsidRPr="006F2CF7">
        <w:t xml:space="preserve">Amendment to </w:t>
      </w:r>
      <w:r w:rsidR="00FC6526" w:rsidRPr="006F2CF7">
        <w:t xml:space="preserve">the </w:t>
      </w:r>
      <w:r w:rsidRPr="006F2CF7">
        <w:t>Healthcare Databases Act</w:t>
      </w:r>
    </w:p>
    <w:p w14:paraId="2FE1A368" w14:textId="0A778858" w:rsidR="006553C0" w:rsidRPr="00022119" w:rsidRDefault="006553C0" w:rsidP="006553C0">
      <w:pPr>
        <w:rPr>
          <w:szCs w:val="18"/>
        </w:rPr>
      </w:pPr>
      <w:r w:rsidRPr="00022119">
        <w:rPr>
          <w:szCs w:val="18"/>
        </w:rPr>
        <w:t xml:space="preserve">By amending the </w:t>
      </w:r>
      <w:hyperlink r:id="rId144">
        <w:r w:rsidR="00FC6526" w:rsidRPr="00022119">
          <w:rPr>
            <w:rStyle w:val="Hyperlink"/>
            <w:szCs w:val="18"/>
          </w:rPr>
          <w:t>Healthcare Databases Act</w:t>
        </w:r>
      </w:hyperlink>
      <w:r w:rsidR="00FC6526" w:rsidRPr="00022119">
        <w:rPr>
          <w:rStyle w:val="Hyperlink"/>
          <w:szCs w:val="18"/>
        </w:rPr>
        <w:t xml:space="preserve"> in 2015</w:t>
      </w:r>
      <w:r w:rsidRPr="00022119">
        <w:rPr>
          <w:szCs w:val="18"/>
        </w:rPr>
        <w:t xml:space="preserve">, legal ground was provided for </w:t>
      </w:r>
      <w:r w:rsidR="00FC6526" w:rsidRPr="00022119">
        <w:rPr>
          <w:szCs w:val="18"/>
        </w:rPr>
        <w:t xml:space="preserve">the </w:t>
      </w:r>
      <w:r w:rsidRPr="00022119">
        <w:rPr>
          <w:szCs w:val="18"/>
        </w:rPr>
        <w:t xml:space="preserve">eHealth system, </w:t>
      </w:r>
      <w:r w:rsidR="00A73FDB" w:rsidRPr="00022119">
        <w:rPr>
          <w:szCs w:val="18"/>
        </w:rPr>
        <w:t>enabling interoperability</w:t>
      </w:r>
      <w:r w:rsidRPr="00022119">
        <w:rPr>
          <w:szCs w:val="18"/>
        </w:rPr>
        <w:t xml:space="preserve"> and the exchange of health data on a national level. Ever since, considerable progress has been made in terms of development, </w:t>
      </w:r>
      <w:proofErr w:type="gramStart"/>
      <w:r w:rsidRPr="00022119">
        <w:rPr>
          <w:szCs w:val="18"/>
        </w:rPr>
        <w:t>availability</w:t>
      </w:r>
      <w:proofErr w:type="gramEnd"/>
      <w:r w:rsidRPr="00022119">
        <w:rPr>
          <w:szCs w:val="18"/>
        </w:rPr>
        <w:t xml:space="preserve"> and use of eHealth. In 2020, the </w:t>
      </w:r>
      <w:r w:rsidR="00FC6526" w:rsidRPr="00022119">
        <w:rPr>
          <w:szCs w:val="18"/>
        </w:rPr>
        <w:t>a</w:t>
      </w:r>
      <w:r w:rsidRPr="00022119">
        <w:rPr>
          <w:szCs w:val="18"/>
        </w:rPr>
        <w:t xml:space="preserve">ct </w:t>
      </w:r>
      <w:r w:rsidR="00DE7D2C" w:rsidRPr="00022119">
        <w:rPr>
          <w:szCs w:val="18"/>
        </w:rPr>
        <w:t>has been</w:t>
      </w:r>
      <w:r w:rsidRPr="00022119">
        <w:rPr>
          <w:szCs w:val="18"/>
        </w:rPr>
        <w:t xml:space="preserve"> amended </w:t>
      </w:r>
      <w:r w:rsidR="004D55A0" w:rsidRPr="00022119">
        <w:rPr>
          <w:szCs w:val="18"/>
        </w:rPr>
        <w:t>to</w:t>
      </w:r>
      <w:r w:rsidRPr="00022119">
        <w:rPr>
          <w:szCs w:val="18"/>
        </w:rPr>
        <w:t xml:space="preserve"> respond to the challenges of </w:t>
      </w:r>
      <w:r w:rsidR="00FC6526" w:rsidRPr="00022119">
        <w:rPr>
          <w:szCs w:val="18"/>
        </w:rPr>
        <w:t xml:space="preserve">the </w:t>
      </w:r>
      <w:r w:rsidRPr="00022119">
        <w:rPr>
          <w:szCs w:val="18"/>
        </w:rPr>
        <w:t xml:space="preserve">COVID-19 </w:t>
      </w:r>
      <w:r w:rsidR="001D15D2" w:rsidRPr="00022119">
        <w:rPr>
          <w:szCs w:val="18"/>
        </w:rPr>
        <w:t xml:space="preserve">pandemic </w:t>
      </w:r>
      <w:r w:rsidRPr="00022119">
        <w:rPr>
          <w:szCs w:val="18"/>
        </w:rPr>
        <w:t xml:space="preserve">and </w:t>
      </w:r>
      <w:r w:rsidR="00FC6526" w:rsidRPr="00022119">
        <w:rPr>
          <w:szCs w:val="18"/>
        </w:rPr>
        <w:t xml:space="preserve">the </w:t>
      </w:r>
      <w:r w:rsidRPr="00022119">
        <w:rPr>
          <w:szCs w:val="18"/>
        </w:rPr>
        <w:t xml:space="preserve">related </w:t>
      </w:r>
      <w:r w:rsidR="00FC6526" w:rsidRPr="00022119">
        <w:rPr>
          <w:szCs w:val="18"/>
        </w:rPr>
        <w:t>data</w:t>
      </w:r>
      <w:r w:rsidR="001D15D2" w:rsidRPr="00022119">
        <w:rPr>
          <w:szCs w:val="18"/>
        </w:rPr>
        <w:t>-</w:t>
      </w:r>
      <w:r w:rsidR="00FC6526" w:rsidRPr="00022119">
        <w:rPr>
          <w:szCs w:val="18"/>
        </w:rPr>
        <w:t xml:space="preserve">processing </w:t>
      </w:r>
      <w:r w:rsidRPr="00022119">
        <w:rPr>
          <w:szCs w:val="18"/>
        </w:rPr>
        <w:t xml:space="preserve">requirements. The amendment provided legal ground for comprehensive digitalisation of communicable disease surveillance. Moreover, it facilitated </w:t>
      </w:r>
      <w:r w:rsidR="008148C3" w:rsidRPr="00022119">
        <w:rPr>
          <w:szCs w:val="18"/>
        </w:rPr>
        <w:t xml:space="preserve">the </w:t>
      </w:r>
      <w:r w:rsidRPr="00022119">
        <w:rPr>
          <w:szCs w:val="18"/>
        </w:rPr>
        <w:t xml:space="preserve">processing of health records for all persons receiving medical treatment in Slovenia, irrespective of their </w:t>
      </w:r>
      <w:r w:rsidR="008148C3" w:rsidRPr="00022119">
        <w:rPr>
          <w:szCs w:val="18"/>
        </w:rPr>
        <w:t>nationality</w:t>
      </w:r>
      <w:r w:rsidRPr="00022119">
        <w:rPr>
          <w:szCs w:val="18"/>
        </w:rPr>
        <w:t xml:space="preserve">, by enabling </w:t>
      </w:r>
      <w:r w:rsidR="001D15D2" w:rsidRPr="00022119">
        <w:rPr>
          <w:szCs w:val="18"/>
        </w:rPr>
        <w:t xml:space="preserve">the </w:t>
      </w:r>
      <w:r w:rsidRPr="00022119">
        <w:rPr>
          <w:szCs w:val="18"/>
        </w:rPr>
        <w:t>cross</w:t>
      </w:r>
      <w:r w:rsidR="008148C3" w:rsidRPr="00022119">
        <w:rPr>
          <w:szCs w:val="18"/>
        </w:rPr>
        <w:t>-</w:t>
      </w:r>
      <w:r w:rsidRPr="00022119">
        <w:rPr>
          <w:szCs w:val="18"/>
        </w:rPr>
        <w:t>border exchange of healthcare records within the Central Registry of Patient Data (CRPD). Further amendments in 2021 introduce</w:t>
      </w:r>
      <w:r w:rsidR="001D15D2" w:rsidRPr="00022119">
        <w:rPr>
          <w:szCs w:val="18"/>
        </w:rPr>
        <w:t>d</w:t>
      </w:r>
      <w:r w:rsidRPr="00022119">
        <w:rPr>
          <w:szCs w:val="18"/>
        </w:rPr>
        <w:t xml:space="preserve"> extensions of lawful data processing (e.g. legal base for Health Insurance Institute to access Central Registry of Patient Data)</w:t>
      </w:r>
      <w:r w:rsidR="006D3563" w:rsidRPr="00022119">
        <w:rPr>
          <w:szCs w:val="18"/>
        </w:rPr>
        <w:t>.</w:t>
      </w:r>
      <w:r w:rsidRPr="00022119">
        <w:rPr>
          <w:szCs w:val="18"/>
        </w:rPr>
        <w:t xml:space="preserve"> </w:t>
      </w:r>
    </w:p>
    <w:p w14:paraId="5A13B2CA" w14:textId="02DBE84D" w:rsidR="00D0647B" w:rsidRPr="006F2CF7" w:rsidRDefault="00D0647B" w:rsidP="00E63341">
      <w:pPr>
        <w:pStyle w:val="Subtitle"/>
      </w:pPr>
      <w:r w:rsidRPr="006F2CF7">
        <w:t>Protection of Documents</w:t>
      </w:r>
      <w:r w:rsidR="00B67F3B" w:rsidRPr="006F2CF7">
        <w:t>,</w:t>
      </w:r>
      <w:r w:rsidR="00FA0586" w:rsidRPr="006F2CF7">
        <w:t xml:space="preserve"> </w:t>
      </w:r>
      <w:r w:rsidRPr="006F2CF7">
        <w:t xml:space="preserve">Archives and Archival Institutions Act </w:t>
      </w:r>
    </w:p>
    <w:p w14:paraId="71882965" w14:textId="381AA160" w:rsidR="004C6116" w:rsidRPr="00022119" w:rsidRDefault="00D0647B" w:rsidP="00700E6A">
      <w:pPr>
        <w:rPr>
          <w:szCs w:val="18"/>
        </w:rPr>
      </w:pPr>
      <w:r w:rsidRPr="00022119">
        <w:rPr>
          <w:szCs w:val="18"/>
        </w:rPr>
        <w:t xml:space="preserve">The </w:t>
      </w:r>
      <w:hyperlink r:id="rId145" w:tooltip="Protection of Documents and Archives and Archival Institutions Act" w:history="1">
        <w:r w:rsidR="00B67F3B" w:rsidRPr="00022119">
          <w:rPr>
            <w:rStyle w:val="Hyperlink"/>
            <w:szCs w:val="18"/>
          </w:rPr>
          <w:t>Protection of Documents, Archives and Archival Institutions Act</w:t>
        </w:r>
      </w:hyperlink>
      <w:r w:rsidRPr="00022119">
        <w:rPr>
          <w:szCs w:val="18"/>
        </w:rPr>
        <w:t xml:space="preserve"> and the accompanying Regulation on Documents and Archives Protection were both passed in 2006 to regulate the management of electronic content. The </w:t>
      </w:r>
      <w:r w:rsidR="007C59E8" w:rsidRPr="00022119">
        <w:rPr>
          <w:szCs w:val="18"/>
        </w:rPr>
        <w:t>a</w:t>
      </w:r>
      <w:r w:rsidRPr="00022119">
        <w:rPr>
          <w:szCs w:val="18"/>
        </w:rPr>
        <w:t xml:space="preserve">ct </w:t>
      </w:r>
      <w:r w:rsidR="00726133" w:rsidRPr="00022119">
        <w:rPr>
          <w:szCs w:val="18"/>
        </w:rPr>
        <w:t xml:space="preserve">states </w:t>
      </w:r>
      <w:r w:rsidRPr="00022119">
        <w:rPr>
          <w:szCs w:val="18"/>
        </w:rPr>
        <w:t xml:space="preserve">that all electronic records, including digitalised documents, have full legal status provided they comply with certain technical conditions. The accompanying regulation </w:t>
      </w:r>
      <w:r w:rsidR="00491329" w:rsidRPr="00022119">
        <w:rPr>
          <w:szCs w:val="18"/>
        </w:rPr>
        <w:t xml:space="preserve">governs </w:t>
      </w:r>
      <w:r w:rsidRPr="00022119">
        <w:rPr>
          <w:szCs w:val="18"/>
        </w:rPr>
        <w:t xml:space="preserve">the activities and internal rules for individuals to keep documents and/or archives, the storage of such materials in physical and digital forms, the general conditions, </w:t>
      </w:r>
      <w:r w:rsidR="007C59E8" w:rsidRPr="00022119">
        <w:rPr>
          <w:szCs w:val="18"/>
        </w:rPr>
        <w:t xml:space="preserve">the </w:t>
      </w:r>
      <w:r w:rsidRPr="00022119">
        <w:rPr>
          <w:szCs w:val="18"/>
        </w:rPr>
        <w:t>registration and accreditation of digital storage equipment and services, the selection and transfer of archives to public archival institutions, the processing and keeping of regist</w:t>
      </w:r>
      <w:r w:rsidR="001D15D2" w:rsidRPr="00022119">
        <w:rPr>
          <w:szCs w:val="18"/>
        </w:rPr>
        <w:t>rie</w:t>
      </w:r>
      <w:r w:rsidRPr="00022119">
        <w:rPr>
          <w:szCs w:val="18"/>
        </w:rPr>
        <w:t xml:space="preserve">s of archives, the protection of film and private archives, the use of archives in archival institutions and the work of the Archives Commission. The law </w:t>
      </w:r>
      <w:r w:rsidR="007C59E8" w:rsidRPr="00022119">
        <w:rPr>
          <w:szCs w:val="18"/>
        </w:rPr>
        <w:t xml:space="preserve">also </w:t>
      </w:r>
      <w:r w:rsidRPr="00022119">
        <w:rPr>
          <w:szCs w:val="18"/>
        </w:rPr>
        <w:t>contain</w:t>
      </w:r>
      <w:r w:rsidR="00BF3EA4" w:rsidRPr="00022119">
        <w:rPr>
          <w:szCs w:val="18"/>
        </w:rPr>
        <w:t>s</w:t>
      </w:r>
      <w:r w:rsidRPr="00022119">
        <w:rPr>
          <w:szCs w:val="18"/>
        </w:rPr>
        <w:t xml:space="preserve"> provisions regarding the long-term validity of eSignature</w:t>
      </w:r>
      <w:r w:rsidR="00491329" w:rsidRPr="00022119">
        <w:rPr>
          <w:szCs w:val="18"/>
        </w:rPr>
        <w:t>s</w:t>
      </w:r>
      <w:r w:rsidRPr="00022119">
        <w:rPr>
          <w:szCs w:val="18"/>
        </w:rPr>
        <w:t>.</w:t>
      </w:r>
      <w:r w:rsidR="00DE7D2C" w:rsidRPr="00022119">
        <w:rPr>
          <w:szCs w:val="18"/>
        </w:rPr>
        <w:t xml:space="preserve"> </w:t>
      </w:r>
      <w:r w:rsidRPr="00022119">
        <w:rPr>
          <w:szCs w:val="18"/>
        </w:rPr>
        <w:t>This law eliminate</w:t>
      </w:r>
      <w:r w:rsidR="006149CC" w:rsidRPr="00022119">
        <w:rPr>
          <w:szCs w:val="18"/>
        </w:rPr>
        <w:t>d</w:t>
      </w:r>
      <w:r w:rsidRPr="00022119">
        <w:rPr>
          <w:szCs w:val="18"/>
        </w:rPr>
        <w:t xml:space="preserve"> the obligation </w:t>
      </w:r>
      <w:r w:rsidR="00491329" w:rsidRPr="00022119">
        <w:rPr>
          <w:szCs w:val="18"/>
        </w:rPr>
        <w:t xml:space="preserve">of </w:t>
      </w:r>
      <w:r w:rsidRPr="00022119">
        <w:rPr>
          <w:szCs w:val="18"/>
        </w:rPr>
        <w:t>certifying internal rules for companies and public authorities at the Archives Commission and simpli</w:t>
      </w:r>
      <w:r w:rsidR="00D91721" w:rsidRPr="00022119">
        <w:rPr>
          <w:szCs w:val="18"/>
        </w:rPr>
        <w:t>fied</w:t>
      </w:r>
      <w:r w:rsidRPr="00022119">
        <w:rPr>
          <w:szCs w:val="18"/>
        </w:rPr>
        <w:t xml:space="preserve"> the procedures for accreditation. </w:t>
      </w:r>
      <w:r w:rsidR="00D91721" w:rsidRPr="00022119">
        <w:rPr>
          <w:szCs w:val="18"/>
        </w:rPr>
        <w:t xml:space="preserve">It </w:t>
      </w:r>
      <w:r w:rsidR="00CA3029" w:rsidRPr="00022119">
        <w:rPr>
          <w:szCs w:val="18"/>
        </w:rPr>
        <w:t xml:space="preserve">granted </w:t>
      </w:r>
      <w:r w:rsidRPr="00022119">
        <w:rPr>
          <w:szCs w:val="18"/>
        </w:rPr>
        <w:t>companies and other private organisation</w:t>
      </w:r>
      <w:r w:rsidR="00CA3029" w:rsidRPr="00022119">
        <w:rPr>
          <w:szCs w:val="18"/>
        </w:rPr>
        <w:t>s</w:t>
      </w:r>
      <w:r w:rsidRPr="00022119">
        <w:rPr>
          <w:szCs w:val="18"/>
        </w:rPr>
        <w:t xml:space="preserve"> </w:t>
      </w:r>
      <w:r w:rsidR="00D91721" w:rsidRPr="00022119">
        <w:rPr>
          <w:szCs w:val="18"/>
        </w:rPr>
        <w:t xml:space="preserve">the power to </w:t>
      </w:r>
      <w:r w:rsidR="00491329" w:rsidRPr="00022119">
        <w:rPr>
          <w:rStyle w:val="hps"/>
          <w:rFonts w:cs="Arial"/>
          <w:szCs w:val="18"/>
        </w:rPr>
        <w:t xml:space="preserve">decide, </w:t>
      </w:r>
      <w:r w:rsidRPr="00022119">
        <w:rPr>
          <w:szCs w:val="18"/>
        </w:rPr>
        <w:t>autonomously</w:t>
      </w:r>
      <w:r w:rsidRPr="00022119">
        <w:rPr>
          <w:rFonts w:cs="Arial"/>
          <w:szCs w:val="18"/>
        </w:rPr>
        <w:t xml:space="preserve"> </w:t>
      </w:r>
      <w:r w:rsidR="00491329" w:rsidRPr="00022119">
        <w:rPr>
          <w:rFonts w:cs="Arial"/>
          <w:szCs w:val="18"/>
        </w:rPr>
        <w:t xml:space="preserve">and </w:t>
      </w:r>
      <w:r w:rsidRPr="00022119">
        <w:rPr>
          <w:rStyle w:val="hps"/>
          <w:rFonts w:cs="Arial"/>
          <w:szCs w:val="18"/>
        </w:rPr>
        <w:t xml:space="preserve">without </w:t>
      </w:r>
      <w:r w:rsidR="00CA3029" w:rsidRPr="00022119">
        <w:rPr>
          <w:rStyle w:val="hps"/>
          <w:rFonts w:cs="Arial"/>
          <w:szCs w:val="18"/>
        </w:rPr>
        <w:t xml:space="preserve">any </w:t>
      </w:r>
      <w:r w:rsidR="00491329" w:rsidRPr="00022119">
        <w:rPr>
          <w:rStyle w:val="hps"/>
          <w:rFonts w:cs="Arial"/>
          <w:szCs w:val="18"/>
        </w:rPr>
        <w:t>S</w:t>
      </w:r>
      <w:r w:rsidRPr="00022119">
        <w:rPr>
          <w:rStyle w:val="hps"/>
          <w:rFonts w:cs="Arial"/>
          <w:szCs w:val="18"/>
        </w:rPr>
        <w:t>tate interference</w:t>
      </w:r>
      <w:r w:rsidR="00491329" w:rsidRPr="00022119">
        <w:rPr>
          <w:rStyle w:val="hps"/>
          <w:rFonts w:cs="Arial"/>
          <w:szCs w:val="18"/>
        </w:rPr>
        <w:t>,</w:t>
      </w:r>
      <w:r w:rsidRPr="00022119">
        <w:rPr>
          <w:rStyle w:val="hps"/>
          <w:rFonts w:cs="Arial"/>
          <w:szCs w:val="18"/>
        </w:rPr>
        <w:t xml:space="preserve"> the </w:t>
      </w:r>
      <w:r w:rsidR="00D91721" w:rsidRPr="00022119">
        <w:rPr>
          <w:rStyle w:val="hps"/>
          <w:rFonts w:cs="Arial"/>
          <w:szCs w:val="18"/>
        </w:rPr>
        <w:t xml:space="preserve">best </w:t>
      </w:r>
      <w:r w:rsidRPr="00022119">
        <w:rPr>
          <w:rStyle w:val="hps"/>
          <w:rFonts w:cs="Arial"/>
          <w:szCs w:val="18"/>
        </w:rPr>
        <w:t xml:space="preserve">method </w:t>
      </w:r>
      <w:r w:rsidR="00491329" w:rsidRPr="00022119">
        <w:rPr>
          <w:rStyle w:val="hps"/>
          <w:rFonts w:cs="Arial"/>
          <w:szCs w:val="18"/>
        </w:rPr>
        <w:t xml:space="preserve">to store </w:t>
      </w:r>
      <w:r w:rsidRPr="00022119">
        <w:rPr>
          <w:rStyle w:val="hps"/>
          <w:rFonts w:cs="Arial"/>
          <w:szCs w:val="18"/>
        </w:rPr>
        <w:t xml:space="preserve">digital documents, </w:t>
      </w:r>
      <w:r w:rsidR="00CA3029" w:rsidRPr="00022119">
        <w:rPr>
          <w:rStyle w:val="hps"/>
          <w:rFonts w:cs="Arial"/>
          <w:szCs w:val="18"/>
        </w:rPr>
        <w:t>leaving them</w:t>
      </w:r>
      <w:r w:rsidRPr="00022119">
        <w:rPr>
          <w:rStyle w:val="hps"/>
          <w:rFonts w:cs="Arial"/>
          <w:szCs w:val="18"/>
        </w:rPr>
        <w:t xml:space="preserve"> the choice of </w:t>
      </w:r>
      <w:r w:rsidR="00CA3029" w:rsidRPr="00022119">
        <w:rPr>
          <w:rStyle w:val="hps"/>
          <w:rFonts w:cs="Arial"/>
          <w:szCs w:val="18"/>
        </w:rPr>
        <w:t xml:space="preserve">the </w:t>
      </w:r>
      <w:r w:rsidRPr="00022119">
        <w:rPr>
          <w:rStyle w:val="hps"/>
          <w:rFonts w:cs="Arial"/>
          <w:szCs w:val="18"/>
        </w:rPr>
        <w:t>solutions and technologies</w:t>
      </w:r>
      <w:r w:rsidR="00CA3029" w:rsidRPr="00022119">
        <w:rPr>
          <w:rStyle w:val="hps"/>
          <w:rFonts w:cs="Arial"/>
          <w:szCs w:val="18"/>
        </w:rPr>
        <w:t xml:space="preserve"> to adopt</w:t>
      </w:r>
      <w:r w:rsidRPr="00022119">
        <w:rPr>
          <w:rFonts w:cs="Arial"/>
          <w:szCs w:val="18"/>
        </w:rPr>
        <w:t>.</w:t>
      </w:r>
    </w:p>
    <w:p w14:paraId="0FA8FA69" w14:textId="51D37A4E" w:rsidR="004C6116" w:rsidRPr="006F2CF7" w:rsidRDefault="004C6116" w:rsidP="00E63341">
      <w:pPr>
        <w:pStyle w:val="Subtitle"/>
      </w:pPr>
      <w:r w:rsidRPr="006F2CF7">
        <w:t xml:space="preserve">Amendments to </w:t>
      </w:r>
      <w:r w:rsidR="003A2B42" w:rsidRPr="006F2CF7">
        <w:t xml:space="preserve">the </w:t>
      </w:r>
      <w:r w:rsidRPr="006F2CF7">
        <w:t>Tax Procedure Act</w:t>
      </w:r>
    </w:p>
    <w:p w14:paraId="5BCEA878" w14:textId="36DEF4FD" w:rsidR="009C2C21" w:rsidRPr="00022119" w:rsidRDefault="614E7F59" w:rsidP="00857005">
      <w:pPr>
        <w:spacing w:line="257" w:lineRule="auto"/>
        <w:rPr>
          <w:rFonts w:eastAsia="Calibri" w:cs="Calibri"/>
          <w:szCs w:val="18"/>
        </w:rPr>
      </w:pPr>
      <w:r w:rsidRPr="00022119">
        <w:rPr>
          <w:rFonts w:eastAsia="Calibri" w:cs="Calibri"/>
          <w:szCs w:val="18"/>
        </w:rPr>
        <w:t xml:space="preserve">With the 2021 amendments to the </w:t>
      </w:r>
      <w:hyperlink r:id="rId146" w:history="1">
        <w:r w:rsidRPr="00022119">
          <w:rPr>
            <w:rStyle w:val="Hyperlink"/>
            <w:szCs w:val="18"/>
          </w:rPr>
          <w:t>Tax Procedure Act</w:t>
        </w:r>
      </w:hyperlink>
      <w:r w:rsidR="00167B86">
        <w:rPr>
          <w:rFonts w:eastAsia="Calibri" w:cs="Calibri"/>
          <w:szCs w:val="18"/>
        </w:rPr>
        <w:t>,</w:t>
      </w:r>
      <w:r w:rsidRPr="00022119">
        <w:rPr>
          <w:rFonts w:eastAsia="Calibri" w:cs="Calibri"/>
          <w:szCs w:val="18"/>
        </w:rPr>
        <w:t xml:space="preserve"> legal ground was provided for online public auction</w:t>
      </w:r>
      <w:r w:rsidR="001D15D2" w:rsidRPr="00022119">
        <w:rPr>
          <w:rFonts w:eastAsia="Calibri" w:cs="Calibri"/>
          <w:szCs w:val="18"/>
        </w:rPr>
        <w:t>s</w:t>
      </w:r>
      <w:r w:rsidRPr="00022119">
        <w:rPr>
          <w:rFonts w:eastAsia="Calibri" w:cs="Calibri"/>
          <w:szCs w:val="18"/>
        </w:rPr>
        <w:t>.</w:t>
      </w:r>
    </w:p>
    <w:p w14:paraId="54A3D258" w14:textId="487AB1F7" w:rsidR="003730DF" w:rsidRPr="006F2CF7" w:rsidRDefault="001E76F3" w:rsidP="00CA7FC8">
      <w:pPr>
        <w:pStyle w:val="Heading2"/>
      </w:pPr>
      <w:bookmarkStart w:id="34" w:name="_Toc1474971"/>
      <w:r w:rsidRPr="006F2CF7">
        <w:t>Innovative</w:t>
      </w:r>
      <w:r w:rsidR="003730DF" w:rsidRPr="006F2CF7">
        <w:t xml:space="preserve"> technologies</w:t>
      </w:r>
      <w:bookmarkEnd w:id="34"/>
    </w:p>
    <w:p w14:paraId="35B39499" w14:textId="5C7D1119" w:rsidR="005207F5" w:rsidRPr="006F2CF7" w:rsidRDefault="00F618B8" w:rsidP="00C40978">
      <w:pPr>
        <w:pStyle w:val="Heading3"/>
      </w:pPr>
      <w:r w:rsidRPr="006F2CF7">
        <w:t>Artificial Intelligence (AI)</w:t>
      </w:r>
    </w:p>
    <w:p w14:paraId="2BC96B90" w14:textId="3DC164D3" w:rsidR="005523ED" w:rsidRPr="00022119" w:rsidRDefault="00F67253" w:rsidP="003C13B4">
      <w:pPr>
        <w:rPr>
          <w:szCs w:val="18"/>
        </w:rPr>
      </w:pPr>
      <w:r w:rsidRPr="00022119">
        <w:rPr>
          <w:szCs w:val="18"/>
        </w:rPr>
        <w:t xml:space="preserve">No legislation </w:t>
      </w:r>
      <w:r w:rsidR="00A50C4F">
        <w:rPr>
          <w:szCs w:val="18"/>
        </w:rPr>
        <w:t>has been</w:t>
      </w:r>
      <w:r w:rsidR="00A50C4F" w:rsidRPr="00022119">
        <w:rPr>
          <w:szCs w:val="18"/>
        </w:rPr>
        <w:t xml:space="preserve"> </w:t>
      </w:r>
      <w:r w:rsidRPr="00022119">
        <w:rPr>
          <w:szCs w:val="18"/>
        </w:rPr>
        <w:t>adopted in this field to date.</w:t>
      </w:r>
    </w:p>
    <w:p w14:paraId="73DD494E" w14:textId="6C87F93F" w:rsidR="003B0580" w:rsidRPr="006F2CF7" w:rsidRDefault="00F618B8" w:rsidP="00C40978">
      <w:pPr>
        <w:pStyle w:val="Heading3"/>
      </w:pPr>
      <w:r w:rsidRPr="006F2CF7">
        <w:t>Distributed ledger technologies</w:t>
      </w:r>
    </w:p>
    <w:p w14:paraId="7675007B" w14:textId="713EEC69" w:rsidR="004D05B1" w:rsidRPr="006F2CF7" w:rsidRDefault="004D05B1" w:rsidP="004D05B1">
      <w:pPr>
        <w:pStyle w:val="BodyText"/>
      </w:pPr>
      <w:r w:rsidRPr="006F2CF7">
        <w:t xml:space="preserve">No legislation </w:t>
      </w:r>
      <w:r w:rsidR="00A50C4F">
        <w:t>has been</w:t>
      </w:r>
      <w:r w:rsidR="00A50C4F" w:rsidRPr="006F2CF7">
        <w:t xml:space="preserve"> </w:t>
      </w:r>
      <w:r w:rsidRPr="006F2CF7">
        <w:t>adopted in this field to date.</w:t>
      </w:r>
    </w:p>
    <w:p w14:paraId="20B1B070" w14:textId="2330D0EE" w:rsidR="003B0580" w:rsidRPr="006F2CF7" w:rsidRDefault="003B0580" w:rsidP="00C40978">
      <w:pPr>
        <w:pStyle w:val="Heading3"/>
      </w:pPr>
      <w:r w:rsidRPr="006F2CF7">
        <w:lastRenderedPageBreak/>
        <w:t>Big data</w:t>
      </w:r>
    </w:p>
    <w:p w14:paraId="3F768B82" w14:textId="2B607CB8" w:rsidR="004D05B1" w:rsidRPr="006F2CF7" w:rsidRDefault="004D05B1" w:rsidP="004D05B1">
      <w:pPr>
        <w:pStyle w:val="BodyText"/>
      </w:pPr>
      <w:r w:rsidRPr="006F2CF7">
        <w:t xml:space="preserve">No legislation </w:t>
      </w:r>
      <w:r w:rsidR="00A50C4F">
        <w:t>has been</w:t>
      </w:r>
      <w:r w:rsidR="00A50C4F" w:rsidRPr="006F2CF7">
        <w:t xml:space="preserve"> </w:t>
      </w:r>
      <w:r w:rsidRPr="006F2CF7">
        <w:t>adopted in this field to date.</w:t>
      </w:r>
    </w:p>
    <w:p w14:paraId="075C605E" w14:textId="51C9FC63" w:rsidR="003B0580" w:rsidRPr="006F2CF7" w:rsidRDefault="003B0580" w:rsidP="00C40978">
      <w:pPr>
        <w:pStyle w:val="Heading3"/>
      </w:pPr>
      <w:r w:rsidRPr="006F2CF7">
        <w:t>Cloud computing</w:t>
      </w:r>
    </w:p>
    <w:p w14:paraId="5CAEFFC0" w14:textId="4396AC80" w:rsidR="004D05B1" w:rsidRPr="006F2CF7" w:rsidRDefault="004D05B1" w:rsidP="004D05B1">
      <w:pPr>
        <w:pStyle w:val="BodyText"/>
      </w:pPr>
      <w:r w:rsidRPr="006F2CF7">
        <w:t xml:space="preserve">No legislation </w:t>
      </w:r>
      <w:r w:rsidR="00A50C4F">
        <w:t xml:space="preserve">has been </w:t>
      </w:r>
      <w:r w:rsidRPr="006F2CF7">
        <w:t>adopted in this field to date.</w:t>
      </w:r>
    </w:p>
    <w:p w14:paraId="6E0D3A85" w14:textId="0DA9EB39" w:rsidR="003B0580" w:rsidRPr="006F2CF7" w:rsidRDefault="00F618B8" w:rsidP="00C40978">
      <w:pPr>
        <w:pStyle w:val="Heading3"/>
      </w:pPr>
      <w:r w:rsidRPr="006F2CF7">
        <w:t>Internet of Things (IoT)</w:t>
      </w:r>
    </w:p>
    <w:p w14:paraId="3B86403C" w14:textId="5AAE5E56" w:rsidR="004D05B1" w:rsidRPr="006F2CF7" w:rsidRDefault="004D05B1" w:rsidP="004D05B1">
      <w:pPr>
        <w:pStyle w:val="BodyText"/>
      </w:pPr>
      <w:r w:rsidRPr="006F2CF7">
        <w:t xml:space="preserve">No legislation </w:t>
      </w:r>
      <w:r w:rsidR="00A50C4F">
        <w:t>has been</w:t>
      </w:r>
      <w:r w:rsidR="00A50C4F" w:rsidRPr="006F2CF7">
        <w:t xml:space="preserve"> </w:t>
      </w:r>
      <w:r w:rsidRPr="006F2CF7">
        <w:t>adopted in this field to date.</w:t>
      </w:r>
    </w:p>
    <w:p w14:paraId="3AFAAD71" w14:textId="76ECA8F4" w:rsidR="004E1701" w:rsidRPr="006F2CF7" w:rsidRDefault="00F618B8" w:rsidP="00C40978">
      <w:pPr>
        <w:pStyle w:val="Heading3"/>
      </w:pPr>
      <w:r w:rsidRPr="006F2CF7">
        <w:t>High-performance computing</w:t>
      </w:r>
    </w:p>
    <w:p w14:paraId="7098E81E" w14:textId="756A0B2F" w:rsidR="004D05B1" w:rsidRPr="006F2CF7" w:rsidRDefault="004D05B1" w:rsidP="004D05B1">
      <w:pPr>
        <w:pStyle w:val="BodyText"/>
      </w:pPr>
      <w:r w:rsidRPr="006F2CF7">
        <w:t>No legislation has been adopted in this field to date.</w:t>
      </w:r>
    </w:p>
    <w:p w14:paraId="72CF2B57" w14:textId="7167AAB4" w:rsidR="004E1701" w:rsidRPr="006F2CF7" w:rsidRDefault="004D05B1" w:rsidP="00C40978">
      <w:pPr>
        <w:pStyle w:val="Heading3"/>
      </w:pPr>
      <w:r w:rsidRPr="006F2CF7">
        <w:t>High-speed broadband connectivity</w:t>
      </w:r>
    </w:p>
    <w:p w14:paraId="64BD921E" w14:textId="310CB4A0" w:rsidR="00AC098B" w:rsidRPr="006F2CF7" w:rsidRDefault="00E41286" w:rsidP="00E63341">
      <w:pPr>
        <w:pStyle w:val="Subtitle"/>
      </w:pPr>
      <w:r w:rsidRPr="006F2CF7">
        <w:rPr>
          <w:noProof/>
        </w:rPr>
        <w:drawing>
          <wp:anchor distT="0" distB="0" distL="114300" distR="114300" simplePos="0" relativeHeight="251666432" behindDoc="0" locked="0" layoutInCell="1" allowOverlap="1" wp14:anchorId="56AE6482" wp14:editId="17058F97">
            <wp:simplePos x="0" y="0"/>
            <wp:positionH relativeFrom="column">
              <wp:posOffset>-454660</wp:posOffset>
            </wp:positionH>
            <wp:positionV relativeFrom="paragraph">
              <wp:posOffset>101649</wp:posOffset>
            </wp:positionV>
            <wp:extent cx="300990" cy="141605"/>
            <wp:effectExtent l="0" t="0" r="3810" b="0"/>
            <wp:wrapNone/>
            <wp:docPr id="23" name="Picture 23" descr="A picture containing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Picture 343" descr="A picture containing night sky&#10;&#10;Description automatically generated"/>
                    <pic:cNvPicPr>
                      <a:picLocks noChangeAspect="1"/>
                    </pic:cNvPicPr>
                  </pic:nvPicPr>
                  <pic:blipFill rotWithShape="1">
                    <a:blip r:embed="rId41" cstate="print">
                      <a:duotone>
                        <a:schemeClr val="accent2">
                          <a:shade val="45000"/>
                          <a:satMod val="135000"/>
                        </a:schemeClr>
                        <a:prstClr val="white"/>
                      </a:duotone>
                      <a:alphaModFix amt="56000"/>
                    </a:blip>
                    <a:srcRect l="14748" t="34779" r="14766" b="32001"/>
                    <a:stretch/>
                  </pic:blipFill>
                  <pic:spPr bwMode="auto">
                    <a:xfrm>
                      <a:off x="0" y="0"/>
                      <a:ext cx="300990" cy="141605"/>
                    </a:xfrm>
                    <a:prstGeom prst="rect">
                      <a:avLst/>
                    </a:prstGeom>
                    <a:ln>
                      <a:noFill/>
                    </a:ln>
                  </pic:spPr>
                </pic:pic>
              </a:graphicData>
            </a:graphic>
            <wp14:sizeRelH relativeFrom="page">
              <wp14:pctWidth>0</wp14:pctWidth>
            </wp14:sizeRelH>
            <wp14:sizeRelV relativeFrom="margin">
              <wp14:pctHeight>0</wp14:pctHeight>
            </wp14:sizeRelV>
          </wp:anchor>
        </w:drawing>
      </w:r>
      <w:r w:rsidR="00AC098B" w:rsidRPr="006F2CF7">
        <w:t>Electronic Communications Act</w:t>
      </w:r>
    </w:p>
    <w:p w14:paraId="245EB1C5" w14:textId="6E65DFDB" w:rsidR="00A24003" w:rsidRPr="006F2CF7" w:rsidRDefault="00263808" w:rsidP="008211A4">
      <w:pPr>
        <w:pStyle w:val="BodyText"/>
        <w:spacing w:after="0"/>
      </w:pPr>
      <w:r w:rsidRPr="006F2CF7">
        <w:t xml:space="preserve">The field of electronic communications in the Republic of Slovenia is regulated by the </w:t>
      </w:r>
      <w:r w:rsidR="00651E61" w:rsidRPr="006F2CF7">
        <w:t xml:space="preserve">new </w:t>
      </w:r>
      <w:hyperlink r:id="rId147" w:history="1">
        <w:r w:rsidR="00651E61" w:rsidRPr="006F2CF7">
          <w:rPr>
            <w:rStyle w:val="Hyperlink"/>
          </w:rPr>
          <w:t>Electronic Communications Act</w:t>
        </w:r>
      </w:hyperlink>
      <w:r w:rsidR="00651E61" w:rsidRPr="006F2CF7">
        <w:t xml:space="preserve"> </w:t>
      </w:r>
      <w:r w:rsidR="009B6448" w:rsidRPr="006F2CF7">
        <w:t>(</w:t>
      </w:r>
      <w:r w:rsidR="002676CB" w:rsidRPr="006F2CF7">
        <w:t xml:space="preserve">Official Gazette of the Republic of Slovenia No. </w:t>
      </w:r>
      <w:r w:rsidR="00AD4C5D" w:rsidRPr="006F2CF7">
        <w:t>130/22</w:t>
      </w:r>
      <w:r w:rsidR="004728B3" w:rsidRPr="006F2CF7">
        <w:t>; ZEKom-</w:t>
      </w:r>
      <w:r w:rsidR="0066207E" w:rsidRPr="006F2CF7">
        <w:t>2</w:t>
      </w:r>
      <w:r w:rsidR="00CD75B8" w:rsidRPr="006F2CF7">
        <w:t>/</w:t>
      </w:r>
      <w:r w:rsidR="00A546C3" w:rsidRPr="006F2CF7">
        <w:t>ECA-</w:t>
      </w:r>
      <w:r w:rsidR="0066207E" w:rsidRPr="006F2CF7">
        <w:t>2</w:t>
      </w:r>
      <w:r w:rsidR="004728B3" w:rsidRPr="006F2CF7">
        <w:t>)</w:t>
      </w:r>
      <w:r w:rsidR="00C43EEA" w:rsidRPr="006F2CF7">
        <w:t xml:space="preserve">, </w:t>
      </w:r>
      <w:r w:rsidR="00AF3D22" w:rsidRPr="006F2CF7">
        <w:t xml:space="preserve">which was </w:t>
      </w:r>
      <w:r w:rsidR="00C43EEA" w:rsidRPr="006F2CF7">
        <w:t>adopted</w:t>
      </w:r>
      <w:r w:rsidR="00AF3D22" w:rsidRPr="006F2CF7">
        <w:t xml:space="preserve"> in October 2022 and is valid from </w:t>
      </w:r>
      <w:r w:rsidR="00E176C3">
        <w:t xml:space="preserve">10 </w:t>
      </w:r>
      <w:r w:rsidR="00AF3D22" w:rsidRPr="006F2CF7">
        <w:t>November 2022</w:t>
      </w:r>
      <w:r w:rsidR="00CE4813" w:rsidRPr="006F2CF7">
        <w:t xml:space="preserve"> onward</w:t>
      </w:r>
      <w:r w:rsidR="00AC4342" w:rsidRPr="006F2CF7">
        <w:t>s</w:t>
      </w:r>
      <w:r w:rsidR="00205442" w:rsidRPr="006F2CF7">
        <w:t>.</w:t>
      </w:r>
      <w:r w:rsidR="007F510E" w:rsidRPr="006F2CF7">
        <w:t xml:space="preserve"> The new law </w:t>
      </w:r>
      <w:r w:rsidRPr="006F2CF7">
        <w:t xml:space="preserve">addresses the shortcomings of ZeKOM-1 and transposes the Directive on the European Electronic Communications Code into the </w:t>
      </w:r>
      <w:r w:rsidR="001D15D2" w:rsidRPr="006F2CF7">
        <w:t>legislation</w:t>
      </w:r>
      <w:r w:rsidRPr="006F2CF7">
        <w:t xml:space="preserve"> of the Republic of Slovenia. The main objectives of the act are to promote investment in high-speed broadband networks, promote competitiveness, develop the internal </w:t>
      </w:r>
      <w:proofErr w:type="gramStart"/>
      <w:r w:rsidRPr="006F2CF7">
        <w:t>market</w:t>
      </w:r>
      <w:proofErr w:type="gramEnd"/>
      <w:r w:rsidRPr="006F2CF7">
        <w:t xml:space="preserve"> and protect the interests of end-users.</w:t>
      </w:r>
    </w:p>
    <w:p w14:paraId="69C4969F" w14:textId="64F27CB4" w:rsidR="001E76F3" w:rsidRPr="006F2CF7" w:rsidRDefault="56BAF52E" w:rsidP="00C40978">
      <w:pPr>
        <w:pStyle w:val="Heading3"/>
      </w:pPr>
      <w:r w:rsidRPr="006F2CF7">
        <w:t>GovTech</w:t>
      </w:r>
    </w:p>
    <w:p w14:paraId="35D344ED" w14:textId="77777777" w:rsidR="001E76F3" w:rsidRPr="006F2CF7" w:rsidRDefault="56BAF52E" w:rsidP="001E76F3">
      <w:pPr>
        <w:pStyle w:val="BodyText"/>
      </w:pPr>
      <w:r w:rsidRPr="006F2CF7">
        <w:t>No legislation has been adopted in this field to date.</w:t>
      </w:r>
    </w:p>
    <w:p w14:paraId="4598282D" w14:textId="77777777" w:rsidR="00A24003" w:rsidRPr="006F2CF7" w:rsidRDefault="00A24003" w:rsidP="004D05B1">
      <w:pPr>
        <w:pStyle w:val="BodyText"/>
      </w:pPr>
    </w:p>
    <w:p w14:paraId="3692E3E3" w14:textId="77777777" w:rsidR="007620B5" w:rsidRPr="006F2CF7" w:rsidRDefault="007620B5" w:rsidP="004D05B1">
      <w:pPr>
        <w:pStyle w:val="BodyText"/>
        <w:sectPr w:rsidR="007620B5" w:rsidRPr="006F2CF7" w:rsidSect="00F52271">
          <w:pgSz w:w="11906" w:h="16838"/>
          <w:pgMar w:top="1701" w:right="1418" w:bottom="1418" w:left="1701" w:header="0" w:footer="386" w:gutter="0"/>
          <w:cols w:space="720"/>
          <w:titlePg/>
        </w:sectPr>
      </w:pPr>
    </w:p>
    <w:p w14:paraId="546C690E" w14:textId="0AE7D507" w:rsidR="007620B5" w:rsidRPr="006F2CF7" w:rsidRDefault="00B417F9" w:rsidP="004D05B1">
      <w:pPr>
        <w:pStyle w:val="BodyText"/>
      </w:pPr>
      <w:r>
        <w:rPr>
          <w:noProof/>
        </w:rPr>
        <w:lastRenderedPageBreak/>
        <mc:AlternateContent>
          <mc:Choice Requires="wps">
            <w:drawing>
              <wp:anchor distT="0" distB="0" distL="114300" distR="114300" simplePos="0" relativeHeight="251693056" behindDoc="0" locked="0" layoutInCell="1" allowOverlap="1" wp14:anchorId="5F2F6238" wp14:editId="114AD547">
                <wp:simplePos x="0" y="0"/>
                <wp:positionH relativeFrom="column">
                  <wp:posOffset>-1080135</wp:posOffset>
                </wp:positionH>
                <wp:positionV relativeFrom="paragraph">
                  <wp:posOffset>-1112792</wp:posOffset>
                </wp:positionV>
                <wp:extent cx="7569200" cy="11005457"/>
                <wp:effectExtent l="0" t="0" r="0" b="5715"/>
                <wp:wrapNone/>
                <wp:docPr id="53" name="Rectangle 53"/>
                <wp:cNvGraphicFramePr/>
                <a:graphic xmlns:a="http://schemas.openxmlformats.org/drawingml/2006/main">
                  <a:graphicData uri="http://schemas.microsoft.com/office/word/2010/wordprocessingShape">
                    <wps:wsp>
                      <wps:cNvSpPr/>
                      <wps:spPr>
                        <a:xfrm>
                          <a:off x="0" y="0"/>
                          <a:ext cx="7569200" cy="11005457"/>
                        </a:xfrm>
                        <a:prstGeom prst="rect">
                          <a:avLst/>
                        </a:prstGeom>
                        <a:solidFill>
                          <a:srgbClr val="111F37">
                            <a:alpha val="89804"/>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54BB41" id="Rectangle 53" o:spid="_x0000_s1026" style="position:absolute;margin-left:-85.05pt;margin-top:-87.6pt;width:596pt;height:866.55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" fillcolor="#111f37" stroked="f" strokeweight="1pt">
                <v:fill opacity="58853f"/>
              </v:rect>
            </w:pict>
          </mc:Fallback>
        </mc:AlternateContent>
      </w:r>
    </w:p>
    <w:p w14:paraId="368F3D1C" w14:textId="7056DB8F" w:rsidR="007620B5" w:rsidRPr="006F2CF7" w:rsidRDefault="007620B5" w:rsidP="004D05B1">
      <w:pPr>
        <w:pStyle w:val="BodyText"/>
      </w:pPr>
    </w:p>
    <w:p w14:paraId="7B9AF308" w14:textId="2B49D426" w:rsidR="007620B5" w:rsidRPr="006F2CF7" w:rsidRDefault="00B417F9" w:rsidP="004D05B1">
      <w:pPr>
        <w:pStyle w:val="BodyText"/>
      </w:pPr>
      <w:r w:rsidRPr="005552C6">
        <w:rPr>
          <w:noProof/>
        </w:rPr>
        <mc:AlternateContent>
          <mc:Choice Requires="wpg">
            <w:drawing>
              <wp:anchor distT="0" distB="0" distL="114300" distR="114300" simplePos="0" relativeHeight="251695104" behindDoc="0" locked="0" layoutInCell="1" allowOverlap="1" wp14:anchorId="1E671EF0" wp14:editId="4AE83DE8">
                <wp:simplePos x="0" y="0"/>
                <wp:positionH relativeFrom="margin">
                  <wp:posOffset>1139825</wp:posOffset>
                </wp:positionH>
                <wp:positionV relativeFrom="margin">
                  <wp:posOffset>3870960</wp:posOffset>
                </wp:positionV>
                <wp:extent cx="3291840" cy="1365885"/>
                <wp:effectExtent l="0" t="0" r="0" b="5715"/>
                <wp:wrapTight wrapText="bothSides">
                  <wp:wrapPolygon edited="0">
                    <wp:start x="375" y="0"/>
                    <wp:lineTo x="375" y="18075"/>
                    <wp:lineTo x="2250" y="19883"/>
                    <wp:lineTo x="5125" y="19883"/>
                    <wp:lineTo x="5125" y="21389"/>
                    <wp:lineTo x="21125" y="21389"/>
                    <wp:lineTo x="21375" y="904"/>
                    <wp:lineTo x="20375" y="603"/>
                    <wp:lineTo x="4375" y="0"/>
                    <wp:lineTo x="375" y="0"/>
                  </wp:wrapPolygon>
                </wp:wrapTight>
                <wp:docPr id="56" name="Group 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291840" cy="1365885"/>
                          <a:chOff x="0" y="161220"/>
                          <a:chExt cx="3292333" cy="1371759"/>
                        </a:xfrm>
                      </wpg:grpSpPr>
                      <wps:wsp>
                        <wps:cNvPr id="57" name="Text Box 57"/>
                        <wps:cNvSpPr txBox="1">
                          <a:spLocks noChangeArrowheads="1"/>
                        </wps:cNvSpPr>
                        <wps:spPr bwMode="auto">
                          <a:xfrm>
                            <a:off x="0" y="161220"/>
                            <a:ext cx="739139" cy="1216911"/>
                          </a:xfrm>
                          <a:prstGeom prst="rect">
                            <a:avLst/>
                          </a:prstGeom>
                          <a:noFill/>
                          <a:ln w="9525">
                            <a:noFill/>
                            <a:miter lim="800000"/>
                            <a:headEnd/>
                            <a:tailEnd/>
                          </a:ln>
                        </wps:spPr>
                        <wps:txbx>
                          <w:txbxContent>
                            <w:p w14:paraId="61DE25D4" w14:textId="77777777" w:rsidR="00B417F9" w:rsidRPr="00166AB4" w:rsidRDefault="00B417F9" w:rsidP="00B417F9">
                              <w:pPr>
                                <w:jc w:val="left"/>
                                <w:rPr>
                                  <w:color w:val="FFFFFF" w:themeColor="background1"/>
                                  <w:sz w:val="144"/>
                                  <w:szCs w:val="144"/>
                                  <w:lang w:val="fr-BE"/>
                                </w:rPr>
                              </w:pPr>
                              <w:r>
                                <w:rPr>
                                  <w:color w:val="FFFFFF" w:themeColor="background1"/>
                                  <w:sz w:val="144"/>
                                  <w:szCs w:val="144"/>
                                  <w:lang w:val="fr-BE"/>
                                </w:rPr>
                                <w:t>4</w:t>
                              </w:r>
                            </w:p>
                          </w:txbxContent>
                        </wps:txbx>
                        <wps:bodyPr rot="0" vert="horz" wrap="square" lIns="91440" tIns="45720" rIns="91440" bIns="45720" anchor="t" anchorCtr="0">
                          <a:spAutoFit/>
                        </wps:bodyPr>
                      </wps:wsp>
                      <wps:wsp>
                        <wps:cNvPr id="58" name="Text Box 58"/>
                        <wps:cNvSpPr txBox="1">
                          <a:spLocks noChangeArrowheads="1"/>
                        </wps:cNvSpPr>
                        <wps:spPr bwMode="auto">
                          <a:xfrm>
                            <a:off x="731379" y="167641"/>
                            <a:ext cx="2560954" cy="1365338"/>
                          </a:xfrm>
                          <a:prstGeom prst="rect">
                            <a:avLst/>
                          </a:prstGeom>
                          <a:noFill/>
                          <a:ln w="9525">
                            <a:noFill/>
                            <a:miter lim="800000"/>
                            <a:headEnd/>
                            <a:tailEnd/>
                          </a:ln>
                        </wps:spPr>
                        <wps:txbx>
                          <w:txbxContent>
                            <w:p w14:paraId="225E1C98" w14:textId="77777777" w:rsidR="00B417F9" w:rsidRPr="006D73ED" w:rsidRDefault="00B417F9" w:rsidP="00B417F9">
                              <w:pPr>
                                <w:jc w:val="left"/>
                                <w:rPr>
                                  <w:color w:val="FFFFFF"/>
                                  <w:sz w:val="48"/>
                                  <w:szCs w:val="32"/>
                                </w:rPr>
                              </w:pPr>
                              <w:r w:rsidRPr="00160F8F">
                                <w:rPr>
                                  <w:color w:val="FFFFFF"/>
                                  <w:sz w:val="48"/>
                                  <w:szCs w:val="32"/>
                                </w:rPr>
                                <w:t xml:space="preserve">Digital Public Administration </w:t>
                              </w:r>
                              <w:r>
                                <w:rPr>
                                  <w:color w:val="FFFFFF"/>
                                  <w:sz w:val="48"/>
                                  <w:szCs w:val="32"/>
                                </w:rPr>
                                <w:t>Infrastructure</w:t>
                              </w:r>
                              <w:r w:rsidRPr="006E0C04">
                                <w:rPr>
                                  <w:color w:val="FFFFFF"/>
                                  <w:sz w:val="48"/>
                                  <w:szCs w:val="32"/>
                                </w:rPr>
                                <w:t xml:space="preserve"> </w:t>
                              </w:r>
                            </w:p>
                            <w:p w14:paraId="0F7BC040" w14:textId="77777777" w:rsidR="00B417F9" w:rsidRPr="00E7654F" w:rsidRDefault="00B417F9" w:rsidP="00B417F9">
                              <w:pPr>
                                <w:jc w:val="left"/>
                                <w:rPr>
                                  <w:color w:val="FFFFFF"/>
                                  <w:sz w:val="52"/>
                                  <w:szCs w:val="36"/>
                                </w:rPr>
                              </w:pPr>
                            </w:p>
                            <w:p w14:paraId="198B003D" w14:textId="77777777" w:rsidR="00B417F9" w:rsidRPr="006762DB" w:rsidRDefault="00B417F9" w:rsidP="00B417F9">
                              <w:pPr>
                                <w:spacing w:before="240"/>
                                <w:jc w:val="left"/>
                                <w:rPr>
                                  <w:color w:val="FFFFFF" w:themeColor="background1"/>
                                  <w:sz w:val="48"/>
                                  <w:szCs w:val="32"/>
                                </w:rPr>
                              </w:pP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1E671EF0" id="Group 56" o:spid="_x0000_s1036" style="position:absolute;left:0;text-align:left;margin-left:89.75pt;margin-top:304.8pt;width:259.2pt;height:107.55pt;z-index:251695104;mso-position-horizontal-relative:margin;mso-position-vertical-relative:margin" coordorigin=",1612" coordsize="32923,13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">
                <v:shape id="Text Box 57" o:spid="_x0000_s1037" type="#_x0000_t202" style="position:absolute;top:1612;width:7391;height:121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" filled="f" stroked="f">
                  <v:textbox style="mso-fit-shape-to-text:t">
                    <w:txbxContent>
                      <w:p w14:paraId="61DE25D4" w14:textId="77777777" w:rsidR="00B417F9" w:rsidRPr="00166AB4" w:rsidRDefault="00B417F9" w:rsidP="00B417F9">
                        <w:pPr>
                          <w:jc w:val="left"/>
                          <w:rPr>
                            <w:color w:val="FFFFFF" w:themeColor="background1"/>
                            <w:sz w:val="144"/>
                            <w:szCs w:val="144"/>
                            <w:lang w:val="fr-BE"/>
                          </w:rPr>
                        </w:pPr>
                        <w:r>
                          <w:rPr>
                            <w:color w:val="FFFFFF" w:themeColor="background1"/>
                            <w:sz w:val="144"/>
                            <w:szCs w:val="144"/>
                            <w:lang w:val="fr-BE"/>
                          </w:rPr>
                          <w:t>4</w:t>
                        </w:r>
                      </w:p>
                    </w:txbxContent>
                  </v:textbox>
                </v:shape>
                <v:shape id="Text Box 58" o:spid="_x0000_s1038" type="#_x0000_t202" style="position:absolute;left:7313;top:1676;width:25610;height:136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" filled="f" stroked="f">
                  <v:textbox>
                    <w:txbxContent>
                      <w:p w14:paraId="225E1C98" w14:textId="77777777" w:rsidR="00B417F9" w:rsidRPr="006D73ED" w:rsidRDefault="00B417F9" w:rsidP="00B417F9">
                        <w:pPr>
                          <w:jc w:val="left"/>
                          <w:rPr>
                            <w:color w:val="FFFFFF"/>
                            <w:sz w:val="48"/>
                            <w:szCs w:val="32"/>
                          </w:rPr>
                        </w:pPr>
                        <w:r w:rsidRPr="00160F8F">
                          <w:rPr>
                            <w:color w:val="FFFFFF"/>
                            <w:sz w:val="48"/>
                            <w:szCs w:val="32"/>
                          </w:rPr>
                          <w:t xml:space="preserve">Digital Public Administration </w:t>
                        </w:r>
                        <w:r>
                          <w:rPr>
                            <w:color w:val="FFFFFF"/>
                            <w:sz w:val="48"/>
                            <w:szCs w:val="32"/>
                          </w:rPr>
                          <w:t>Infrastructure</w:t>
                        </w:r>
                        <w:r w:rsidRPr="006E0C04">
                          <w:rPr>
                            <w:color w:val="FFFFFF"/>
                            <w:sz w:val="48"/>
                            <w:szCs w:val="32"/>
                          </w:rPr>
                          <w:t xml:space="preserve"> </w:t>
                        </w:r>
                      </w:p>
                      <w:p w14:paraId="0F7BC040" w14:textId="77777777" w:rsidR="00B417F9" w:rsidRPr="00E7654F" w:rsidRDefault="00B417F9" w:rsidP="00B417F9">
                        <w:pPr>
                          <w:jc w:val="left"/>
                          <w:rPr>
                            <w:color w:val="FFFFFF"/>
                            <w:sz w:val="52"/>
                            <w:szCs w:val="36"/>
                          </w:rPr>
                        </w:pPr>
                      </w:p>
                      <w:p w14:paraId="198B003D" w14:textId="77777777" w:rsidR="00B417F9" w:rsidRPr="006762DB" w:rsidRDefault="00B417F9" w:rsidP="00B417F9">
                        <w:pPr>
                          <w:spacing w:before="240"/>
                          <w:jc w:val="left"/>
                          <w:rPr>
                            <w:color w:val="FFFFFF" w:themeColor="background1"/>
                            <w:sz w:val="48"/>
                            <w:szCs w:val="32"/>
                          </w:rPr>
                        </w:pPr>
                      </w:p>
                    </w:txbxContent>
                  </v:textbox>
                </v:shape>
                <w10:wrap type="tight" anchorx="margin" anchory="margin"/>
              </v:group>
            </w:pict>
          </mc:Fallback>
        </mc:AlternateContent>
      </w:r>
      <w:r w:rsidRPr="005552C6">
        <w:rPr>
          <w:noProof/>
        </w:rPr>
        <w:drawing>
          <wp:anchor distT="0" distB="0" distL="114300" distR="114300" simplePos="0" relativeHeight="251694080" behindDoc="1" locked="0" layoutInCell="1" allowOverlap="1" wp14:anchorId="70731EE3" wp14:editId="697BDA2E">
            <wp:simplePos x="0" y="0"/>
            <wp:positionH relativeFrom="margin">
              <wp:posOffset>-1077686</wp:posOffset>
            </wp:positionH>
            <wp:positionV relativeFrom="margin">
              <wp:posOffset>629103</wp:posOffset>
            </wp:positionV>
            <wp:extent cx="7569200" cy="6153785"/>
            <wp:effectExtent l="0" t="0" r="0" b="0"/>
            <wp:wrapSquare wrapText="bothSides"/>
            <wp:docPr id="1804641761" name="Picture 1804641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569200" cy="61537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9AA7831" w14:textId="455A2731" w:rsidR="007620B5" w:rsidRPr="006F2CF7" w:rsidRDefault="007620B5" w:rsidP="004D05B1">
      <w:pPr>
        <w:pStyle w:val="BodyText"/>
      </w:pPr>
    </w:p>
    <w:p w14:paraId="2B37157C" w14:textId="77777777" w:rsidR="007620B5" w:rsidRPr="006F2CF7" w:rsidRDefault="007620B5" w:rsidP="004D05B1">
      <w:pPr>
        <w:pStyle w:val="BodyText"/>
      </w:pPr>
    </w:p>
    <w:p w14:paraId="2ABA3B14" w14:textId="77777777" w:rsidR="007620B5" w:rsidRPr="006F2CF7" w:rsidRDefault="007620B5" w:rsidP="004D05B1">
      <w:pPr>
        <w:pStyle w:val="BodyText"/>
      </w:pPr>
    </w:p>
    <w:p w14:paraId="7E2DF053" w14:textId="77777777" w:rsidR="007620B5" w:rsidRPr="006F2CF7" w:rsidRDefault="007620B5" w:rsidP="004D05B1">
      <w:pPr>
        <w:pStyle w:val="BodyText"/>
      </w:pPr>
    </w:p>
    <w:p w14:paraId="63C8F56D" w14:textId="77777777" w:rsidR="007620B5" w:rsidRPr="006F2CF7" w:rsidRDefault="007620B5" w:rsidP="004D05B1">
      <w:pPr>
        <w:pStyle w:val="BodyText"/>
      </w:pPr>
    </w:p>
    <w:p w14:paraId="40F0273F" w14:textId="77777777" w:rsidR="007620B5" w:rsidRPr="006F2CF7" w:rsidRDefault="007620B5" w:rsidP="004D05B1">
      <w:pPr>
        <w:pStyle w:val="BodyText"/>
      </w:pPr>
    </w:p>
    <w:p w14:paraId="75CC2A83" w14:textId="77777777" w:rsidR="007620B5" w:rsidRPr="006F2CF7" w:rsidRDefault="007620B5" w:rsidP="004D05B1">
      <w:pPr>
        <w:pStyle w:val="BodyText"/>
      </w:pPr>
    </w:p>
    <w:p w14:paraId="47A5D457" w14:textId="77777777" w:rsidR="007620B5" w:rsidRPr="006F2CF7" w:rsidRDefault="007620B5" w:rsidP="004D05B1">
      <w:pPr>
        <w:pStyle w:val="BodyText"/>
      </w:pPr>
    </w:p>
    <w:p w14:paraId="71EB6ECB" w14:textId="402341DF" w:rsidR="00160F4F" w:rsidRPr="00022119" w:rsidRDefault="00160F4F" w:rsidP="007620B5">
      <w:pPr>
        <w:jc w:val="left"/>
        <w:rPr>
          <w:szCs w:val="18"/>
        </w:rPr>
      </w:pPr>
      <w:r w:rsidRPr="00022119">
        <w:rPr>
          <w:szCs w:val="18"/>
        </w:rPr>
        <w:br w:type="page"/>
      </w:r>
    </w:p>
    <w:p w14:paraId="3ADCF3A4" w14:textId="77777777" w:rsidR="00060CB7" w:rsidRPr="006F2CF7" w:rsidRDefault="00DF50BA" w:rsidP="00C40978">
      <w:pPr>
        <w:pStyle w:val="Heading1"/>
      </w:pPr>
      <w:bookmarkStart w:id="35" w:name="_Toc140676781"/>
      <w:r w:rsidRPr="006F2CF7">
        <w:lastRenderedPageBreak/>
        <w:t>Digital Public Administration Infrastructur</w:t>
      </w:r>
      <w:r w:rsidR="00060CB7" w:rsidRPr="006F2CF7">
        <w:t>e</w:t>
      </w:r>
      <w:bookmarkEnd w:id="35"/>
    </w:p>
    <w:p w14:paraId="1F7574F4" w14:textId="5549D3DC" w:rsidR="00DF50BA" w:rsidRPr="006F2CF7" w:rsidRDefault="00060CB7" w:rsidP="00CA7FC8">
      <w:pPr>
        <w:pStyle w:val="Heading2"/>
      </w:pPr>
      <w:r w:rsidRPr="006F2CF7">
        <w:t>P</w:t>
      </w:r>
      <w:r w:rsidR="006B75BD" w:rsidRPr="006F2CF7">
        <w:t xml:space="preserve">latforms and </w:t>
      </w:r>
      <w:r w:rsidR="00D83EC7">
        <w:t>A</w:t>
      </w:r>
      <w:r w:rsidR="006B75BD" w:rsidRPr="006F2CF7">
        <w:t>pplications</w:t>
      </w:r>
      <w:r w:rsidR="00DF50BA" w:rsidRPr="006F2CF7">
        <w:t xml:space="preserve"> </w:t>
      </w:r>
    </w:p>
    <w:p w14:paraId="45A28DC3" w14:textId="774477AE" w:rsidR="00DF50BA" w:rsidRPr="006F2CF7" w:rsidRDefault="00DF50BA" w:rsidP="00C40978">
      <w:pPr>
        <w:pStyle w:val="Heading3"/>
      </w:pPr>
      <w:r w:rsidRPr="006F2CF7">
        <w:t xml:space="preserve">National </w:t>
      </w:r>
      <w:r w:rsidR="006B75BD" w:rsidRPr="006F2CF7">
        <w:t>Platforms and Applications</w:t>
      </w:r>
    </w:p>
    <w:p w14:paraId="08255C51" w14:textId="77777777" w:rsidR="00DF50BA" w:rsidRPr="006F2CF7" w:rsidRDefault="00DF50BA" w:rsidP="00E63341">
      <w:pPr>
        <w:pStyle w:val="Subtitle"/>
      </w:pPr>
      <w:proofErr w:type="spellStart"/>
      <w:r w:rsidRPr="006F2CF7">
        <w:t>eUprava</w:t>
      </w:r>
      <w:proofErr w:type="spellEnd"/>
      <w:r w:rsidRPr="006F2CF7">
        <w:t xml:space="preserve"> Portal for Citizens</w:t>
      </w:r>
    </w:p>
    <w:p w14:paraId="5AB44E4A" w14:textId="4C54D606" w:rsidR="5EF44E3C" w:rsidRPr="00022119" w:rsidRDefault="3186E112" w:rsidP="66F24C4E">
      <w:pPr>
        <w:rPr>
          <w:szCs w:val="18"/>
        </w:rPr>
      </w:pPr>
      <w:r w:rsidRPr="00022119">
        <w:rPr>
          <w:szCs w:val="18"/>
        </w:rPr>
        <w:t xml:space="preserve">The eGovernment Portal for Citizens </w:t>
      </w:r>
      <w:hyperlink r:id="rId148">
        <w:proofErr w:type="spellStart"/>
        <w:r w:rsidRPr="00022119">
          <w:rPr>
            <w:rStyle w:val="Hyperlink"/>
            <w:szCs w:val="18"/>
          </w:rPr>
          <w:t>eUprava</w:t>
        </w:r>
        <w:proofErr w:type="spellEnd"/>
      </w:hyperlink>
      <w:r w:rsidRPr="00022119">
        <w:rPr>
          <w:szCs w:val="18"/>
        </w:rPr>
        <w:t xml:space="preserve"> </w:t>
      </w:r>
      <w:r w:rsidR="00DF50BA" w:rsidRPr="00022119">
        <w:rPr>
          <w:szCs w:val="18"/>
        </w:rPr>
        <w:t xml:space="preserve">is the first portal that enables its users to authenticate and </w:t>
      </w:r>
      <w:proofErr w:type="spellStart"/>
      <w:r w:rsidR="00DF50BA" w:rsidRPr="00022119">
        <w:rPr>
          <w:szCs w:val="18"/>
        </w:rPr>
        <w:t>eSign</w:t>
      </w:r>
      <w:proofErr w:type="spellEnd"/>
      <w:r w:rsidR="00DF50BA" w:rsidRPr="00022119">
        <w:rPr>
          <w:szCs w:val="18"/>
        </w:rPr>
        <w:t xml:space="preserve"> the applications with mobile phones. </w:t>
      </w:r>
      <w:r w:rsidR="00DF50BA" w:rsidRPr="00022119">
        <w:rPr>
          <w:rFonts w:eastAsia="Calibri"/>
          <w:szCs w:val="18"/>
        </w:rPr>
        <w:t>This functionality is based on the integration of SI</w:t>
      </w:r>
      <w:r w:rsidR="5C7F1B3A" w:rsidRPr="00022119">
        <w:rPr>
          <w:rFonts w:eastAsia="Calibri"/>
          <w:szCs w:val="18"/>
        </w:rPr>
        <w:t>-</w:t>
      </w:r>
      <w:r w:rsidR="00DF50BA" w:rsidRPr="00022119">
        <w:rPr>
          <w:rFonts w:eastAsia="Calibri"/>
          <w:szCs w:val="18"/>
        </w:rPr>
        <w:t xml:space="preserve">PASS (the authentication and eSignature service) that, since April 2018, also offers an authentication and eSignature mobile service called </w:t>
      </w:r>
      <w:proofErr w:type="spellStart"/>
      <w:r w:rsidR="00DF50BA" w:rsidRPr="00022119">
        <w:rPr>
          <w:rFonts w:eastAsia="Calibri"/>
          <w:szCs w:val="18"/>
        </w:rPr>
        <w:t>smsPASS</w:t>
      </w:r>
      <w:proofErr w:type="spellEnd"/>
      <w:r w:rsidR="00DF50BA" w:rsidRPr="00022119">
        <w:rPr>
          <w:rFonts w:eastAsia="Calibri"/>
          <w:szCs w:val="18"/>
        </w:rPr>
        <w:t xml:space="preserve"> (see below for more info on SI-PASS and </w:t>
      </w:r>
      <w:proofErr w:type="spellStart"/>
      <w:r w:rsidR="00DF50BA" w:rsidRPr="00022119">
        <w:rPr>
          <w:rFonts w:eastAsia="Calibri"/>
          <w:szCs w:val="18"/>
        </w:rPr>
        <w:t>smsPASS</w:t>
      </w:r>
      <w:proofErr w:type="spellEnd"/>
      <w:r w:rsidR="00DF50BA" w:rsidRPr="00022119">
        <w:rPr>
          <w:rFonts w:eastAsia="Calibri"/>
          <w:szCs w:val="18"/>
        </w:rPr>
        <w:t>). Since November 2020, the portal has been integrated with the new central solution for eDelivery SI-</w:t>
      </w:r>
      <w:proofErr w:type="spellStart"/>
      <w:r w:rsidR="00DF50BA" w:rsidRPr="00022119">
        <w:rPr>
          <w:rFonts w:eastAsia="Calibri"/>
          <w:szCs w:val="18"/>
        </w:rPr>
        <w:t>CeV</w:t>
      </w:r>
      <w:proofErr w:type="spellEnd"/>
      <w:r w:rsidR="00DF50BA" w:rsidRPr="00022119">
        <w:rPr>
          <w:rFonts w:eastAsia="Calibri"/>
          <w:szCs w:val="18"/>
        </w:rPr>
        <w:t>. The users can activate their secure mailbox within their My e-Government personal space to receive official documents according to the administrative procedure legislation from more than 100 public institutions. In 2021, the possibility has been introduced to authenticate on the portal using foreign certificates via eIDAS mechanisms.</w:t>
      </w:r>
      <w:r w:rsidR="00A23299" w:rsidRPr="00022119">
        <w:rPr>
          <w:rFonts w:eastAsia="Calibri"/>
          <w:szCs w:val="18"/>
        </w:rPr>
        <w:t xml:space="preserve"> </w:t>
      </w:r>
      <w:r w:rsidR="00DF50BA" w:rsidRPr="00022119">
        <w:rPr>
          <w:rFonts w:eastAsia="Calibri"/>
          <w:szCs w:val="18"/>
        </w:rPr>
        <w:t xml:space="preserve">In 2020–2021, new electronic services for municipalities were published on the portal, both on the Portal for Citizens </w:t>
      </w:r>
      <w:proofErr w:type="spellStart"/>
      <w:r w:rsidR="00DF50BA" w:rsidRPr="00022119">
        <w:rPr>
          <w:rFonts w:eastAsia="Calibri"/>
          <w:szCs w:val="18"/>
        </w:rPr>
        <w:t>eUprava</w:t>
      </w:r>
      <w:proofErr w:type="spellEnd"/>
      <w:r w:rsidR="00DF50BA" w:rsidRPr="00022119">
        <w:rPr>
          <w:rFonts w:eastAsia="Calibri"/>
          <w:szCs w:val="18"/>
        </w:rPr>
        <w:t xml:space="preserve"> and on the Business Portal </w:t>
      </w:r>
      <w:hyperlink r:id="rId149" w:history="1">
        <w:r w:rsidR="00DF50BA" w:rsidRPr="00022119">
          <w:rPr>
            <w:rStyle w:val="Hyperlink"/>
            <w:rFonts w:eastAsia="Calibri"/>
            <w:szCs w:val="18"/>
          </w:rPr>
          <w:t>SPOT</w:t>
        </w:r>
      </w:hyperlink>
      <w:r w:rsidR="00DF50BA" w:rsidRPr="00022119">
        <w:rPr>
          <w:rFonts w:eastAsia="Calibri"/>
          <w:szCs w:val="18"/>
        </w:rPr>
        <w:t>.</w:t>
      </w:r>
      <w:r w:rsidR="00A23299" w:rsidRPr="00022119">
        <w:rPr>
          <w:rFonts w:eastAsia="Calibri"/>
          <w:szCs w:val="18"/>
        </w:rPr>
        <w:t xml:space="preserve"> </w:t>
      </w:r>
      <w:r w:rsidRPr="00022119">
        <w:rPr>
          <w:szCs w:val="18"/>
        </w:rPr>
        <w:t xml:space="preserve">During the COVID-19 crisis, some successful new electronic applications were offered, also without eAuthentication, to increase the number of possible users (e.g. financial aid for students, residence registrations). The number of eForms </w:t>
      </w:r>
      <w:r w:rsidR="00D83EC7">
        <w:rPr>
          <w:szCs w:val="18"/>
        </w:rPr>
        <w:t xml:space="preserve">sent </w:t>
      </w:r>
      <w:r w:rsidRPr="00022119">
        <w:rPr>
          <w:szCs w:val="18"/>
        </w:rPr>
        <w:t>has substantially increased in comparison to previous years (+100%).</w:t>
      </w:r>
      <w:r w:rsidR="00A23299" w:rsidRPr="00022119">
        <w:rPr>
          <w:szCs w:val="18"/>
        </w:rPr>
        <w:t xml:space="preserve"> </w:t>
      </w:r>
      <w:r w:rsidR="23CE5165" w:rsidRPr="00022119">
        <w:rPr>
          <w:szCs w:val="18"/>
        </w:rPr>
        <w:t xml:space="preserve">After the </w:t>
      </w:r>
      <w:r w:rsidR="00D83EC7">
        <w:rPr>
          <w:szCs w:val="18"/>
        </w:rPr>
        <w:t>pandemic</w:t>
      </w:r>
      <w:r w:rsidR="55CDB54A" w:rsidRPr="00022119">
        <w:rPr>
          <w:szCs w:val="18"/>
        </w:rPr>
        <w:t xml:space="preserve"> users </w:t>
      </w:r>
      <w:r w:rsidR="4611E5B7" w:rsidRPr="00022119">
        <w:rPr>
          <w:szCs w:val="18"/>
        </w:rPr>
        <w:t xml:space="preserve">have become </w:t>
      </w:r>
      <w:r w:rsidR="666F4F29" w:rsidRPr="00022119">
        <w:rPr>
          <w:szCs w:val="18"/>
        </w:rPr>
        <w:t xml:space="preserve">more </w:t>
      </w:r>
      <w:r w:rsidR="4611E5B7" w:rsidRPr="00022119">
        <w:rPr>
          <w:szCs w:val="18"/>
        </w:rPr>
        <w:t xml:space="preserve">accustomed to doing business with the </w:t>
      </w:r>
      <w:r w:rsidR="00D83EC7">
        <w:rPr>
          <w:szCs w:val="18"/>
        </w:rPr>
        <w:t>S</w:t>
      </w:r>
      <w:r w:rsidR="4611E5B7" w:rsidRPr="00022119">
        <w:rPr>
          <w:szCs w:val="18"/>
        </w:rPr>
        <w:t>tate electronically</w:t>
      </w:r>
      <w:r w:rsidR="5FDDF9D0" w:rsidRPr="00022119">
        <w:rPr>
          <w:szCs w:val="18"/>
        </w:rPr>
        <w:t>. Thus, our daily visitors are on average 15% higher than before</w:t>
      </w:r>
      <w:r w:rsidR="3CE8D101" w:rsidRPr="00022119">
        <w:rPr>
          <w:szCs w:val="18"/>
        </w:rPr>
        <w:t>.</w:t>
      </w:r>
      <w:r w:rsidR="00D83EC7">
        <w:rPr>
          <w:szCs w:val="18"/>
        </w:rPr>
        <w:t xml:space="preserve"> </w:t>
      </w:r>
      <w:r w:rsidR="5EF44E3C" w:rsidRPr="00022119">
        <w:rPr>
          <w:szCs w:val="18"/>
        </w:rPr>
        <w:t xml:space="preserve">The higher </w:t>
      </w:r>
      <w:r w:rsidR="73FF3C32" w:rsidRPr="00022119">
        <w:rPr>
          <w:szCs w:val="18"/>
        </w:rPr>
        <w:t xml:space="preserve">usage </w:t>
      </w:r>
      <w:r w:rsidR="5EF44E3C" w:rsidRPr="00022119">
        <w:rPr>
          <w:szCs w:val="18"/>
        </w:rPr>
        <w:t xml:space="preserve">is also reflected in a significantly higher number of submitted e-applications than before the </w:t>
      </w:r>
      <w:r w:rsidR="00D83EC7">
        <w:rPr>
          <w:szCs w:val="18"/>
        </w:rPr>
        <w:t>pandemic</w:t>
      </w:r>
      <w:r w:rsidR="5EF44E3C" w:rsidRPr="00022119">
        <w:rPr>
          <w:szCs w:val="18"/>
        </w:rPr>
        <w:t xml:space="preserve">. </w:t>
      </w:r>
      <w:r w:rsidR="004D55A0" w:rsidRPr="00022119">
        <w:rPr>
          <w:szCs w:val="18"/>
        </w:rPr>
        <w:t>Furthermore,</w:t>
      </w:r>
      <w:r w:rsidR="5EF44E3C" w:rsidRPr="00022119">
        <w:rPr>
          <w:szCs w:val="18"/>
        </w:rPr>
        <w:t xml:space="preserve"> the number of new services is constantly increasing.</w:t>
      </w:r>
    </w:p>
    <w:p w14:paraId="26DEA9EC" w14:textId="4AF0F731" w:rsidR="00DF50BA" w:rsidRPr="006F2CF7" w:rsidRDefault="3186E112" w:rsidP="00E63341">
      <w:pPr>
        <w:pStyle w:val="Subtitle"/>
      </w:pPr>
      <w:r w:rsidRPr="006F2CF7">
        <w:t xml:space="preserve">MFERAC Personal Portal </w:t>
      </w:r>
    </w:p>
    <w:p w14:paraId="47298259" w14:textId="38815FEE" w:rsidR="00DF50BA" w:rsidRPr="00022119" w:rsidRDefault="00DF50BA" w:rsidP="00DF50BA">
      <w:pPr>
        <w:rPr>
          <w:szCs w:val="18"/>
        </w:rPr>
      </w:pPr>
      <w:r w:rsidRPr="00022119">
        <w:rPr>
          <w:szCs w:val="18"/>
        </w:rPr>
        <w:t xml:space="preserve">The </w:t>
      </w:r>
      <w:hyperlink r:id="rId150" w:history="1">
        <w:r w:rsidRPr="00022119">
          <w:rPr>
            <w:rStyle w:val="Hyperlink"/>
            <w:szCs w:val="18"/>
          </w:rPr>
          <w:t>MFERAC Personal Portal</w:t>
        </w:r>
      </w:hyperlink>
      <w:r w:rsidRPr="00022119">
        <w:rPr>
          <w:szCs w:val="18"/>
        </w:rPr>
        <w:t xml:space="preserve"> is a website intended for employees in the State administration (ministries, government departments, administrative units</w:t>
      </w:r>
      <w:r w:rsidR="00D83EC7">
        <w:rPr>
          <w:szCs w:val="18"/>
        </w:rPr>
        <w:t>,</w:t>
      </w:r>
      <w:r w:rsidRPr="00022119">
        <w:rPr>
          <w:szCs w:val="18"/>
        </w:rPr>
        <w:t xml:space="preserve"> judicial bodies</w:t>
      </w:r>
      <w:r w:rsidR="00D83EC7">
        <w:rPr>
          <w:szCs w:val="18"/>
        </w:rPr>
        <w:t>,</w:t>
      </w:r>
      <w:r w:rsidRPr="00022119">
        <w:rPr>
          <w:szCs w:val="18"/>
        </w:rPr>
        <w:t xml:space="preserve"> public economic institutions</w:t>
      </w:r>
      <w:r w:rsidR="00D83EC7">
        <w:rPr>
          <w:szCs w:val="18"/>
        </w:rPr>
        <w:t>,</w:t>
      </w:r>
      <w:r w:rsidRPr="00022119">
        <w:rPr>
          <w:szCs w:val="18"/>
        </w:rPr>
        <w:t xml:space="preserve"> local communit</w:t>
      </w:r>
      <w:r w:rsidR="00D83EC7">
        <w:rPr>
          <w:szCs w:val="18"/>
        </w:rPr>
        <w:t>ies</w:t>
      </w:r>
      <w:r w:rsidRPr="00022119">
        <w:rPr>
          <w:szCs w:val="18"/>
        </w:rPr>
        <w:t xml:space="preserve"> and other State bodies) to receive </w:t>
      </w:r>
      <w:proofErr w:type="spellStart"/>
      <w:r w:rsidRPr="00022119">
        <w:rPr>
          <w:szCs w:val="18"/>
        </w:rPr>
        <w:t>ePayroll</w:t>
      </w:r>
      <w:proofErr w:type="spellEnd"/>
      <w:r w:rsidRPr="00022119">
        <w:rPr>
          <w:szCs w:val="18"/>
        </w:rPr>
        <w:t xml:space="preserve"> and other information related to the employment relationship, using the application for personnel management and calculation of labour costs of public finance institutions of the Republic of Slovenia. The MFERAC was developed by the </w:t>
      </w:r>
      <w:hyperlink r:id="rId151" w:history="1">
        <w:r w:rsidRPr="00022119">
          <w:rPr>
            <w:rStyle w:val="Hyperlink"/>
            <w:szCs w:val="18"/>
          </w:rPr>
          <w:t>Ministry of Finance</w:t>
        </w:r>
      </w:hyperlink>
      <w:r w:rsidRPr="00022119">
        <w:rPr>
          <w:szCs w:val="18"/>
        </w:rPr>
        <w:t xml:space="preserve"> as support for the implementation of the national budget by means of a single accounting system.</w:t>
      </w:r>
    </w:p>
    <w:p w14:paraId="1E7A7257" w14:textId="77777777" w:rsidR="00DF50BA" w:rsidRPr="006F2CF7" w:rsidRDefault="00DF50BA" w:rsidP="00E63341">
      <w:pPr>
        <w:pStyle w:val="Subtitle"/>
      </w:pPr>
      <w:r w:rsidRPr="006F2CF7">
        <w:t>SPOT Portal for Businesses</w:t>
      </w:r>
    </w:p>
    <w:p w14:paraId="386B17A2" w14:textId="0E7F323F" w:rsidR="00DF50BA" w:rsidRPr="00022119" w:rsidRDefault="00DF50BA" w:rsidP="004D55A0">
      <w:pPr>
        <w:rPr>
          <w:szCs w:val="18"/>
        </w:rPr>
      </w:pPr>
      <w:r w:rsidRPr="00022119">
        <w:rPr>
          <w:szCs w:val="18"/>
        </w:rPr>
        <w:t xml:space="preserve">The </w:t>
      </w:r>
      <w:hyperlink r:id="rId152">
        <w:r w:rsidRPr="00022119">
          <w:rPr>
            <w:rStyle w:val="Hyperlink"/>
            <w:szCs w:val="18"/>
          </w:rPr>
          <w:t>One-Stop Shop Business Portal SPOT</w:t>
        </w:r>
      </w:hyperlink>
      <w:r w:rsidRPr="00022119">
        <w:rPr>
          <w:rStyle w:val="Hyperlink"/>
          <w:szCs w:val="18"/>
        </w:rPr>
        <w:t xml:space="preserve"> (formerly named </w:t>
      </w:r>
      <w:proofErr w:type="spellStart"/>
      <w:r w:rsidRPr="00022119">
        <w:rPr>
          <w:rStyle w:val="Hyperlink"/>
          <w:szCs w:val="18"/>
        </w:rPr>
        <w:t>eVEM</w:t>
      </w:r>
      <w:proofErr w:type="spellEnd"/>
      <w:r w:rsidRPr="00022119">
        <w:rPr>
          <w:rStyle w:val="Hyperlink"/>
          <w:szCs w:val="18"/>
        </w:rPr>
        <w:t>)</w:t>
      </w:r>
      <w:r w:rsidRPr="00022119">
        <w:rPr>
          <w:szCs w:val="18"/>
        </w:rPr>
        <w:t xml:space="preserve"> is the government portal for companies, sole traders, entrepreneurs and future entrepreneurs, whose main purpose is to enable users to carry out public administration operations easily</w:t>
      </w:r>
      <w:r w:rsidR="2624167E" w:rsidRPr="00022119">
        <w:rPr>
          <w:szCs w:val="18"/>
        </w:rPr>
        <w:t xml:space="preserve"> and</w:t>
      </w:r>
      <w:r w:rsidRPr="00022119">
        <w:rPr>
          <w:szCs w:val="18"/>
        </w:rPr>
        <w:t xml:space="preserve"> quickly. Through the SPOT </w:t>
      </w:r>
      <w:r w:rsidR="00D83EC7">
        <w:rPr>
          <w:szCs w:val="18"/>
        </w:rPr>
        <w:t>p</w:t>
      </w:r>
      <w:r w:rsidRPr="00022119">
        <w:rPr>
          <w:szCs w:val="18"/>
        </w:rPr>
        <w:t>ortal, businesses can use electronic services to establish a company and carry out other obligatory or frequent procedures, either at start-up or later (submission of forms for social insurance registration, declaration of changes to information on family members, notification of needs for workers, declaration of tax information, etc.). Users can carry out procedures independently online, using a valid digital certificate</w:t>
      </w:r>
      <w:r w:rsidR="4BC83DB9" w:rsidRPr="00022119">
        <w:rPr>
          <w:szCs w:val="18"/>
        </w:rPr>
        <w:t xml:space="preserve"> or</w:t>
      </w:r>
      <w:r w:rsidR="00D83EC7">
        <w:rPr>
          <w:szCs w:val="18"/>
        </w:rPr>
        <w:t>,</w:t>
      </w:r>
      <w:r w:rsidRPr="00022119">
        <w:rPr>
          <w:szCs w:val="18"/>
        </w:rPr>
        <w:t xml:space="preserve"> for </w:t>
      </w:r>
      <w:r w:rsidR="09442AC4" w:rsidRPr="00022119">
        <w:rPr>
          <w:szCs w:val="18"/>
        </w:rPr>
        <w:t xml:space="preserve">certain </w:t>
      </w:r>
      <w:r w:rsidRPr="00022119">
        <w:rPr>
          <w:szCs w:val="18"/>
        </w:rPr>
        <w:t>procedures</w:t>
      </w:r>
      <w:r w:rsidR="00D83EC7">
        <w:rPr>
          <w:szCs w:val="18"/>
        </w:rPr>
        <w:t>,</w:t>
      </w:r>
      <w:r w:rsidRPr="00022119">
        <w:rPr>
          <w:szCs w:val="18"/>
        </w:rPr>
        <w:t xml:space="preserve"> they would need to visit one of the SPOT point</w:t>
      </w:r>
      <w:r w:rsidR="28E17C79" w:rsidRPr="00022119">
        <w:rPr>
          <w:szCs w:val="18"/>
        </w:rPr>
        <w:t>s</w:t>
      </w:r>
      <w:r w:rsidRPr="00022119">
        <w:rPr>
          <w:szCs w:val="18"/>
        </w:rPr>
        <w:t xml:space="preserve"> or a public notary. The main advantages of the SPOT portal are that it enables a free-of-charge sole trader registration usually within one day (in the past it took seven days) and the registration of a company with limited liabilities within three days (in the past it took more than 60 days). It also enables several </w:t>
      </w:r>
      <w:r w:rsidR="318146B6" w:rsidRPr="00022119">
        <w:rPr>
          <w:szCs w:val="18"/>
        </w:rPr>
        <w:t xml:space="preserve">important </w:t>
      </w:r>
      <w:r w:rsidRPr="00022119">
        <w:rPr>
          <w:szCs w:val="18"/>
        </w:rPr>
        <w:t xml:space="preserve">eServices. The majority of services carried out via the SPOT </w:t>
      </w:r>
      <w:proofErr w:type="gramStart"/>
      <w:r w:rsidRPr="00022119">
        <w:rPr>
          <w:szCs w:val="18"/>
        </w:rPr>
        <w:t>portal</w:t>
      </w:r>
      <w:proofErr w:type="gramEnd"/>
      <w:r w:rsidRPr="00022119">
        <w:rPr>
          <w:szCs w:val="18"/>
        </w:rPr>
        <w:t xml:space="preserve"> or the SPOT points are free of charge. New services are constantly developed for SPOT. In terms of development of new services, relevant stakeholders are being involved and the principles of interoperability are followed. The development is carried out with the cooperation of different governmental bodies. It includes the connection of different IT systems into the eService of SPOT, aiming at reusing already available data from different registries or systems and following the Once-Only principle, where possible.</w:t>
      </w:r>
      <w:r w:rsidR="0097640A" w:rsidRPr="00022119">
        <w:rPr>
          <w:szCs w:val="18"/>
        </w:rPr>
        <w:t xml:space="preserve"> </w:t>
      </w:r>
      <w:r w:rsidRPr="00022119">
        <w:rPr>
          <w:szCs w:val="18"/>
        </w:rPr>
        <w:t xml:space="preserve">In 2020, an important new functionality - the electronic sick leave - was introduced on the portal, which significantly reduced the administrative burden. The estimated cost savings for all participating stakeholders are EUR 11.5 million yearly. </w:t>
      </w:r>
      <w:r w:rsidRPr="00022119">
        <w:rPr>
          <w:szCs w:val="18"/>
          <w:lang w:eastAsia="en-US"/>
        </w:rPr>
        <w:t xml:space="preserve">In </w:t>
      </w:r>
      <w:r w:rsidRPr="00022119">
        <w:rPr>
          <w:szCs w:val="18"/>
        </w:rPr>
        <w:t xml:space="preserve">2020–2021, new electronic services for municipalities were published on the portal, both on the Portal for Citizens </w:t>
      </w:r>
      <w:proofErr w:type="spellStart"/>
      <w:r w:rsidRPr="00022119">
        <w:rPr>
          <w:szCs w:val="18"/>
        </w:rPr>
        <w:t>eUprava</w:t>
      </w:r>
      <w:proofErr w:type="spellEnd"/>
      <w:r w:rsidRPr="00022119">
        <w:rPr>
          <w:szCs w:val="18"/>
        </w:rPr>
        <w:t xml:space="preserve"> and on the Business Portal SPOT.</w:t>
      </w:r>
      <w:r w:rsidR="004D55A0" w:rsidRPr="00022119">
        <w:rPr>
          <w:szCs w:val="18"/>
        </w:rPr>
        <w:t xml:space="preserve"> </w:t>
      </w:r>
      <w:r w:rsidRPr="00022119">
        <w:rPr>
          <w:szCs w:val="18"/>
        </w:rPr>
        <w:lastRenderedPageBreak/>
        <w:t xml:space="preserve">In addition, the portal was visually redesigned in January 2021 to harmonise the user experience and, at the same time, improve </w:t>
      </w:r>
      <w:r w:rsidR="00D83EC7">
        <w:rPr>
          <w:szCs w:val="18"/>
        </w:rPr>
        <w:t>its</w:t>
      </w:r>
      <w:r w:rsidRPr="00022119">
        <w:rPr>
          <w:szCs w:val="18"/>
        </w:rPr>
        <w:t xml:space="preserve"> stability.</w:t>
      </w:r>
    </w:p>
    <w:p w14:paraId="7F76820E" w14:textId="11115C99" w:rsidR="00DF50BA" w:rsidRPr="006F2CF7" w:rsidRDefault="00DF50BA" w:rsidP="00E63341">
      <w:pPr>
        <w:pStyle w:val="Subtitle"/>
      </w:pPr>
      <w:r w:rsidRPr="006F2CF7">
        <w:t>GOV.SI Portal</w:t>
      </w:r>
      <w:r w:rsidR="00567C50" w:rsidRPr="006F2CF7">
        <w:t xml:space="preserve"> </w:t>
      </w:r>
    </w:p>
    <w:p w14:paraId="3E9D80A1" w14:textId="3EDBAC18" w:rsidR="00DF50BA" w:rsidRPr="00022119" w:rsidRDefault="00DF50BA" w:rsidP="00DF50BA">
      <w:pPr>
        <w:rPr>
          <w:color w:val="auto"/>
          <w:szCs w:val="18"/>
        </w:rPr>
      </w:pPr>
      <w:r w:rsidRPr="00022119">
        <w:rPr>
          <w:szCs w:val="18"/>
        </w:rPr>
        <w:t xml:space="preserve">The </w:t>
      </w:r>
      <w:hyperlink r:id="rId153">
        <w:r w:rsidRPr="00022119">
          <w:rPr>
            <w:rStyle w:val="Hyperlink"/>
            <w:szCs w:val="18"/>
          </w:rPr>
          <w:t>GOV.SI Portal</w:t>
        </w:r>
      </w:hyperlink>
      <w:r w:rsidRPr="00022119">
        <w:rPr>
          <w:szCs w:val="18"/>
        </w:rPr>
        <w:t xml:space="preserve"> </w:t>
      </w:r>
      <w:r w:rsidR="002533D5" w:rsidRPr="00022119">
        <w:rPr>
          <w:szCs w:val="18"/>
        </w:rPr>
        <w:t>is</w:t>
      </w:r>
      <w:r w:rsidRPr="00022119">
        <w:rPr>
          <w:szCs w:val="18"/>
        </w:rPr>
        <w:t xml:space="preserve"> </w:t>
      </w:r>
      <w:r w:rsidR="00EF6ACE" w:rsidRPr="00022119">
        <w:rPr>
          <w:szCs w:val="18"/>
        </w:rPr>
        <w:t>the</w:t>
      </w:r>
      <w:r w:rsidRPr="00022119">
        <w:rPr>
          <w:szCs w:val="18"/>
        </w:rPr>
        <w:t xml:space="preserve"> central website for easy access to comprehensive information on the organisation and functioning of the State administration. Currently, GOV.SI is hosting web pages of 122 government bodies</w:t>
      </w:r>
      <w:r w:rsidR="00EF6ACE" w:rsidRPr="00022119">
        <w:rPr>
          <w:szCs w:val="18"/>
        </w:rPr>
        <w:t xml:space="preserve">. </w:t>
      </w:r>
      <w:r w:rsidRPr="00B06CFC">
        <w:rPr>
          <w:szCs w:val="18"/>
        </w:rPr>
        <w:t xml:space="preserve">With this central platform, it was possible to quickly establish an efficient and central </w:t>
      </w:r>
      <w:r w:rsidR="00EF6ACE" w:rsidRPr="00B06CFC">
        <w:rPr>
          <w:szCs w:val="18"/>
        </w:rPr>
        <w:t>point of public</w:t>
      </w:r>
      <w:r w:rsidRPr="00B06CFC">
        <w:rPr>
          <w:szCs w:val="18"/>
        </w:rPr>
        <w:t xml:space="preserve"> information, instructions, data etc</w:t>
      </w:r>
      <w:r w:rsidRPr="00022119">
        <w:rPr>
          <w:rFonts w:cs="Calibri"/>
          <w:color w:val="000000"/>
          <w:szCs w:val="18"/>
        </w:rPr>
        <w:t xml:space="preserve">. </w:t>
      </w:r>
    </w:p>
    <w:p w14:paraId="3B5C6F2A" w14:textId="77777777" w:rsidR="00DF50BA" w:rsidRPr="006F2CF7" w:rsidRDefault="00DF50BA" w:rsidP="00E63341">
      <w:pPr>
        <w:pStyle w:val="Subtitle"/>
      </w:pPr>
      <w:r w:rsidRPr="006F2CF7">
        <w:t>NIO - National Interoperability Framework Portal</w:t>
      </w:r>
    </w:p>
    <w:p w14:paraId="64217BD7" w14:textId="01F42958" w:rsidR="00DF50BA" w:rsidRPr="00022119" w:rsidRDefault="00DF50BA" w:rsidP="00DF50BA">
      <w:pPr>
        <w:rPr>
          <w:rFonts w:eastAsia="Calibri"/>
          <w:szCs w:val="18"/>
        </w:rPr>
      </w:pPr>
      <w:r w:rsidRPr="00022119">
        <w:rPr>
          <w:szCs w:val="18"/>
        </w:rPr>
        <w:t xml:space="preserve">The </w:t>
      </w:r>
      <w:hyperlink r:id="rId154">
        <w:r w:rsidRPr="00022119">
          <w:rPr>
            <w:rStyle w:val="Hyperlink"/>
            <w:szCs w:val="18"/>
          </w:rPr>
          <w:t>National Interoperability Framework Portal (NIO)</w:t>
        </w:r>
      </w:hyperlink>
      <w:r w:rsidRPr="00022119">
        <w:rPr>
          <w:szCs w:val="18"/>
        </w:rPr>
        <w:t xml:space="preserve"> enables the Slovenian public administration to publish information on the achievements of its digital solutions at national level and beyond. The NIO Portal is part of the Slovenian National Interoperability Framework, consisting of different guidelines, standards, information and building blocks. It helps to improve the coordination of business processes and enables better compatibility and connectivity on the national and international levels. Many useful assets are published and explained on the NIO portal. Institutions can use them when designing their business processes and related information systems. Examples of this include building blocks for electronic data enquiries, trade, the Tray Module, the Asynchronous </w:t>
      </w:r>
      <w:r w:rsidR="00D571D9" w:rsidRPr="00022119">
        <w:rPr>
          <w:szCs w:val="18"/>
        </w:rPr>
        <w:t>Module,</w:t>
      </w:r>
      <w:r w:rsidRPr="00022119">
        <w:rPr>
          <w:szCs w:val="18"/>
        </w:rPr>
        <w:t xml:space="preserve"> and the Security Platform. If an institution wants to electronically gather data from data sources, it can use these building blocks and their functionalities. The owner of the information is always the institution which created them, regardless of whether the institution is part of the private sector or is a non</w:t>
      </w:r>
      <w:r w:rsidR="00B269A7">
        <w:rPr>
          <w:szCs w:val="18"/>
        </w:rPr>
        <w:t>-</w:t>
      </w:r>
      <w:r w:rsidRPr="00022119">
        <w:rPr>
          <w:szCs w:val="18"/>
        </w:rPr>
        <w:t>governmental organisation. The use of NIO assets and solutions reduces development and operating costs, and achieves improved coherence of information solutions, as well as compliance with the European Interoperability Framework and coordination with solutions at the international level (</w:t>
      </w:r>
      <w:r w:rsidR="01919763" w:rsidRPr="00022119">
        <w:rPr>
          <w:szCs w:val="18"/>
        </w:rPr>
        <w:t>e.g.,</w:t>
      </w:r>
      <w:r w:rsidRPr="00022119">
        <w:rPr>
          <w:szCs w:val="18"/>
        </w:rPr>
        <w:t xml:space="preserve"> the </w:t>
      </w:r>
      <w:hyperlink r:id="rId155">
        <w:r w:rsidRPr="00022119">
          <w:rPr>
            <w:rStyle w:val="Hyperlink"/>
            <w:szCs w:val="18"/>
          </w:rPr>
          <w:t>Joinup Platform</w:t>
        </w:r>
      </w:hyperlink>
      <w:r w:rsidRPr="00022119">
        <w:rPr>
          <w:szCs w:val="18"/>
        </w:rPr>
        <w:t xml:space="preserve">). </w:t>
      </w:r>
    </w:p>
    <w:p w14:paraId="7398E249" w14:textId="77777777" w:rsidR="00DF50BA" w:rsidRPr="006F2CF7" w:rsidRDefault="00DF50BA" w:rsidP="00E63341">
      <w:pPr>
        <w:pStyle w:val="Subtitle"/>
      </w:pPr>
      <w:r w:rsidRPr="006F2CF7">
        <w:t>Stop the Bureaucracy Website</w:t>
      </w:r>
    </w:p>
    <w:p w14:paraId="30C7FB5D" w14:textId="2C508D22" w:rsidR="00DF50BA" w:rsidRPr="00022119" w:rsidRDefault="00DF50BA" w:rsidP="00DF50BA">
      <w:pPr>
        <w:rPr>
          <w:bCs/>
          <w:szCs w:val="18"/>
        </w:rPr>
      </w:pPr>
      <w:r w:rsidRPr="0019155C">
        <w:t>The</w:t>
      </w:r>
      <w:r w:rsidR="0019155C">
        <w:t xml:space="preserve"> </w:t>
      </w:r>
      <w:hyperlink r:id="rId156" w:history="1">
        <w:r w:rsidR="0019155C" w:rsidRPr="006E5045">
          <w:rPr>
            <w:rStyle w:val="Hyperlink"/>
          </w:rPr>
          <w:t>Division for the Administrative Burden Reduction, Better Regulation and Quality in Public Administration</w:t>
        </w:r>
      </w:hyperlink>
      <w:r w:rsidR="0019155C" w:rsidRPr="0019155C" w:rsidDel="0019155C">
        <w:t xml:space="preserve"> </w:t>
      </w:r>
      <w:r w:rsidRPr="00B06CFC">
        <w:t xml:space="preserve">at the </w:t>
      </w:r>
      <w:r w:rsidRPr="0019155C">
        <w:t>Ministry of Public Administration actively implements the principles of better regulation to ensure that decision making is open</w:t>
      </w:r>
      <w:r w:rsidRPr="00022119">
        <w:rPr>
          <w:szCs w:val="18"/>
        </w:rPr>
        <w:t xml:space="preserve"> and transparent and that governmental actions are based on evidence. Its purpose is to understand the impacts of decisions, to achieve greater competitiveness of Slovenian businesses and to increase the satisfaction of citizens who engage with the public administration. The </w:t>
      </w:r>
      <w:hyperlink r:id="rId157">
        <w:r w:rsidRPr="00022119">
          <w:rPr>
            <w:rStyle w:val="Hyperlink"/>
            <w:szCs w:val="18"/>
          </w:rPr>
          <w:t>Stop the Bureaucracy Portal</w:t>
        </w:r>
      </w:hyperlink>
      <w:r w:rsidRPr="00022119">
        <w:rPr>
          <w:szCs w:val="18"/>
        </w:rPr>
        <w:t xml:space="preserve"> plays a key role since it </w:t>
      </w:r>
      <w:r w:rsidR="00473016">
        <w:rPr>
          <w:szCs w:val="18"/>
        </w:rPr>
        <w:t>is</w:t>
      </w:r>
      <w:r w:rsidR="00473016" w:rsidRPr="00022119">
        <w:rPr>
          <w:szCs w:val="18"/>
        </w:rPr>
        <w:t xml:space="preserve"> </w:t>
      </w:r>
      <w:r w:rsidRPr="00022119">
        <w:rPr>
          <w:szCs w:val="18"/>
        </w:rPr>
        <w:t xml:space="preserve">a link between the administration that prepares regulations and controls their implementation and the public, who can find all information about the administrative measures for reducing administrative and legislative burden in one place. The </w:t>
      </w:r>
      <w:r w:rsidRPr="00022119">
        <w:rPr>
          <w:rFonts w:eastAsia="Calibri"/>
          <w:szCs w:val="18"/>
        </w:rPr>
        <w:t>video</w:t>
      </w:r>
      <w:r w:rsidRPr="00022119">
        <w:rPr>
          <w:rStyle w:val="Hyperlink"/>
          <w:rFonts w:eastAsia="Calibri"/>
          <w:szCs w:val="18"/>
        </w:rPr>
        <w:t xml:space="preserve"> </w:t>
      </w:r>
      <w:r w:rsidRPr="00022119">
        <w:rPr>
          <w:szCs w:val="18"/>
        </w:rPr>
        <w:t xml:space="preserve">explaining in detail the process of submitting proposals to the portal can be found </w:t>
      </w:r>
      <w:hyperlink r:id="rId158">
        <w:r w:rsidRPr="00022119">
          <w:rPr>
            <w:rStyle w:val="Hyperlink"/>
            <w:szCs w:val="18"/>
          </w:rPr>
          <w:t>here</w:t>
        </w:r>
      </w:hyperlink>
      <w:r w:rsidRPr="00022119">
        <w:rPr>
          <w:szCs w:val="18"/>
        </w:rPr>
        <w:t xml:space="preserve">. It is also tasked with overseeing the implementation of the adopted initiatives, which are then translated into actions with clearly defined objectives, </w:t>
      </w:r>
      <w:proofErr w:type="gramStart"/>
      <w:r w:rsidRPr="00022119">
        <w:rPr>
          <w:szCs w:val="18"/>
        </w:rPr>
        <w:t>deadlines</w:t>
      </w:r>
      <w:proofErr w:type="gramEnd"/>
      <w:r w:rsidRPr="00022119">
        <w:rPr>
          <w:szCs w:val="18"/>
        </w:rPr>
        <w:t xml:space="preserve"> and responsible institutions, and aggregated in the </w:t>
      </w:r>
      <w:hyperlink r:id="rId159" w:history="1">
        <w:r w:rsidRPr="00022119">
          <w:rPr>
            <w:rStyle w:val="Hyperlink"/>
            <w:bCs/>
            <w:szCs w:val="18"/>
          </w:rPr>
          <w:t>Single Document</w:t>
        </w:r>
        <w:r w:rsidRPr="00022119">
          <w:rPr>
            <w:rStyle w:val="Hyperlink"/>
            <w:bCs/>
            <w:color w:val="auto"/>
            <w:szCs w:val="18"/>
          </w:rPr>
          <w:t xml:space="preserve"> aimed at improving the legislative and business environment</w:t>
        </w:r>
      </w:hyperlink>
      <w:r w:rsidRPr="00022119">
        <w:rPr>
          <w:bCs/>
          <w:szCs w:val="18"/>
        </w:rPr>
        <w:t xml:space="preserve">. </w:t>
      </w:r>
      <w:r w:rsidRPr="00022119">
        <w:rPr>
          <w:szCs w:val="18"/>
        </w:rPr>
        <w:t xml:space="preserve">The stakeholders can regularly monitor the state of measure implementation online. </w:t>
      </w:r>
      <w:proofErr w:type="gramStart"/>
      <w:r w:rsidRPr="00022119">
        <w:rPr>
          <w:szCs w:val="18"/>
        </w:rPr>
        <w:t>In order to</w:t>
      </w:r>
      <w:proofErr w:type="gramEnd"/>
      <w:r w:rsidRPr="00022119">
        <w:rPr>
          <w:szCs w:val="18"/>
        </w:rPr>
        <w:t xml:space="preserve"> monitor the elimination of </w:t>
      </w:r>
      <w:r w:rsidR="00473016">
        <w:rPr>
          <w:szCs w:val="18"/>
        </w:rPr>
        <w:t xml:space="preserve">the </w:t>
      </w:r>
      <w:r w:rsidRPr="00022119">
        <w:rPr>
          <w:szCs w:val="18"/>
        </w:rPr>
        <w:t>regulatory burden, ex-post evaluations of the impacts of measures included in the Single Document are carried out. All ex-post evaluations are available on the Stop the Bureaucracy Portal.</w:t>
      </w:r>
    </w:p>
    <w:p w14:paraId="76A888F2" w14:textId="26B8E89E" w:rsidR="00DF50BA" w:rsidRPr="006F2CF7" w:rsidRDefault="00DF50BA" w:rsidP="00E63341">
      <w:pPr>
        <w:pStyle w:val="Subtitle"/>
      </w:pPr>
      <w:proofErr w:type="spellStart"/>
      <w:r w:rsidRPr="006F2CF7">
        <w:t>GeoHub</w:t>
      </w:r>
      <w:proofErr w:type="spellEnd"/>
      <w:r w:rsidRPr="006F2CF7">
        <w:t>-SI Portal</w:t>
      </w:r>
    </w:p>
    <w:p w14:paraId="3A9A97D0" w14:textId="6A8BBBB3" w:rsidR="00DF50BA" w:rsidRPr="00022119" w:rsidRDefault="00000000" w:rsidP="00DF50BA">
      <w:pPr>
        <w:rPr>
          <w:szCs w:val="18"/>
        </w:rPr>
      </w:pPr>
      <w:hyperlink r:id="rId160">
        <w:proofErr w:type="spellStart"/>
        <w:r w:rsidR="00DF50BA" w:rsidRPr="00022119">
          <w:rPr>
            <w:rStyle w:val="Hyperlink"/>
            <w:szCs w:val="18"/>
          </w:rPr>
          <w:t>GeoHub</w:t>
        </w:r>
        <w:proofErr w:type="spellEnd"/>
        <w:r w:rsidR="00DF50BA" w:rsidRPr="00022119">
          <w:rPr>
            <w:rStyle w:val="Hyperlink"/>
            <w:szCs w:val="18"/>
          </w:rPr>
          <w:t>-SI</w:t>
        </w:r>
      </w:hyperlink>
      <w:r w:rsidR="00DF50BA" w:rsidRPr="00022119">
        <w:rPr>
          <w:szCs w:val="18"/>
        </w:rPr>
        <w:t xml:space="preserve"> </w:t>
      </w:r>
      <w:r w:rsidR="0406EEBC" w:rsidRPr="00022119">
        <w:rPr>
          <w:szCs w:val="18"/>
        </w:rPr>
        <w:t>is a</w:t>
      </w:r>
      <w:r w:rsidR="00DF50BA" w:rsidRPr="00022119">
        <w:rPr>
          <w:szCs w:val="18"/>
        </w:rPr>
        <w:t xml:space="preserve"> </w:t>
      </w:r>
      <w:r w:rsidR="5CCCAC44" w:rsidRPr="00022119">
        <w:rPr>
          <w:szCs w:val="18"/>
        </w:rPr>
        <w:t xml:space="preserve">GIS </w:t>
      </w:r>
      <w:r w:rsidR="00DF50BA" w:rsidRPr="00022119">
        <w:rPr>
          <w:szCs w:val="18"/>
        </w:rPr>
        <w:t xml:space="preserve">platform for publishing </w:t>
      </w:r>
      <w:r w:rsidR="52D950D8" w:rsidRPr="00022119">
        <w:rPr>
          <w:szCs w:val="18"/>
        </w:rPr>
        <w:t>spatial</w:t>
      </w:r>
      <w:r w:rsidR="00DF50BA" w:rsidRPr="00022119">
        <w:rPr>
          <w:szCs w:val="18"/>
        </w:rPr>
        <w:t xml:space="preserve">-related content. The data </w:t>
      </w:r>
      <w:r w:rsidR="0616A80F" w:rsidRPr="00022119">
        <w:rPr>
          <w:szCs w:val="18"/>
        </w:rPr>
        <w:t>are</w:t>
      </w:r>
      <w:r w:rsidR="00DF50BA" w:rsidRPr="00022119">
        <w:rPr>
          <w:szCs w:val="18"/>
        </w:rPr>
        <w:t xml:space="preserve"> published </w:t>
      </w:r>
      <w:r w:rsidR="5277E050" w:rsidRPr="00022119">
        <w:rPr>
          <w:szCs w:val="18"/>
        </w:rPr>
        <w:t>as</w:t>
      </w:r>
      <w:r w:rsidR="00DF50BA" w:rsidRPr="00022119">
        <w:rPr>
          <w:szCs w:val="18"/>
        </w:rPr>
        <w:t xml:space="preserve"> GIS web services and </w:t>
      </w:r>
      <w:r w:rsidR="3296E01B" w:rsidRPr="00022119">
        <w:rPr>
          <w:szCs w:val="18"/>
        </w:rPr>
        <w:t xml:space="preserve">included in GIS </w:t>
      </w:r>
      <w:r w:rsidR="00DF50BA" w:rsidRPr="00022119">
        <w:rPr>
          <w:szCs w:val="18"/>
        </w:rPr>
        <w:t xml:space="preserve">applications, intended for both the internal and the </w:t>
      </w:r>
      <w:proofErr w:type="gramStart"/>
      <w:r w:rsidR="00DF50BA" w:rsidRPr="00022119">
        <w:rPr>
          <w:szCs w:val="18"/>
        </w:rPr>
        <w:t>general public</w:t>
      </w:r>
      <w:proofErr w:type="gramEnd"/>
      <w:r w:rsidR="00DF50BA" w:rsidRPr="00022119">
        <w:rPr>
          <w:szCs w:val="18"/>
        </w:rPr>
        <w:t xml:space="preserve">. Users can view, </w:t>
      </w:r>
      <w:proofErr w:type="gramStart"/>
      <w:r w:rsidR="00DF50BA" w:rsidRPr="00022119">
        <w:rPr>
          <w:szCs w:val="18"/>
        </w:rPr>
        <w:t>query</w:t>
      </w:r>
      <w:proofErr w:type="gramEnd"/>
      <w:r w:rsidR="00DF50BA" w:rsidRPr="00022119">
        <w:rPr>
          <w:szCs w:val="18"/>
        </w:rPr>
        <w:t xml:space="preserve"> and analyse spatial data using published applications. Data presented in the form of </w:t>
      </w:r>
      <w:r w:rsidR="11A9B528" w:rsidRPr="00022119">
        <w:rPr>
          <w:szCs w:val="18"/>
        </w:rPr>
        <w:t xml:space="preserve">GIS </w:t>
      </w:r>
      <w:r w:rsidR="00DF50BA" w:rsidRPr="00022119">
        <w:rPr>
          <w:szCs w:val="18"/>
        </w:rPr>
        <w:t xml:space="preserve">web services can also be included in external applications. The </w:t>
      </w:r>
      <w:r w:rsidR="3B65D576" w:rsidRPr="00022119">
        <w:rPr>
          <w:szCs w:val="18"/>
        </w:rPr>
        <w:t xml:space="preserve">GIS platform </w:t>
      </w:r>
      <w:r w:rsidR="00DF50BA" w:rsidRPr="00022119">
        <w:rPr>
          <w:szCs w:val="18"/>
        </w:rPr>
        <w:t>is intended for access to data, services and applications shared by State institutions.</w:t>
      </w:r>
    </w:p>
    <w:p w14:paraId="57BECF9E" w14:textId="0EC62088" w:rsidR="00DF50BA" w:rsidRPr="00022119" w:rsidRDefault="00DF50BA" w:rsidP="00DF50BA">
      <w:pPr>
        <w:rPr>
          <w:rFonts w:eastAsia="Calibri"/>
          <w:szCs w:val="18"/>
        </w:rPr>
      </w:pPr>
      <w:r w:rsidRPr="00022119">
        <w:rPr>
          <w:szCs w:val="18"/>
        </w:rPr>
        <w:t xml:space="preserve">The infrastructural foundation of the </w:t>
      </w:r>
      <w:r w:rsidR="1C15D429" w:rsidRPr="00022119">
        <w:rPr>
          <w:szCs w:val="18"/>
        </w:rPr>
        <w:t xml:space="preserve">GIS platform </w:t>
      </w:r>
      <w:r w:rsidRPr="00022119">
        <w:rPr>
          <w:szCs w:val="18"/>
        </w:rPr>
        <w:t xml:space="preserve">is the National Computer Cloud (DRO), provided by the Ministry of Public Administration. The Ministry is also responsible for the uniform development of common information solutions in the State administration, so all those State institutions that have the right to use services on the DRO </w:t>
      </w:r>
      <w:r w:rsidR="00473016">
        <w:rPr>
          <w:szCs w:val="18"/>
        </w:rPr>
        <w:t>can</w:t>
      </w:r>
      <w:r w:rsidR="2CC660F3" w:rsidRPr="00022119">
        <w:rPr>
          <w:szCs w:val="18"/>
        </w:rPr>
        <w:t xml:space="preserve"> get access </w:t>
      </w:r>
      <w:r w:rsidR="2EFBDE33" w:rsidRPr="00022119">
        <w:rPr>
          <w:szCs w:val="18"/>
        </w:rPr>
        <w:t xml:space="preserve">to </w:t>
      </w:r>
      <w:r w:rsidRPr="00022119">
        <w:rPr>
          <w:szCs w:val="18"/>
        </w:rPr>
        <w:t xml:space="preserve">publish on the </w:t>
      </w:r>
      <w:r w:rsidR="3E74BE17" w:rsidRPr="00022119">
        <w:rPr>
          <w:szCs w:val="18"/>
        </w:rPr>
        <w:t xml:space="preserve">GIS </w:t>
      </w:r>
      <w:r w:rsidR="17839E7B" w:rsidRPr="00022119">
        <w:rPr>
          <w:szCs w:val="18"/>
        </w:rPr>
        <w:t>platform</w:t>
      </w:r>
      <w:r w:rsidRPr="00022119">
        <w:rPr>
          <w:szCs w:val="18"/>
        </w:rPr>
        <w:t>.</w:t>
      </w:r>
    </w:p>
    <w:p w14:paraId="4E2FBE0F" w14:textId="27D1EDC9" w:rsidR="00DF50BA" w:rsidRPr="006F2CF7" w:rsidRDefault="00DF50BA" w:rsidP="00E63341">
      <w:pPr>
        <w:pStyle w:val="Subtitle"/>
      </w:pPr>
      <w:r w:rsidRPr="006F2CF7">
        <w:t>National Open Data Portal</w:t>
      </w:r>
      <w:r w:rsidR="00567C50" w:rsidRPr="006F2CF7">
        <w:t xml:space="preserve"> </w:t>
      </w:r>
    </w:p>
    <w:p w14:paraId="02063184" w14:textId="1C4ECE12" w:rsidR="00B9187A" w:rsidRPr="00022119" w:rsidRDefault="00DF50BA" w:rsidP="00B9187A">
      <w:pPr>
        <w:rPr>
          <w:szCs w:val="18"/>
        </w:rPr>
      </w:pPr>
      <w:r w:rsidRPr="00022119">
        <w:rPr>
          <w:szCs w:val="18"/>
        </w:rPr>
        <w:t xml:space="preserve">The </w:t>
      </w:r>
      <w:hyperlink r:id="rId161">
        <w:r w:rsidRPr="00022119">
          <w:rPr>
            <w:rStyle w:val="Hyperlink"/>
            <w:szCs w:val="18"/>
          </w:rPr>
          <w:t>National Open Data Portal (OPSI)</w:t>
        </w:r>
      </w:hyperlink>
      <w:r w:rsidRPr="00022119">
        <w:rPr>
          <w:szCs w:val="18"/>
        </w:rPr>
        <w:t xml:space="preserve"> represents a single national website for publishing open data for the entire public sector and has a dual function. Firstly, it represents the central catalogue </w:t>
      </w:r>
      <w:r w:rsidRPr="00022119">
        <w:rPr>
          <w:szCs w:val="18"/>
        </w:rPr>
        <w:lastRenderedPageBreak/>
        <w:t xml:space="preserve">of records and databases in the country; it is a central inventory of metadata from all records and databases managed by State authorities, </w:t>
      </w:r>
      <w:proofErr w:type="gramStart"/>
      <w:r w:rsidRPr="00022119">
        <w:rPr>
          <w:szCs w:val="18"/>
        </w:rPr>
        <w:t>municipalities</w:t>
      </w:r>
      <w:proofErr w:type="gramEnd"/>
      <w:r w:rsidRPr="00022119">
        <w:rPr>
          <w:szCs w:val="18"/>
        </w:rPr>
        <w:t xml:space="preserve"> and other public sector bodies. Secondly, it represents a single website for publishing data in open and </w:t>
      </w:r>
      <w:r w:rsidR="00B9187A" w:rsidRPr="00022119">
        <w:rPr>
          <w:szCs w:val="18"/>
        </w:rPr>
        <w:t>machine-readable</w:t>
      </w:r>
      <w:r w:rsidRPr="00022119">
        <w:rPr>
          <w:szCs w:val="18"/>
        </w:rPr>
        <w:t xml:space="preserve"> formats. The portal provides everyone with the right to a free and easy reuse of freely accessible data published</w:t>
      </w:r>
      <w:r w:rsidR="00473016">
        <w:rPr>
          <w:szCs w:val="18"/>
        </w:rPr>
        <w:t xml:space="preserve"> </w:t>
      </w:r>
      <w:proofErr w:type="gramStart"/>
      <w:r w:rsidR="00473016">
        <w:rPr>
          <w:szCs w:val="18"/>
        </w:rPr>
        <w:t>in</w:t>
      </w:r>
      <w:r w:rsidRPr="00022119">
        <w:rPr>
          <w:szCs w:val="18"/>
        </w:rPr>
        <w:t xml:space="preserve"> </w:t>
      </w:r>
      <w:r w:rsidR="05624C9A" w:rsidRPr="00022119">
        <w:rPr>
          <w:szCs w:val="18"/>
        </w:rPr>
        <w:t xml:space="preserve"> open</w:t>
      </w:r>
      <w:proofErr w:type="gramEnd"/>
      <w:r w:rsidR="05624C9A" w:rsidRPr="00022119">
        <w:rPr>
          <w:szCs w:val="18"/>
        </w:rPr>
        <w:t xml:space="preserve"> (licence free) format</w:t>
      </w:r>
      <w:r w:rsidRPr="00022119">
        <w:rPr>
          <w:szCs w:val="18"/>
        </w:rPr>
        <w:t xml:space="preserve"> for any purpose (i.e. for profit or not for profit). On the portal, all public sector bodies publish data by category.</w:t>
      </w:r>
      <w:r w:rsidR="00B9187A" w:rsidRPr="00022119">
        <w:rPr>
          <w:szCs w:val="18"/>
        </w:rPr>
        <w:t xml:space="preserve"> </w:t>
      </w:r>
      <w:r w:rsidRPr="00022119">
        <w:rPr>
          <w:szCs w:val="18"/>
        </w:rPr>
        <w:t xml:space="preserve">The goal was to establish the so-called Open Data Ecosystem based on the OPSI Portal, to encourage cooperation between all stakeholders concerned by the opening and/or reuse of data. In March 2020, the Slovenian government achieved its goal by establishing the </w:t>
      </w:r>
      <w:proofErr w:type="spellStart"/>
      <w:r w:rsidRPr="00022119">
        <w:rPr>
          <w:szCs w:val="18"/>
        </w:rPr>
        <w:t>OPSIHub</w:t>
      </w:r>
      <w:proofErr w:type="spellEnd"/>
      <w:r w:rsidRPr="00022119">
        <w:rPr>
          <w:szCs w:val="18"/>
        </w:rPr>
        <w:t>.</w:t>
      </w:r>
      <w:r w:rsidR="00B9187A" w:rsidRPr="00022119">
        <w:rPr>
          <w:szCs w:val="18"/>
        </w:rPr>
        <w:t xml:space="preserve"> Slovenia ranks among the best countries in open data in various rankings </w:t>
      </w:r>
      <w:proofErr w:type="gramStart"/>
      <w:r w:rsidR="00B9187A" w:rsidRPr="00022119">
        <w:rPr>
          <w:szCs w:val="18"/>
        </w:rPr>
        <w:t>and also</w:t>
      </w:r>
      <w:proofErr w:type="gramEnd"/>
      <w:r w:rsidR="00B9187A" w:rsidRPr="00022119">
        <w:rPr>
          <w:szCs w:val="18"/>
        </w:rPr>
        <w:t xml:space="preserve"> ensures a high level of protection of the right of access to public information, with the aim of increasing citizens' participation and public authorities' accountability for good governance and the fight against corruption.</w:t>
      </w:r>
      <w:r w:rsidRPr="00022119">
        <w:rPr>
          <w:szCs w:val="18"/>
        </w:rPr>
        <w:t xml:space="preserve"> </w:t>
      </w:r>
    </w:p>
    <w:p w14:paraId="1964CD52" w14:textId="247CBE18" w:rsidR="00DF50BA" w:rsidRPr="00022119" w:rsidRDefault="00B9187A" w:rsidP="00B06CFC">
      <w:pPr>
        <w:pStyle w:val="Subtitle"/>
        <w:rPr>
          <w:szCs w:val="18"/>
        </w:rPr>
      </w:pPr>
      <w:r w:rsidRPr="00022119">
        <w:rPr>
          <w:szCs w:val="18"/>
        </w:rPr>
        <w:t xml:space="preserve">The </w:t>
      </w:r>
      <w:hyperlink r:id="rId162" w:history="1">
        <w:r w:rsidRPr="00022119">
          <w:rPr>
            <w:szCs w:val="18"/>
          </w:rPr>
          <w:t>eProcurement System e-JN</w:t>
        </w:r>
      </w:hyperlink>
      <w:r w:rsidRPr="00022119">
        <w:rPr>
          <w:szCs w:val="18"/>
        </w:rPr>
        <w:t xml:space="preserve"> </w:t>
      </w:r>
    </w:p>
    <w:p w14:paraId="78A11014" w14:textId="08E1FB5E" w:rsidR="00DF50BA" w:rsidRPr="00022119" w:rsidRDefault="00000000" w:rsidP="00DF50BA">
      <w:pPr>
        <w:rPr>
          <w:szCs w:val="18"/>
        </w:rPr>
      </w:pPr>
      <w:hyperlink r:id="rId163">
        <w:r w:rsidR="00DF50BA" w:rsidRPr="00022119">
          <w:rPr>
            <w:szCs w:val="18"/>
          </w:rPr>
          <w:t xml:space="preserve">After the technological renovation at the end of 2018, the system combines functionalities that were originally developed as part of different stand-alone modules/applications </w:t>
        </w:r>
      </w:hyperlink>
      <w:r w:rsidR="00DF50BA" w:rsidRPr="00022119">
        <w:rPr>
          <w:szCs w:val="18"/>
        </w:rPr>
        <w:t>(</w:t>
      </w:r>
      <w:proofErr w:type="spellStart"/>
      <w:r w:rsidR="00DF50BA" w:rsidRPr="00022119">
        <w:rPr>
          <w:szCs w:val="18"/>
        </w:rPr>
        <w:t>eSubmissions</w:t>
      </w:r>
      <w:proofErr w:type="spellEnd"/>
      <w:r w:rsidR="00DF50BA" w:rsidRPr="00022119">
        <w:rPr>
          <w:szCs w:val="18"/>
        </w:rPr>
        <w:t xml:space="preserve">, </w:t>
      </w:r>
      <w:proofErr w:type="spellStart"/>
      <w:r w:rsidR="00DF50BA" w:rsidRPr="00022119">
        <w:rPr>
          <w:szCs w:val="18"/>
        </w:rPr>
        <w:t>eAuctions</w:t>
      </w:r>
      <w:proofErr w:type="spellEnd"/>
      <w:r w:rsidR="00DF50BA" w:rsidRPr="00022119">
        <w:rPr>
          <w:szCs w:val="18"/>
        </w:rPr>
        <w:t xml:space="preserve">, </w:t>
      </w:r>
      <w:proofErr w:type="spellStart"/>
      <w:r w:rsidR="00DF50BA" w:rsidRPr="00022119">
        <w:rPr>
          <w:szCs w:val="18"/>
        </w:rPr>
        <w:t>eDossier</w:t>
      </w:r>
      <w:proofErr w:type="spellEnd"/>
      <w:r w:rsidR="00DF50BA" w:rsidRPr="00022119">
        <w:rPr>
          <w:szCs w:val="18"/>
        </w:rPr>
        <w:t xml:space="preserve">, </w:t>
      </w:r>
      <w:proofErr w:type="spellStart"/>
      <w:r w:rsidR="00DF50BA" w:rsidRPr="00022119">
        <w:rPr>
          <w:szCs w:val="18"/>
        </w:rPr>
        <w:t>eCatalogue</w:t>
      </w:r>
      <w:proofErr w:type="spellEnd"/>
      <w:r w:rsidR="00DF50BA" w:rsidRPr="00022119">
        <w:rPr>
          <w:szCs w:val="18"/>
        </w:rPr>
        <w:t xml:space="preserve"> and </w:t>
      </w:r>
      <w:proofErr w:type="spellStart"/>
      <w:r w:rsidR="00DF50BA" w:rsidRPr="00022119">
        <w:rPr>
          <w:szCs w:val="18"/>
        </w:rPr>
        <w:t>eInternal</w:t>
      </w:r>
      <w:proofErr w:type="spellEnd"/>
      <w:r w:rsidR="00DF50BA" w:rsidRPr="00022119">
        <w:rPr>
          <w:szCs w:val="18"/>
        </w:rPr>
        <w:t xml:space="preserve"> procedures). The modules/applications are integrated into a comprehensive system on a single platform that enables conducting public procurement procedures </w:t>
      </w:r>
      <w:r w:rsidR="00DF50BA" w:rsidRPr="00022119">
        <w:rPr>
          <w:rFonts w:eastAsia="Verdana" w:cs="Verdana"/>
          <w:szCs w:val="18"/>
        </w:rPr>
        <w:t xml:space="preserve">and techniques and instruments for electronic and aggregated procurement </w:t>
      </w:r>
      <w:r w:rsidR="00DF50BA" w:rsidRPr="00022119">
        <w:rPr>
          <w:szCs w:val="18"/>
        </w:rPr>
        <w:t xml:space="preserve">in a fully electronic way. The </w:t>
      </w:r>
      <w:hyperlink r:id="rId164" w:history="1">
        <w:r w:rsidR="00DF50BA" w:rsidRPr="00022119">
          <w:rPr>
            <w:rStyle w:val="Hyperlink"/>
            <w:szCs w:val="18"/>
          </w:rPr>
          <w:t>eProcurement System e-JN</w:t>
        </w:r>
      </w:hyperlink>
      <w:r w:rsidR="00DF50BA" w:rsidRPr="00022119">
        <w:rPr>
          <w:szCs w:val="18"/>
        </w:rPr>
        <w:t xml:space="preserve"> was built with different levels of interoperability in mind. It was designed based on interoperable IT solutions (horizontal building blocks) for data distribution, </w:t>
      </w:r>
      <w:proofErr w:type="gramStart"/>
      <w:r w:rsidR="00DF50BA" w:rsidRPr="00022119">
        <w:rPr>
          <w:szCs w:val="18"/>
        </w:rPr>
        <w:t>authentication</w:t>
      </w:r>
      <w:proofErr w:type="gramEnd"/>
      <w:r w:rsidR="00DF50BA" w:rsidRPr="00022119">
        <w:rPr>
          <w:szCs w:val="18"/>
        </w:rPr>
        <w:t xml:space="preserve"> and identification. It also uses web services, provided by Slovenian agencies, especially the AJPES (Agency of the Republic of Slovenia for Public Legal Records and Related Services) which is responsible for the Slovenian Business register, the Official Public Gazette for </w:t>
      </w:r>
      <w:proofErr w:type="spellStart"/>
      <w:r w:rsidR="00DF50BA" w:rsidRPr="00022119">
        <w:rPr>
          <w:szCs w:val="18"/>
        </w:rPr>
        <w:t>eTendering</w:t>
      </w:r>
      <w:proofErr w:type="spellEnd"/>
      <w:r w:rsidR="00DF50BA" w:rsidRPr="00022119">
        <w:rPr>
          <w:szCs w:val="18"/>
        </w:rPr>
        <w:t xml:space="preserve"> and other institutions that provide data on economic operators. It is also connected with </w:t>
      </w:r>
      <w:r w:rsidR="00473016">
        <w:rPr>
          <w:szCs w:val="18"/>
        </w:rPr>
        <w:t xml:space="preserve">the </w:t>
      </w:r>
      <w:r w:rsidR="00DF50BA" w:rsidRPr="00022119">
        <w:rPr>
          <w:szCs w:val="18"/>
        </w:rPr>
        <w:t xml:space="preserve">office and financial system software that is widely used in public administration. The public State-developed eProcurement system called </w:t>
      </w:r>
      <w:hyperlink r:id="rId165" w:history="1">
        <w:r w:rsidR="00DF50BA" w:rsidRPr="00022119">
          <w:rPr>
            <w:rStyle w:val="Hyperlink"/>
            <w:szCs w:val="18"/>
          </w:rPr>
          <w:t>Information System e-JN</w:t>
        </w:r>
      </w:hyperlink>
      <w:r w:rsidR="00DF50BA" w:rsidRPr="00022119">
        <w:rPr>
          <w:szCs w:val="18"/>
        </w:rPr>
        <w:t xml:space="preserve"> is free of charge.</w:t>
      </w:r>
    </w:p>
    <w:p w14:paraId="55F2BA7D" w14:textId="5171B64B" w:rsidR="00DF50BA" w:rsidRPr="006F2CF7" w:rsidRDefault="00DF50BA" w:rsidP="00E63341">
      <w:pPr>
        <w:pStyle w:val="Subtitle"/>
      </w:pPr>
      <w:r w:rsidRPr="006F2CF7">
        <w:t>Remote Sessions</w:t>
      </w:r>
      <w:r w:rsidR="00AC748B" w:rsidRPr="006F2CF7">
        <w:t xml:space="preserve"> </w:t>
      </w:r>
    </w:p>
    <w:p w14:paraId="1A001A8A" w14:textId="55DB734D" w:rsidR="00473016" w:rsidRDefault="00AC748B" w:rsidP="00DF50BA">
      <w:pPr>
        <w:rPr>
          <w:rFonts w:eastAsia="@Arial Unicode MS" w:cs="Arial"/>
          <w:color w:val="000000"/>
          <w:szCs w:val="18"/>
        </w:rPr>
      </w:pPr>
      <w:r w:rsidRPr="00022119">
        <w:rPr>
          <w:rFonts w:eastAsia="@Arial Unicode MS" w:cs="Arial"/>
          <w:color w:val="000000"/>
          <w:szCs w:val="18"/>
        </w:rPr>
        <w:t>Since</w:t>
      </w:r>
      <w:r w:rsidR="00DF50BA" w:rsidRPr="00022119">
        <w:rPr>
          <w:rFonts w:eastAsia="@Arial Unicode MS" w:cs="Arial"/>
          <w:color w:val="000000"/>
          <w:szCs w:val="18"/>
        </w:rPr>
        <w:t xml:space="preserve"> 2020, the </w:t>
      </w:r>
      <w:hyperlink r:id="rId166" w:history="1">
        <w:r w:rsidR="00DF50BA" w:rsidRPr="00022119">
          <w:rPr>
            <w:rStyle w:val="Hyperlink"/>
            <w:rFonts w:eastAsia="@Arial Unicode MS" w:cs="Arial"/>
            <w:szCs w:val="18"/>
          </w:rPr>
          <w:t>National Assembly</w:t>
        </w:r>
      </w:hyperlink>
      <w:r w:rsidR="00DF50BA" w:rsidRPr="00022119">
        <w:rPr>
          <w:rFonts w:eastAsia="@Arial Unicode MS" w:cs="Arial"/>
          <w:color w:val="000000"/>
          <w:szCs w:val="18"/>
        </w:rPr>
        <w:t xml:space="preserve"> of the Republic of Slovenia amended its Rules of Procedure to introduce, given the situation related to COVID-19, the possibility of holding</w:t>
      </w:r>
      <w:r w:rsidR="00473016">
        <w:rPr>
          <w:rFonts w:eastAsia="@Arial Unicode MS" w:cs="Arial"/>
          <w:color w:val="000000"/>
          <w:szCs w:val="18"/>
        </w:rPr>
        <w:t xml:space="preserve"> </w:t>
      </w:r>
      <w:hyperlink r:id="rId167" w:history="1">
        <w:r w:rsidR="00DF50BA" w:rsidRPr="00022119">
          <w:rPr>
            <w:rStyle w:val="Hyperlink"/>
            <w:rFonts w:eastAsia="@Arial Unicode MS" w:cs="Arial"/>
            <w:szCs w:val="18"/>
          </w:rPr>
          <w:t>remote sessions</w:t>
        </w:r>
      </w:hyperlink>
      <w:r w:rsidR="00473016">
        <w:rPr>
          <w:rStyle w:val="Hyperlink"/>
          <w:rFonts w:eastAsia="@Arial Unicode MS" w:cs="Arial"/>
          <w:szCs w:val="18"/>
        </w:rPr>
        <w:t xml:space="preserve"> </w:t>
      </w:r>
      <w:r w:rsidR="00DF50BA" w:rsidRPr="00022119">
        <w:rPr>
          <w:rFonts w:eastAsia="@Arial Unicode MS" w:cs="Arial"/>
          <w:color w:val="000000"/>
          <w:szCs w:val="18"/>
        </w:rPr>
        <w:t xml:space="preserve">of the National Assembly and of its working bodies, which enables deputies and other guests from a remote location to participate equally in the session, which otherwise takes place in the National Assembly. The users connect to the system via a secure SSL connection, but a VPN connection can also be used. Before the session starts, they connect to a specific website and authenticate themselves using a two-factor login method with login name, a </w:t>
      </w:r>
      <w:proofErr w:type="gramStart"/>
      <w:r w:rsidR="00DF50BA" w:rsidRPr="00022119">
        <w:rPr>
          <w:rFonts w:eastAsia="@Arial Unicode MS" w:cs="Arial"/>
          <w:color w:val="000000"/>
          <w:szCs w:val="18"/>
        </w:rPr>
        <w:t>PIN</w:t>
      </w:r>
      <w:proofErr w:type="gramEnd"/>
      <w:r w:rsidR="00DF50BA" w:rsidRPr="00022119">
        <w:rPr>
          <w:rFonts w:eastAsia="@Arial Unicode MS" w:cs="Arial"/>
          <w:color w:val="000000"/>
          <w:szCs w:val="18"/>
        </w:rPr>
        <w:t xml:space="preserve"> and a password in the form of an SMS message. The solution enables business-friendly registration, participation in the debate, observance of the parliamentary hours and casting of votes with immediate </w:t>
      </w:r>
      <w:proofErr w:type="gramStart"/>
      <w:r w:rsidR="00DF50BA" w:rsidRPr="00022119">
        <w:rPr>
          <w:rFonts w:eastAsia="@Arial Unicode MS" w:cs="Arial"/>
          <w:color w:val="000000"/>
          <w:szCs w:val="18"/>
        </w:rPr>
        <w:t>final results</w:t>
      </w:r>
      <w:proofErr w:type="gramEnd"/>
      <w:r w:rsidR="00DF50BA" w:rsidRPr="00022119">
        <w:rPr>
          <w:rFonts w:eastAsia="@Arial Unicode MS" w:cs="Arial"/>
          <w:color w:val="000000"/>
          <w:szCs w:val="18"/>
        </w:rPr>
        <w:t xml:space="preserve"> that take into account the specific type of voting (simple majority, absolute majority, etc.).</w:t>
      </w:r>
    </w:p>
    <w:p w14:paraId="1A2C1895" w14:textId="4D444FD8" w:rsidR="00DF50BA" w:rsidRPr="00022119" w:rsidRDefault="00DF50BA" w:rsidP="00DF50BA">
      <w:pPr>
        <w:rPr>
          <w:szCs w:val="18"/>
        </w:rPr>
      </w:pPr>
      <w:r w:rsidRPr="00022119">
        <w:rPr>
          <w:rFonts w:eastAsia="@Arial Unicode MS" w:cs="Arial"/>
          <w:color w:val="000000"/>
          <w:szCs w:val="18"/>
        </w:rPr>
        <w:t xml:space="preserve">From their remote location, users can see the room, monitor the parliamentary </w:t>
      </w:r>
      <w:proofErr w:type="gramStart"/>
      <w:r w:rsidR="000A0DC7">
        <w:rPr>
          <w:rFonts w:eastAsia="@Arial Unicode MS" w:cs="Arial"/>
          <w:color w:val="000000"/>
          <w:szCs w:val="18"/>
        </w:rPr>
        <w:t>session</w:t>
      </w:r>
      <w:proofErr w:type="gramEnd"/>
      <w:r w:rsidR="000A0DC7" w:rsidRPr="00022119">
        <w:rPr>
          <w:rFonts w:eastAsia="@Arial Unicode MS" w:cs="Arial"/>
          <w:color w:val="000000"/>
          <w:szCs w:val="18"/>
        </w:rPr>
        <w:t xml:space="preserve"> </w:t>
      </w:r>
      <w:r w:rsidRPr="00022119">
        <w:rPr>
          <w:rFonts w:eastAsia="@Arial Unicode MS" w:cs="Arial"/>
          <w:color w:val="000000"/>
          <w:szCs w:val="18"/>
        </w:rPr>
        <w:t xml:space="preserve">and see the results of the votes. In the event of a timeout, the system automatically interrupts the remote speech (as in the courtroom), and the speech of the remote participant can also be interrupted by the chairperson. The source of the image from the hall is a directed image, which is otherwise broadcast by the national television RTV SLO. Participants who are in the hall can see the speaker from a distance on the big </w:t>
      </w:r>
      <w:proofErr w:type="gramStart"/>
      <w:r w:rsidRPr="00022119">
        <w:rPr>
          <w:rFonts w:eastAsia="@Arial Unicode MS" w:cs="Arial"/>
          <w:color w:val="000000"/>
          <w:szCs w:val="18"/>
        </w:rPr>
        <w:t>screens, and</w:t>
      </w:r>
      <w:proofErr w:type="gramEnd"/>
      <w:r w:rsidRPr="00022119">
        <w:rPr>
          <w:rFonts w:eastAsia="@Arial Unicode MS" w:cs="Arial"/>
          <w:color w:val="000000"/>
          <w:szCs w:val="18"/>
        </w:rPr>
        <w:t xml:space="preserve"> hear the speech through the sound system. There is practically no delay in the connection. The chair and the secretary monitor attendance and requests to speak from remote locations. Other guests invited to the meeting are provided with the same functionality, except for voting.</w:t>
      </w:r>
      <w:r w:rsidR="004D55A0" w:rsidRPr="00022119">
        <w:rPr>
          <w:rFonts w:eastAsia="@Arial Unicode MS" w:cs="Arial"/>
          <w:color w:val="000000"/>
          <w:szCs w:val="18"/>
        </w:rPr>
        <w:t xml:space="preserve"> </w:t>
      </w:r>
      <w:r w:rsidRPr="00022119">
        <w:rPr>
          <w:rFonts w:eastAsia="@Arial Unicode MS"/>
          <w:szCs w:val="18"/>
        </w:rPr>
        <w:t xml:space="preserve">The solution is used for plenary sessions, meetings of working bodies and the </w:t>
      </w:r>
      <w:hyperlink r:id="rId168" w:history="1">
        <w:r w:rsidRPr="00022119">
          <w:rPr>
            <w:rStyle w:val="Hyperlink"/>
            <w:rFonts w:eastAsia="@Arial Unicode MS" w:cs="Arial"/>
            <w:szCs w:val="18"/>
          </w:rPr>
          <w:t>National Council</w:t>
        </w:r>
      </w:hyperlink>
      <w:r w:rsidRPr="00022119">
        <w:rPr>
          <w:rFonts w:eastAsia="@Arial Unicode MS"/>
          <w:szCs w:val="18"/>
        </w:rPr>
        <w:t>.</w:t>
      </w:r>
    </w:p>
    <w:p w14:paraId="28B7BA10" w14:textId="77777777" w:rsidR="00DF50BA" w:rsidRPr="006F2CF7" w:rsidRDefault="00DF50BA" w:rsidP="00E63341">
      <w:pPr>
        <w:pStyle w:val="Subtitle"/>
        <w:rPr>
          <w:rFonts w:ascii="Verdana" w:hAnsi="Verdana"/>
        </w:rPr>
      </w:pPr>
      <w:proofErr w:type="spellStart"/>
      <w:r w:rsidRPr="006F2CF7">
        <w:rPr>
          <w:rFonts w:ascii="Verdana" w:hAnsi="Verdana"/>
        </w:rPr>
        <w:t>zVEM</w:t>
      </w:r>
      <w:proofErr w:type="spellEnd"/>
      <w:r w:rsidRPr="006F2CF7">
        <w:rPr>
          <w:rFonts w:ascii="Verdana" w:hAnsi="Verdana"/>
        </w:rPr>
        <w:t xml:space="preserve"> Portal and </w:t>
      </w:r>
      <w:hyperlink r:id="rId169" w:history="1">
        <w:r w:rsidRPr="006F2CF7">
          <w:rPr>
            <w:rFonts w:ascii="Verdana" w:hAnsi="Verdana"/>
          </w:rPr>
          <w:t>Mobile</w:t>
        </w:r>
      </w:hyperlink>
      <w:r w:rsidRPr="006F2CF7">
        <w:rPr>
          <w:rFonts w:ascii="Verdana" w:hAnsi="Verdana"/>
        </w:rPr>
        <w:t xml:space="preserve"> Application</w:t>
      </w:r>
    </w:p>
    <w:p w14:paraId="2BD02534" w14:textId="682370C0" w:rsidR="66F24C4E" w:rsidRPr="00022119" w:rsidRDefault="3186E112" w:rsidP="1EA7893F">
      <w:pPr>
        <w:rPr>
          <w:rFonts w:eastAsia="Segoe UI" w:cs="Segoe UI"/>
          <w:szCs w:val="18"/>
          <w:lang w:val="en-US"/>
        </w:rPr>
      </w:pPr>
      <w:r w:rsidRPr="00022119">
        <w:rPr>
          <w:szCs w:val="18"/>
        </w:rPr>
        <w:t xml:space="preserve">The </w:t>
      </w:r>
      <w:hyperlink r:id="rId170">
        <w:proofErr w:type="spellStart"/>
        <w:r w:rsidRPr="00022119">
          <w:rPr>
            <w:szCs w:val="18"/>
          </w:rPr>
          <w:t>zVEM</w:t>
        </w:r>
        <w:proofErr w:type="spellEnd"/>
        <w:r w:rsidRPr="00022119">
          <w:rPr>
            <w:szCs w:val="18"/>
          </w:rPr>
          <w:t xml:space="preserve"> Portal</w:t>
        </w:r>
      </w:hyperlink>
      <w:r w:rsidRPr="00022119">
        <w:rPr>
          <w:szCs w:val="18"/>
        </w:rPr>
        <w:t xml:space="preserve"> is a one-stop shop portal for patients. Patients can authenticate using a digital certificate and access the data that are stored on them in the eHealth databases. The </w:t>
      </w:r>
      <w:proofErr w:type="spellStart"/>
      <w:r w:rsidRPr="00022119">
        <w:rPr>
          <w:szCs w:val="18"/>
        </w:rPr>
        <w:t>zVEM</w:t>
      </w:r>
      <w:proofErr w:type="spellEnd"/>
      <w:r w:rsidRPr="00022119">
        <w:rPr>
          <w:szCs w:val="18"/>
        </w:rPr>
        <w:t xml:space="preserve"> Portal provides patients with full access to their healthcare documentation, referrals, appointments, </w:t>
      </w:r>
      <w:proofErr w:type="gramStart"/>
      <w:r w:rsidRPr="00022119">
        <w:rPr>
          <w:szCs w:val="18"/>
        </w:rPr>
        <w:t>prescriptions</w:t>
      </w:r>
      <w:proofErr w:type="gramEnd"/>
      <w:r w:rsidRPr="00022119">
        <w:rPr>
          <w:szCs w:val="18"/>
        </w:rPr>
        <w:t xml:space="preserve"> and records of dispensed medication. Using the </w:t>
      </w:r>
      <w:proofErr w:type="spellStart"/>
      <w:r w:rsidRPr="00022119">
        <w:rPr>
          <w:szCs w:val="18"/>
        </w:rPr>
        <w:t>eAppointment</w:t>
      </w:r>
      <w:proofErr w:type="spellEnd"/>
      <w:r w:rsidRPr="00022119">
        <w:rPr>
          <w:szCs w:val="18"/>
        </w:rPr>
        <w:t xml:space="preserve"> service, patients themselves can book the appointments for </w:t>
      </w:r>
      <w:proofErr w:type="gramStart"/>
      <w:r w:rsidRPr="00022119">
        <w:rPr>
          <w:szCs w:val="18"/>
        </w:rPr>
        <w:t>a number of</w:t>
      </w:r>
      <w:proofErr w:type="gramEnd"/>
      <w:r w:rsidRPr="00022119">
        <w:rPr>
          <w:szCs w:val="18"/>
        </w:rPr>
        <w:t xml:space="preserve"> medical services. The portal was enriched with newly developed eHealth services related to COVID-19 and patients can also access their EU Digital COVID Certificate. As of July 2021, a new mobile application </w:t>
      </w:r>
      <w:proofErr w:type="spellStart"/>
      <w:r w:rsidRPr="00022119">
        <w:rPr>
          <w:szCs w:val="18"/>
        </w:rPr>
        <w:t>zVEM</w:t>
      </w:r>
      <w:proofErr w:type="spellEnd"/>
      <w:r w:rsidRPr="00022119">
        <w:rPr>
          <w:szCs w:val="18"/>
        </w:rPr>
        <w:t xml:space="preserve"> is available. In addition to providing access to patient’s eHealth records, the mobile application also includes a digital </w:t>
      </w:r>
      <w:r w:rsidRPr="00022119">
        <w:rPr>
          <w:szCs w:val="18"/>
        </w:rPr>
        <w:lastRenderedPageBreak/>
        <w:t>wallet for storage of EU Digital COVID Certificates. There are 420</w:t>
      </w:r>
      <w:r w:rsidRPr="00022119">
        <w:rPr>
          <w:szCs w:val="18"/>
          <w:lang w:eastAsia="en-US"/>
        </w:rPr>
        <w:t> </w:t>
      </w:r>
      <w:r w:rsidRPr="00022119">
        <w:rPr>
          <w:szCs w:val="18"/>
        </w:rPr>
        <w:t>000 registered users on the patient portal and around 210</w:t>
      </w:r>
      <w:r w:rsidRPr="00022119">
        <w:rPr>
          <w:szCs w:val="18"/>
          <w:lang w:eastAsia="en-US"/>
        </w:rPr>
        <w:t> </w:t>
      </w:r>
      <w:r w:rsidRPr="00022119">
        <w:rPr>
          <w:szCs w:val="18"/>
        </w:rPr>
        <w:t xml:space="preserve">000 users on the mobile application. </w:t>
      </w:r>
    </w:p>
    <w:p w14:paraId="11D9D0AB" w14:textId="32A9531D" w:rsidR="00DF50BA" w:rsidRPr="006F2CF7" w:rsidRDefault="00D50A30" w:rsidP="00E63341">
      <w:pPr>
        <w:pStyle w:val="Subtitle"/>
      </w:pPr>
      <w:r w:rsidRPr="006F2CF7">
        <w:rPr>
          <w:noProof/>
        </w:rPr>
        <w:drawing>
          <wp:anchor distT="0" distB="0" distL="114300" distR="114300" simplePos="0" relativeHeight="251667456" behindDoc="0" locked="0" layoutInCell="1" allowOverlap="1" wp14:anchorId="5EE14C67" wp14:editId="03C53F70">
            <wp:simplePos x="0" y="0"/>
            <wp:positionH relativeFrom="column">
              <wp:posOffset>-403043</wp:posOffset>
            </wp:positionH>
            <wp:positionV relativeFrom="paragraph">
              <wp:posOffset>80645</wp:posOffset>
            </wp:positionV>
            <wp:extent cx="300990" cy="141605"/>
            <wp:effectExtent l="0" t="0" r="3810" b="0"/>
            <wp:wrapNone/>
            <wp:docPr id="31" name="Picture 31" descr="A picture containing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Picture 343" descr="A picture containing night sky&#10;&#10;Description automatically generated"/>
                    <pic:cNvPicPr>
                      <a:picLocks noChangeAspect="1"/>
                    </pic:cNvPicPr>
                  </pic:nvPicPr>
                  <pic:blipFill rotWithShape="1">
                    <a:blip r:embed="rId41" cstate="print">
                      <a:duotone>
                        <a:schemeClr val="accent2">
                          <a:shade val="45000"/>
                          <a:satMod val="135000"/>
                        </a:schemeClr>
                        <a:prstClr val="white"/>
                      </a:duotone>
                      <a:alphaModFix amt="56000"/>
                    </a:blip>
                    <a:srcRect l="14748" t="34779" r="14766" b="32001"/>
                    <a:stretch/>
                  </pic:blipFill>
                  <pic:spPr bwMode="auto">
                    <a:xfrm>
                      <a:off x="0" y="0"/>
                      <a:ext cx="300990" cy="141605"/>
                    </a:xfrm>
                    <a:prstGeom prst="rect">
                      <a:avLst/>
                    </a:prstGeom>
                    <a:ln>
                      <a:noFill/>
                    </a:ln>
                  </pic:spPr>
                </pic:pic>
              </a:graphicData>
            </a:graphic>
            <wp14:sizeRelH relativeFrom="page">
              <wp14:pctWidth>0</wp14:pctWidth>
            </wp14:sizeRelH>
            <wp14:sizeRelV relativeFrom="margin">
              <wp14:pctHeight>0</wp14:pctHeight>
            </wp14:sizeRelV>
          </wp:anchor>
        </w:drawing>
      </w:r>
      <w:proofErr w:type="spellStart"/>
      <w:r w:rsidR="00DF50BA" w:rsidRPr="006F2CF7">
        <w:t>ZVEMplus</w:t>
      </w:r>
      <w:proofErr w:type="spellEnd"/>
      <w:r w:rsidR="00DF50BA" w:rsidRPr="006F2CF7">
        <w:t xml:space="preserve"> Portal for Healthcare Professionals</w:t>
      </w:r>
    </w:p>
    <w:p w14:paraId="51B17DA2" w14:textId="54C80F6B" w:rsidR="66F24C4E" w:rsidRPr="00022119" w:rsidRDefault="6EC47858" w:rsidP="66F24C4E">
      <w:pPr>
        <w:rPr>
          <w:szCs w:val="18"/>
          <w:lang w:val="en-US"/>
        </w:rPr>
      </w:pPr>
      <w:proofErr w:type="spellStart"/>
      <w:r w:rsidRPr="00022119">
        <w:rPr>
          <w:rFonts w:eastAsia="Segoe UI" w:cs="Segoe UI"/>
          <w:szCs w:val="18"/>
          <w:lang w:val="en-US"/>
        </w:rPr>
        <w:t>zVEMplus</w:t>
      </w:r>
      <w:proofErr w:type="spellEnd"/>
      <w:r w:rsidRPr="00022119">
        <w:rPr>
          <w:rFonts w:eastAsia="Segoe UI" w:cs="Segoe UI"/>
          <w:szCs w:val="18"/>
          <w:lang w:val="en-US"/>
        </w:rPr>
        <w:t xml:space="preserve"> is a new web portal for healthcare professionals that was developed within the national eHealth services in 2021. It was launched as a response to the COVID</w:t>
      </w:r>
      <w:r w:rsidR="00473016">
        <w:rPr>
          <w:rFonts w:eastAsia="Segoe UI" w:cs="Segoe UI"/>
          <w:szCs w:val="18"/>
          <w:lang w:val="en-US"/>
        </w:rPr>
        <w:t>-19</w:t>
      </w:r>
      <w:r w:rsidRPr="00022119">
        <w:rPr>
          <w:rFonts w:eastAsia="Segoe UI" w:cs="Segoe UI"/>
          <w:szCs w:val="18"/>
          <w:lang w:val="en-US"/>
        </w:rPr>
        <w:t xml:space="preserve"> pandemic and currently comprises applications for recording of COVID</w:t>
      </w:r>
      <w:r w:rsidR="00473016">
        <w:rPr>
          <w:rFonts w:eastAsia="Segoe UI" w:cs="Segoe UI"/>
          <w:szCs w:val="18"/>
          <w:lang w:val="en-US"/>
        </w:rPr>
        <w:t>-19</w:t>
      </w:r>
      <w:r w:rsidRPr="00022119">
        <w:rPr>
          <w:rFonts w:eastAsia="Segoe UI" w:cs="Segoe UI"/>
          <w:szCs w:val="18"/>
          <w:lang w:val="en-US"/>
        </w:rPr>
        <w:t xml:space="preserve"> test results, managing COVID</w:t>
      </w:r>
      <w:r w:rsidR="00473016">
        <w:rPr>
          <w:rFonts w:eastAsia="Segoe UI" w:cs="Segoe UI"/>
          <w:szCs w:val="18"/>
          <w:lang w:val="en-US"/>
        </w:rPr>
        <w:t>-19</w:t>
      </w:r>
      <w:r w:rsidRPr="00022119">
        <w:rPr>
          <w:rFonts w:eastAsia="Segoe UI" w:cs="Segoe UI"/>
          <w:szCs w:val="18"/>
          <w:lang w:val="en-US"/>
        </w:rPr>
        <w:t xml:space="preserve"> vaccination appointments and issuing COVID</w:t>
      </w:r>
      <w:r w:rsidR="00473016">
        <w:rPr>
          <w:rFonts w:eastAsia="Segoe UI" w:cs="Segoe UI"/>
          <w:szCs w:val="18"/>
          <w:lang w:val="en-US"/>
        </w:rPr>
        <w:t>-19</w:t>
      </w:r>
      <w:r w:rsidRPr="00022119">
        <w:rPr>
          <w:rFonts w:eastAsia="Segoe UI" w:cs="Segoe UI"/>
          <w:szCs w:val="18"/>
          <w:lang w:val="en-US"/>
        </w:rPr>
        <w:t xml:space="preserve"> certificates. In 2023</w:t>
      </w:r>
      <w:r w:rsidR="00441982" w:rsidRPr="00022119">
        <w:rPr>
          <w:rFonts w:eastAsia="Segoe UI" w:cs="Segoe UI"/>
          <w:szCs w:val="18"/>
          <w:lang w:val="en-US"/>
        </w:rPr>
        <w:t xml:space="preserve">, </w:t>
      </w:r>
      <w:r w:rsidRPr="00022119">
        <w:rPr>
          <w:rFonts w:eastAsia="Segoe UI" w:cs="Segoe UI"/>
          <w:szCs w:val="18"/>
          <w:lang w:val="en-US"/>
        </w:rPr>
        <w:t>a tool</w:t>
      </w:r>
      <w:r w:rsidR="003C0AD4" w:rsidRPr="00022119">
        <w:rPr>
          <w:rFonts w:eastAsia="Segoe UI" w:cs="Segoe UI"/>
          <w:szCs w:val="18"/>
          <w:lang w:val="en-US"/>
        </w:rPr>
        <w:t xml:space="preserve"> has been </w:t>
      </w:r>
      <w:proofErr w:type="gramStart"/>
      <w:r w:rsidR="003C0AD4" w:rsidRPr="00022119">
        <w:rPr>
          <w:rFonts w:eastAsia="Segoe UI" w:cs="Segoe UI"/>
          <w:szCs w:val="18"/>
          <w:lang w:val="en-US"/>
        </w:rPr>
        <w:t>launched</w:t>
      </w:r>
      <w:r w:rsidRPr="00022119">
        <w:rPr>
          <w:rFonts w:eastAsia="Segoe UI" w:cs="Segoe UI"/>
          <w:szCs w:val="18"/>
          <w:lang w:val="en-US"/>
        </w:rPr>
        <w:t xml:space="preserve"> </w:t>
      </w:r>
      <w:r w:rsidR="00473016">
        <w:rPr>
          <w:rFonts w:eastAsia="Segoe UI" w:cs="Segoe UI"/>
          <w:szCs w:val="18"/>
          <w:lang w:val="en-US"/>
        </w:rPr>
        <w:t xml:space="preserve"> to</w:t>
      </w:r>
      <w:proofErr w:type="gramEnd"/>
      <w:r w:rsidRPr="00022119">
        <w:rPr>
          <w:rFonts w:eastAsia="Segoe UI" w:cs="Segoe UI"/>
          <w:szCs w:val="18"/>
          <w:lang w:val="en-US"/>
        </w:rPr>
        <w:t xml:space="preserve"> issue a personal medication card for patients. Application modules are available to public and private healthcare providers.</w:t>
      </w:r>
    </w:p>
    <w:p w14:paraId="2AD0D7F0" w14:textId="77777777" w:rsidR="00DF50BA" w:rsidRPr="006F2CF7" w:rsidRDefault="00DF50BA" w:rsidP="00E63341">
      <w:pPr>
        <w:pStyle w:val="Subtitle"/>
      </w:pPr>
      <w:proofErr w:type="spellStart"/>
      <w:r w:rsidRPr="006F2CF7">
        <w:t>Moj</w:t>
      </w:r>
      <w:proofErr w:type="spellEnd"/>
      <w:r w:rsidRPr="006F2CF7">
        <w:t xml:space="preserve"> ZZZS</w:t>
      </w:r>
    </w:p>
    <w:p w14:paraId="28F8D480" w14:textId="77777777" w:rsidR="00DF50BA" w:rsidRPr="00022119" w:rsidRDefault="00DF50BA" w:rsidP="00DF50BA">
      <w:pPr>
        <w:rPr>
          <w:szCs w:val="18"/>
        </w:rPr>
      </w:pPr>
      <w:r w:rsidRPr="00022119">
        <w:rPr>
          <w:szCs w:val="18"/>
        </w:rPr>
        <w:t xml:space="preserve">Another health-related service is the patients’ access to </w:t>
      </w:r>
      <w:hyperlink r:id="rId171" w:history="1">
        <w:r w:rsidRPr="00022119">
          <w:rPr>
            <w:rStyle w:val="Hyperlink"/>
            <w:szCs w:val="18"/>
          </w:rPr>
          <w:t>health insurance records</w:t>
        </w:r>
      </w:hyperlink>
      <w:r w:rsidRPr="00022119">
        <w:rPr>
          <w:szCs w:val="18"/>
        </w:rPr>
        <w:t xml:space="preserve"> held by the Health Insurance Institute of Slovenia. A registered user authenticated by a digital certificate can access their own records in eHealth databases. </w:t>
      </w:r>
    </w:p>
    <w:p w14:paraId="6CFD02D2" w14:textId="0306AEAB" w:rsidR="00DF50BA" w:rsidRPr="00022119" w:rsidRDefault="00DF50BA" w:rsidP="00DF50BA">
      <w:pPr>
        <w:rPr>
          <w:szCs w:val="18"/>
        </w:rPr>
      </w:pPr>
      <w:r w:rsidRPr="00022119">
        <w:rPr>
          <w:szCs w:val="18"/>
        </w:rPr>
        <w:t xml:space="preserve">Information on medical costs (reimbursement or direct settlement) is also available to patients on an </w:t>
      </w:r>
      <w:hyperlink r:id="rId172" w:history="1">
        <w:r w:rsidRPr="00022119">
          <w:rPr>
            <w:rStyle w:val="Hyperlink"/>
            <w:szCs w:val="18"/>
          </w:rPr>
          <w:t xml:space="preserve">online </w:t>
        </w:r>
        <w:r w:rsidR="00BF1295" w:rsidRPr="00022119">
          <w:rPr>
            <w:rStyle w:val="Hyperlink"/>
            <w:szCs w:val="18"/>
          </w:rPr>
          <w:t xml:space="preserve">ZZZS </w:t>
        </w:r>
        <w:r w:rsidRPr="00022119">
          <w:rPr>
            <w:rStyle w:val="Hyperlink"/>
            <w:szCs w:val="18"/>
          </w:rPr>
          <w:t>portal</w:t>
        </w:r>
      </w:hyperlink>
      <w:r w:rsidRPr="00022119">
        <w:rPr>
          <w:szCs w:val="18"/>
        </w:rPr>
        <w:t>. The Health Insurance Institute provides effective collection and distribution of public funds for healthcare. The rights arising from compulsory health insurance are the right to health care services and the right to other several financial benefits. The institute comprises ten regional units and 45 branch offices located all over Slovenia.</w:t>
      </w:r>
    </w:p>
    <w:p w14:paraId="416227B4" w14:textId="5113F246" w:rsidR="00DF50BA" w:rsidRPr="006F2CF7" w:rsidRDefault="09009B9F" w:rsidP="00E63341">
      <w:pPr>
        <w:pStyle w:val="Subtitle"/>
        <w:rPr>
          <w:rStyle w:val="Hyperlink"/>
          <w:color w:val="F7A33D"/>
          <w:sz w:val="22"/>
        </w:rPr>
      </w:pPr>
      <w:r w:rsidRPr="006F2CF7">
        <w:rPr>
          <w:rStyle w:val="Hyperlink"/>
          <w:color w:val="F7A33D"/>
          <w:sz w:val="22"/>
        </w:rPr>
        <w:t>Portal P</w:t>
      </w:r>
      <w:r w:rsidR="6F7A104F" w:rsidRPr="006F2CF7">
        <w:rPr>
          <w:rStyle w:val="Hyperlink"/>
          <w:color w:val="F7A33D"/>
          <w:sz w:val="22"/>
        </w:rPr>
        <w:t>ROSTOR</w:t>
      </w:r>
      <w:r w:rsidR="00DF50BA" w:rsidRPr="006F2CF7">
        <w:rPr>
          <w:rStyle w:val="Hyperlink"/>
          <w:color w:val="F7A33D"/>
          <w:sz w:val="22"/>
        </w:rPr>
        <w:t xml:space="preserve"> </w:t>
      </w:r>
    </w:p>
    <w:p w14:paraId="650206CC" w14:textId="59124251" w:rsidR="3C744631" w:rsidRPr="00022119" w:rsidRDefault="3C744631" w:rsidP="00351D8A">
      <w:pPr>
        <w:spacing w:line="257" w:lineRule="auto"/>
        <w:rPr>
          <w:rStyle w:val="Hyperlink"/>
          <w:szCs w:val="18"/>
          <w:lang w:val="en-US" w:eastAsia="fr-FR"/>
        </w:rPr>
      </w:pPr>
      <w:r w:rsidRPr="00022119">
        <w:rPr>
          <w:rFonts w:eastAsia="Verdana" w:cs="Verdana"/>
          <w:szCs w:val="18"/>
          <w:lang w:val="en-US"/>
        </w:rPr>
        <w:t xml:space="preserve">In addition to the renewed recording processes and new information solutions of the real estate </w:t>
      </w:r>
      <w:proofErr w:type="spellStart"/>
      <w:r w:rsidRPr="00022119">
        <w:rPr>
          <w:rFonts w:eastAsia="Verdana" w:cs="Verdana"/>
          <w:szCs w:val="18"/>
          <w:lang w:val="en-US"/>
        </w:rPr>
        <w:t>cadastre</w:t>
      </w:r>
      <w:proofErr w:type="spellEnd"/>
      <w:r w:rsidRPr="00022119">
        <w:rPr>
          <w:rFonts w:eastAsia="Verdana" w:cs="Verdana"/>
          <w:szCs w:val="18"/>
          <w:lang w:val="en-US"/>
        </w:rPr>
        <w:t xml:space="preserve">, </w:t>
      </w:r>
      <w:r w:rsidR="00473016">
        <w:rPr>
          <w:rFonts w:eastAsia="Verdana" w:cs="Verdana"/>
          <w:szCs w:val="18"/>
          <w:lang w:val="en-US"/>
        </w:rPr>
        <w:t xml:space="preserve">the </w:t>
      </w:r>
      <w:r w:rsidRPr="00022119">
        <w:rPr>
          <w:rFonts w:eastAsia="Verdana" w:cs="Verdana"/>
          <w:szCs w:val="18"/>
          <w:lang w:val="en-US"/>
        </w:rPr>
        <w:t xml:space="preserve">Surveying and Mapping Authority of the Republic of Slovenia (SMA) also renewed the </w:t>
      </w:r>
      <w:r w:rsidR="4ED554E5" w:rsidRPr="00022119">
        <w:rPr>
          <w:rFonts w:eastAsia="Verdana" w:cs="Verdana"/>
          <w:szCs w:val="18"/>
          <w:lang w:val="en-US"/>
        </w:rPr>
        <w:t>p</w:t>
      </w:r>
      <w:r w:rsidR="4ED554E5" w:rsidRPr="00022119">
        <w:rPr>
          <w:rFonts w:eastAsia="Calibri" w:cs="Calibri"/>
          <w:szCs w:val="18"/>
          <w:lang w:val="en-US"/>
        </w:rPr>
        <w:t xml:space="preserve">ortal </w:t>
      </w:r>
      <w:hyperlink r:id="rId173" w:history="1">
        <w:r w:rsidR="4ED554E5" w:rsidRPr="00022119">
          <w:rPr>
            <w:rStyle w:val="Hyperlink"/>
            <w:szCs w:val="18"/>
            <w:lang w:val="en-US"/>
          </w:rPr>
          <w:t>PROSTOR</w:t>
        </w:r>
      </w:hyperlink>
      <w:r w:rsidR="4ED554E5" w:rsidRPr="00022119">
        <w:rPr>
          <w:rStyle w:val="Hyperlink"/>
          <w:szCs w:val="18"/>
          <w:lang w:val="en-US"/>
        </w:rPr>
        <w:t>.</w:t>
      </w:r>
      <w:r w:rsidRPr="00022119">
        <w:rPr>
          <w:rFonts w:eastAsia="Verdana" w:cs="Verdana"/>
          <w:szCs w:val="18"/>
          <w:lang w:val="en-US"/>
        </w:rPr>
        <w:t xml:space="preserve"> Portal </w:t>
      </w:r>
      <w:r w:rsidR="088EB468" w:rsidRPr="00022119">
        <w:rPr>
          <w:rFonts w:eastAsia="Verdana" w:cs="Verdana"/>
          <w:szCs w:val="18"/>
          <w:lang w:val="en-US"/>
        </w:rPr>
        <w:t>PROSTOR</w:t>
      </w:r>
      <w:r w:rsidRPr="00022119">
        <w:rPr>
          <w:rFonts w:eastAsia="Verdana" w:cs="Verdana"/>
          <w:szCs w:val="18"/>
          <w:lang w:val="en-US"/>
        </w:rPr>
        <w:t xml:space="preserve"> is </w:t>
      </w:r>
      <w:r w:rsidR="00473016">
        <w:rPr>
          <w:rFonts w:eastAsia="Verdana" w:cs="Verdana"/>
          <w:szCs w:val="18"/>
          <w:lang w:val="en-US"/>
        </w:rPr>
        <w:t xml:space="preserve">an </w:t>
      </w:r>
      <w:r w:rsidRPr="00022119">
        <w:rPr>
          <w:rFonts w:eastAsia="Verdana" w:cs="Verdana"/>
          <w:szCs w:val="18"/>
          <w:lang w:val="en-US"/>
        </w:rPr>
        <w:t xml:space="preserve">information and service portal intended for </w:t>
      </w:r>
      <w:r w:rsidR="00473016">
        <w:rPr>
          <w:rFonts w:eastAsia="Verdana" w:cs="Verdana"/>
          <w:szCs w:val="18"/>
          <w:lang w:val="en-US"/>
        </w:rPr>
        <w:t>end</w:t>
      </w:r>
      <w:r w:rsidRPr="00022119">
        <w:rPr>
          <w:rFonts w:eastAsia="Verdana" w:cs="Verdana"/>
          <w:szCs w:val="18"/>
          <w:lang w:val="en-US"/>
        </w:rPr>
        <w:t xml:space="preserve"> users. </w:t>
      </w:r>
      <w:r w:rsidR="4950A84A" w:rsidRPr="00022119">
        <w:rPr>
          <w:rFonts w:eastAsia="Verdana" w:cs="Verdana"/>
          <w:szCs w:val="18"/>
          <w:lang w:val="en-US"/>
        </w:rPr>
        <w:t xml:space="preserve">It </w:t>
      </w:r>
      <w:r w:rsidRPr="00022119">
        <w:rPr>
          <w:rFonts w:eastAsia="Verdana" w:cs="Verdana"/>
          <w:szCs w:val="18"/>
          <w:lang w:val="en-US"/>
        </w:rPr>
        <w:t xml:space="preserve">includes information in the field of basic geodetic system, real estate registration, mass real estate valuation, state boundaries, spatial units and house numbers, public infrastructure, </w:t>
      </w:r>
      <w:r w:rsidR="004534A1">
        <w:rPr>
          <w:rFonts w:eastAsia="Verdana" w:cs="Verdana"/>
          <w:szCs w:val="18"/>
          <w:lang w:val="en-US"/>
        </w:rPr>
        <w:t>as well as</w:t>
      </w:r>
      <w:r w:rsidRPr="00022119">
        <w:rPr>
          <w:rFonts w:eastAsia="Verdana" w:cs="Verdana"/>
          <w:szCs w:val="18"/>
          <w:lang w:val="en-US"/>
        </w:rPr>
        <w:t xml:space="preserve"> the topographic and cartographic system maintained by the SMA. It serves as the user's entry point to various services for downloading or processing the data (browsers, applications, publicly available online services, public view of real estate). All the data are free of charge. </w:t>
      </w:r>
    </w:p>
    <w:p w14:paraId="3E89588E" w14:textId="0AF58026" w:rsidR="5DE47ACB" w:rsidRPr="00022119" w:rsidRDefault="3C744631" w:rsidP="00275774">
      <w:pPr>
        <w:spacing w:line="257" w:lineRule="auto"/>
        <w:rPr>
          <w:rFonts w:eastAsia="Verdana" w:cs="Verdana"/>
          <w:szCs w:val="18"/>
          <w:lang w:val="en-US"/>
        </w:rPr>
      </w:pPr>
      <w:r w:rsidRPr="00022119">
        <w:rPr>
          <w:rFonts w:eastAsia="Verdana" w:cs="Verdana"/>
          <w:szCs w:val="18"/>
          <w:lang w:val="en-US"/>
        </w:rPr>
        <w:t xml:space="preserve">Since </w:t>
      </w:r>
      <w:r w:rsidR="004534A1">
        <w:rPr>
          <w:rFonts w:eastAsia="Verdana" w:cs="Verdana"/>
          <w:szCs w:val="18"/>
          <w:lang w:val="en-US"/>
        </w:rPr>
        <w:t xml:space="preserve">the </w:t>
      </w:r>
      <w:r w:rsidRPr="00022119">
        <w:rPr>
          <w:rFonts w:eastAsia="Verdana" w:cs="Verdana"/>
          <w:szCs w:val="18"/>
          <w:lang w:val="en-US"/>
        </w:rPr>
        <w:t xml:space="preserve">Slovenian Geoportal no longer exists, all the content is now also included in Portal </w:t>
      </w:r>
      <w:proofErr w:type="spellStart"/>
      <w:r w:rsidRPr="00022119">
        <w:rPr>
          <w:rFonts w:eastAsia="Verdana" w:cs="Verdana"/>
          <w:szCs w:val="18"/>
          <w:lang w:val="en-US"/>
        </w:rPr>
        <w:t>Prostor</w:t>
      </w:r>
      <w:proofErr w:type="spellEnd"/>
      <w:r w:rsidRPr="00022119">
        <w:rPr>
          <w:rFonts w:eastAsia="Verdana" w:cs="Verdana"/>
          <w:szCs w:val="18"/>
          <w:lang w:val="en-US"/>
        </w:rPr>
        <w:t xml:space="preserve">. Here users can find a list of INSPIRE and other national spatial data sets and services, INSPIRE metadata, legislation related to INSPIRE requirements for establishing and operating interoperable National SDI and guidelines for technical interoperability. There is also link to Slovenian metadata which are connected to the European INSPIRE Geoportal. </w:t>
      </w:r>
    </w:p>
    <w:p w14:paraId="69994B5A" w14:textId="5E2A3084" w:rsidR="008B7D90" w:rsidRPr="006F2CF7" w:rsidRDefault="00DF50BA" w:rsidP="00E63341">
      <w:pPr>
        <w:pStyle w:val="Subtitle"/>
        <w:rPr>
          <w:rFonts w:eastAsia="Calibri" w:cs="Calibri"/>
        </w:rPr>
      </w:pPr>
      <w:r w:rsidRPr="006F2CF7">
        <w:rPr>
          <w:rFonts w:eastAsia="Calibri" w:cs="Calibri"/>
        </w:rPr>
        <w:t xml:space="preserve"> </w:t>
      </w:r>
      <w:proofErr w:type="spellStart"/>
      <w:r w:rsidR="008B7D90" w:rsidRPr="006F2CF7">
        <w:rPr>
          <w:rStyle w:val="Hyperlink"/>
          <w:color w:val="F7A33D"/>
          <w:sz w:val="22"/>
        </w:rPr>
        <w:t>eTax</w:t>
      </w:r>
      <w:proofErr w:type="spellEnd"/>
      <w:r w:rsidR="008B7D90" w:rsidRPr="006F2CF7">
        <w:rPr>
          <w:rStyle w:val="Hyperlink"/>
          <w:color w:val="F7A33D"/>
          <w:sz w:val="22"/>
        </w:rPr>
        <w:t xml:space="preserve"> System </w:t>
      </w:r>
    </w:p>
    <w:p w14:paraId="676E259E" w14:textId="461FC672" w:rsidR="008B7D90" w:rsidRPr="00022119" w:rsidRDefault="008B7D90" w:rsidP="000761D3">
      <w:pPr>
        <w:spacing w:line="257" w:lineRule="auto"/>
        <w:rPr>
          <w:szCs w:val="18"/>
        </w:rPr>
      </w:pPr>
      <w:r w:rsidRPr="00022119">
        <w:rPr>
          <w:szCs w:val="18"/>
        </w:rPr>
        <w:t>The</w:t>
      </w:r>
      <w:r w:rsidRPr="00022119">
        <w:rPr>
          <w:rFonts w:eastAsia="Calibri" w:cs="Calibri"/>
          <w:szCs w:val="18"/>
        </w:rPr>
        <w:t xml:space="preserve"> </w:t>
      </w:r>
      <w:hyperlink r:id="rId174">
        <w:r w:rsidRPr="00022119">
          <w:rPr>
            <w:rStyle w:val="Hyperlink"/>
            <w:szCs w:val="18"/>
          </w:rPr>
          <w:t xml:space="preserve">Slovenian </w:t>
        </w:r>
        <w:proofErr w:type="spellStart"/>
        <w:r w:rsidRPr="00022119">
          <w:rPr>
            <w:rStyle w:val="Hyperlink"/>
            <w:szCs w:val="18"/>
          </w:rPr>
          <w:t>eTax</w:t>
        </w:r>
        <w:proofErr w:type="spellEnd"/>
        <w:r w:rsidRPr="00022119">
          <w:rPr>
            <w:rStyle w:val="Hyperlink"/>
            <w:szCs w:val="18"/>
          </w:rPr>
          <w:t xml:space="preserve"> System</w:t>
        </w:r>
      </w:hyperlink>
      <w:r w:rsidRPr="00022119">
        <w:rPr>
          <w:rFonts w:eastAsia="Calibri" w:cs="Calibri"/>
          <w:szCs w:val="18"/>
        </w:rPr>
        <w:t xml:space="preserve"> </w:t>
      </w:r>
      <w:r w:rsidRPr="00022119">
        <w:rPr>
          <w:szCs w:val="18"/>
        </w:rPr>
        <w:t xml:space="preserve">is </w:t>
      </w:r>
      <w:r w:rsidR="000761D3" w:rsidRPr="00022119">
        <w:rPr>
          <w:szCs w:val="18"/>
        </w:rPr>
        <w:t>a complete business solution combining different portals and applications (</w:t>
      </w:r>
      <w:proofErr w:type="spellStart"/>
      <w:r w:rsidR="000761D3" w:rsidRPr="00022119">
        <w:rPr>
          <w:szCs w:val="18"/>
        </w:rPr>
        <w:t>eDavki</w:t>
      </w:r>
      <w:proofErr w:type="spellEnd"/>
      <w:r w:rsidR="000761D3" w:rsidRPr="00022119">
        <w:rPr>
          <w:szCs w:val="18"/>
        </w:rPr>
        <w:t xml:space="preserve"> Portal, </w:t>
      </w:r>
      <w:proofErr w:type="spellStart"/>
      <w:r w:rsidR="000761D3" w:rsidRPr="00022119">
        <w:rPr>
          <w:szCs w:val="18"/>
        </w:rPr>
        <w:t>eCustoms</w:t>
      </w:r>
      <w:proofErr w:type="spellEnd"/>
      <w:r w:rsidR="000761D3" w:rsidRPr="00022119">
        <w:rPr>
          <w:szCs w:val="18"/>
        </w:rPr>
        <w:t xml:space="preserve"> Portal, Portal for Occasional Transport, SOAP Portal, Mobile application, etc.) with back-office integration. Since 2004, the system has allowed individuals and companies to log in using different electronic identifications. The system offers several eServices. The most important </w:t>
      </w:r>
      <w:proofErr w:type="gramStart"/>
      <w:r w:rsidR="000761D3" w:rsidRPr="00022119">
        <w:rPr>
          <w:szCs w:val="18"/>
        </w:rPr>
        <w:t>are:</w:t>
      </w:r>
      <w:proofErr w:type="gramEnd"/>
      <w:r w:rsidR="000761D3" w:rsidRPr="00022119">
        <w:rPr>
          <w:szCs w:val="18"/>
        </w:rPr>
        <w:t xml:space="preserve"> filing tax forms, declarations and returns, accessing data on tax liabilities of taxable persons, electronic </w:t>
      </w:r>
      <w:r w:rsidR="002356DE">
        <w:rPr>
          <w:szCs w:val="18"/>
        </w:rPr>
        <w:t>signature</w:t>
      </w:r>
      <w:r w:rsidR="00AA2135" w:rsidRPr="00022119">
        <w:rPr>
          <w:szCs w:val="18"/>
        </w:rPr>
        <w:t xml:space="preserve"> </w:t>
      </w:r>
      <w:r w:rsidR="000761D3" w:rsidRPr="00022119">
        <w:rPr>
          <w:szCs w:val="18"/>
        </w:rPr>
        <w:t xml:space="preserve">of documents, transfer of authorisations, etc. In 2018, the </w:t>
      </w:r>
      <w:proofErr w:type="spellStart"/>
      <w:r w:rsidR="000761D3" w:rsidRPr="00022119">
        <w:rPr>
          <w:szCs w:val="18"/>
        </w:rPr>
        <w:t>eDavki</w:t>
      </w:r>
      <w:proofErr w:type="spellEnd"/>
      <w:r w:rsidR="000761D3" w:rsidRPr="00022119">
        <w:rPr>
          <w:szCs w:val="18"/>
        </w:rPr>
        <w:t xml:space="preserve"> Portal was updated to a user-friendly version with easy access to information and eServices. In 2019, the </w:t>
      </w:r>
      <w:proofErr w:type="spellStart"/>
      <w:r w:rsidR="000761D3" w:rsidRPr="00022119">
        <w:rPr>
          <w:szCs w:val="18"/>
        </w:rPr>
        <w:t>eTax</w:t>
      </w:r>
      <w:proofErr w:type="spellEnd"/>
      <w:r w:rsidR="000761D3" w:rsidRPr="00022119">
        <w:rPr>
          <w:szCs w:val="18"/>
        </w:rPr>
        <w:t xml:space="preserve"> System introduced a simplified way of signing documents without using a signature component and a qualified digital certificate. This enabled the </w:t>
      </w:r>
      <w:proofErr w:type="spellStart"/>
      <w:r w:rsidR="000761D3" w:rsidRPr="00022119">
        <w:rPr>
          <w:szCs w:val="18"/>
        </w:rPr>
        <w:t>eDavki</w:t>
      </w:r>
      <w:proofErr w:type="spellEnd"/>
      <w:r w:rsidR="000761D3" w:rsidRPr="00022119">
        <w:rPr>
          <w:szCs w:val="18"/>
        </w:rPr>
        <w:t xml:space="preserve"> Portal to be used on all operating systems and browsers </w:t>
      </w:r>
      <w:r w:rsidR="004534A1">
        <w:rPr>
          <w:szCs w:val="18"/>
        </w:rPr>
        <w:t>as well as</w:t>
      </w:r>
      <w:r w:rsidR="000761D3" w:rsidRPr="00022119">
        <w:rPr>
          <w:szCs w:val="18"/>
        </w:rPr>
        <w:t xml:space="preserve"> mobile device</w:t>
      </w:r>
      <w:r w:rsidR="004534A1">
        <w:rPr>
          <w:szCs w:val="18"/>
        </w:rPr>
        <w:t>s</w:t>
      </w:r>
      <w:r w:rsidR="000761D3" w:rsidRPr="00022119">
        <w:rPr>
          <w:szCs w:val="18"/>
        </w:rPr>
        <w:t xml:space="preserve">. The development of this portal marked the start of the unification of the </w:t>
      </w:r>
      <w:proofErr w:type="spellStart"/>
      <w:r w:rsidR="000761D3" w:rsidRPr="00022119">
        <w:rPr>
          <w:szCs w:val="18"/>
        </w:rPr>
        <w:t>eDavki</w:t>
      </w:r>
      <w:proofErr w:type="spellEnd"/>
      <w:r w:rsidR="000761D3" w:rsidRPr="00022119">
        <w:rPr>
          <w:szCs w:val="18"/>
        </w:rPr>
        <w:t xml:space="preserve"> and the </w:t>
      </w:r>
      <w:proofErr w:type="spellStart"/>
      <w:r w:rsidR="000761D3" w:rsidRPr="00022119">
        <w:rPr>
          <w:szCs w:val="18"/>
        </w:rPr>
        <w:t>eCustoms</w:t>
      </w:r>
      <w:proofErr w:type="spellEnd"/>
      <w:r w:rsidR="000761D3" w:rsidRPr="00022119">
        <w:rPr>
          <w:szCs w:val="18"/>
        </w:rPr>
        <w:t xml:space="preserve"> portals. From 2019, individuals can use a new mobile app called </w:t>
      </w:r>
      <w:proofErr w:type="spellStart"/>
      <w:r w:rsidR="000761D3" w:rsidRPr="00022119">
        <w:rPr>
          <w:szCs w:val="18"/>
        </w:rPr>
        <w:t>eDavki</w:t>
      </w:r>
      <w:proofErr w:type="spellEnd"/>
      <w:r w:rsidR="000761D3" w:rsidRPr="00022119">
        <w:rPr>
          <w:szCs w:val="18"/>
        </w:rPr>
        <w:t xml:space="preserve"> that includes all eServices from the web portal </w:t>
      </w:r>
      <w:proofErr w:type="spellStart"/>
      <w:r w:rsidR="000761D3" w:rsidRPr="00022119">
        <w:rPr>
          <w:szCs w:val="18"/>
        </w:rPr>
        <w:t>eDavki</w:t>
      </w:r>
      <w:proofErr w:type="spellEnd"/>
      <w:r w:rsidR="000761D3" w:rsidRPr="00022119">
        <w:rPr>
          <w:szCs w:val="18"/>
        </w:rPr>
        <w:t xml:space="preserve"> plus additional eServices, such as a personalised calendar through which taxpayers receive notifications of their specific obligations and rights, pre-completed </w:t>
      </w:r>
      <w:proofErr w:type="gramStart"/>
      <w:r w:rsidR="000761D3" w:rsidRPr="00022119">
        <w:rPr>
          <w:szCs w:val="18"/>
        </w:rPr>
        <w:t>forms</w:t>
      </w:r>
      <w:proofErr w:type="gramEnd"/>
      <w:r w:rsidR="000761D3" w:rsidRPr="00022119">
        <w:rPr>
          <w:szCs w:val="18"/>
        </w:rPr>
        <w:t xml:space="preserve"> and assistance in completing forms, information on the settlement of social security contributions, etc. The </w:t>
      </w:r>
      <w:proofErr w:type="spellStart"/>
      <w:r w:rsidR="000761D3" w:rsidRPr="00022119">
        <w:rPr>
          <w:szCs w:val="18"/>
        </w:rPr>
        <w:t>eTax</w:t>
      </w:r>
      <w:proofErr w:type="spellEnd"/>
      <w:r w:rsidR="000761D3" w:rsidRPr="00022119">
        <w:rPr>
          <w:szCs w:val="18"/>
        </w:rPr>
        <w:t xml:space="preserve"> System is being regularly updated and expanded to improve existing</w:t>
      </w:r>
      <w:r w:rsidR="004534A1">
        <w:rPr>
          <w:szCs w:val="18"/>
        </w:rPr>
        <w:t xml:space="preserve"> eServices</w:t>
      </w:r>
      <w:r w:rsidR="000761D3" w:rsidRPr="00022119">
        <w:rPr>
          <w:szCs w:val="18"/>
        </w:rPr>
        <w:t xml:space="preserve"> and offer brand new </w:t>
      </w:r>
      <w:r w:rsidR="004534A1">
        <w:rPr>
          <w:szCs w:val="18"/>
        </w:rPr>
        <w:t>ones</w:t>
      </w:r>
      <w:r w:rsidR="000761D3" w:rsidRPr="00022119">
        <w:rPr>
          <w:szCs w:val="18"/>
        </w:rPr>
        <w:t>. In 2021, the majority of new eForms and eServices were related</w:t>
      </w:r>
      <w:r w:rsidR="004534A1">
        <w:rPr>
          <w:szCs w:val="18"/>
        </w:rPr>
        <w:t>,</w:t>
      </w:r>
      <w:r w:rsidR="000761D3" w:rsidRPr="00022119">
        <w:rPr>
          <w:szCs w:val="18"/>
        </w:rPr>
        <w:t xml:space="preserve"> </w:t>
      </w:r>
      <w:proofErr w:type="gramStart"/>
      <w:r w:rsidR="000761D3" w:rsidRPr="00022119">
        <w:rPr>
          <w:szCs w:val="18"/>
        </w:rPr>
        <w:t>mitigating</w:t>
      </w:r>
      <w:proofErr w:type="gramEnd"/>
      <w:r w:rsidR="000761D3" w:rsidRPr="00022119">
        <w:rPr>
          <w:szCs w:val="18"/>
        </w:rPr>
        <w:t xml:space="preserve"> and remedying the consequences of the COVID-19 pandemic. The security on the mobile application and web portal was also increased with the implementation of the two-factor authentication</w:t>
      </w:r>
      <w:r w:rsidR="004534A1">
        <w:rPr>
          <w:szCs w:val="18"/>
        </w:rPr>
        <w:t>.</w:t>
      </w:r>
    </w:p>
    <w:p w14:paraId="07A5F971" w14:textId="77777777" w:rsidR="008B7D90" w:rsidRPr="006F2CF7" w:rsidRDefault="008B7D90" w:rsidP="00E63341">
      <w:pPr>
        <w:pStyle w:val="Subtitle"/>
      </w:pPr>
      <w:proofErr w:type="spellStart"/>
      <w:r w:rsidRPr="006F2CF7">
        <w:lastRenderedPageBreak/>
        <w:t>eCustoms</w:t>
      </w:r>
      <w:proofErr w:type="spellEnd"/>
      <w:r w:rsidRPr="006F2CF7">
        <w:t xml:space="preserve"> Portal</w:t>
      </w:r>
    </w:p>
    <w:p w14:paraId="6BD1CF5D" w14:textId="22F6D7CC" w:rsidR="003571F0" w:rsidRPr="00022119" w:rsidRDefault="008B7D90" w:rsidP="008B7D90">
      <w:pPr>
        <w:spacing w:line="257" w:lineRule="auto"/>
        <w:rPr>
          <w:szCs w:val="18"/>
        </w:rPr>
      </w:pPr>
      <w:r w:rsidRPr="00022119">
        <w:rPr>
          <w:szCs w:val="18"/>
        </w:rPr>
        <w:t xml:space="preserve">The </w:t>
      </w:r>
      <w:hyperlink r:id="rId175" w:anchor="c6792">
        <w:proofErr w:type="spellStart"/>
        <w:r w:rsidRPr="00022119">
          <w:rPr>
            <w:rStyle w:val="Hyperlink"/>
            <w:szCs w:val="18"/>
          </w:rPr>
          <w:t>eCustoms</w:t>
        </w:r>
        <w:proofErr w:type="spellEnd"/>
        <w:r w:rsidRPr="00022119">
          <w:rPr>
            <w:rStyle w:val="Hyperlink"/>
            <w:szCs w:val="18"/>
          </w:rPr>
          <w:t xml:space="preserve"> Portal</w:t>
        </w:r>
      </w:hyperlink>
      <w:r w:rsidRPr="00022119">
        <w:rPr>
          <w:szCs w:val="18"/>
        </w:rPr>
        <w:t xml:space="preserve"> is </w:t>
      </w:r>
      <w:r w:rsidR="003571F0" w:rsidRPr="00022119">
        <w:rPr>
          <w:szCs w:val="18"/>
        </w:rPr>
        <w:t>Slovenia’s single-entry point for customs and excise area. Through</w:t>
      </w:r>
      <w:r w:rsidR="004534A1">
        <w:rPr>
          <w:szCs w:val="18"/>
        </w:rPr>
        <w:t xml:space="preserve"> the</w:t>
      </w:r>
      <w:r w:rsidR="003571F0" w:rsidRPr="00022119">
        <w:rPr>
          <w:szCs w:val="18"/>
        </w:rPr>
        <w:t xml:space="preserve"> </w:t>
      </w:r>
      <w:proofErr w:type="spellStart"/>
      <w:r w:rsidR="003571F0" w:rsidRPr="00022119">
        <w:rPr>
          <w:szCs w:val="18"/>
        </w:rPr>
        <w:t>eCustoms</w:t>
      </w:r>
      <w:proofErr w:type="spellEnd"/>
      <w:r w:rsidR="003571F0" w:rsidRPr="00022119">
        <w:rPr>
          <w:szCs w:val="18"/>
        </w:rPr>
        <w:t xml:space="preserve"> Portal users can register and lodge customs declarations and electronic excise document</w:t>
      </w:r>
      <w:r w:rsidR="004534A1">
        <w:rPr>
          <w:szCs w:val="18"/>
        </w:rPr>
        <w:t>s</w:t>
      </w:r>
      <w:r w:rsidR="003571F0" w:rsidRPr="00022119">
        <w:rPr>
          <w:szCs w:val="18"/>
        </w:rPr>
        <w:t xml:space="preserve">. The </w:t>
      </w:r>
      <w:r w:rsidR="004534A1">
        <w:rPr>
          <w:szCs w:val="18"/>
        </w:rPr>
        <w:t>p</w:t>
      </w:r>
      <w:r w:rsidR="003571F0" w:rsidRPr="00022119">
        <w:rPr>
          <w:szCs w:val="18"/>
        </w:rPr>
        <w:t>ortal consists of four main systems</w:t>
      </w:r>
      <w:r w:rsidR="004534A1">
        <w:rPr>
          <w:szCs w:val="18"/>
        </w:rPr>
        <w:t>,</w:t>
      </w:r>
      <w:r w:rsidR="003571F0" w:rsidRPr="00022119">
        <w:rPr>
          <w:szCs w:val="18"/>
        </w:rPr>
        <w:t xml:space="preserve"> which are</w:t>
      </w:r>
      <w:r w:rsidR="004534A1">
        <w:rPr>
          <w:szCs w:val="18"/>
        </w:rPr>
        <w:t>:</w:t>
      </w:r>
      <w:r w:rsidR="003571F0" w:rsidRPr="00022119">
        <w:rPr>
          <w:szCs w:val="18"/>
        </w:rPr>
        <w:t xml:space="preserve"> </w:t>
      </w:r>
      <w:r w:rsidR="004534A1">
        <w:rPr>
          <w:szCs w:val="18"/>
        </w:rPr>
        <w:t>(</w:t>
      </w:r>
      <w:proofErr w:type="spellStart"/>
      <w:r w:rsidR="004534A1">
        <w:rPr>
          <w:szCs w:val="18"/>
        </w:rPr>
        <w:t>i</w:t>
      </w:r>
      <w:proofErr w:type="spellEnd"/>
      <w:r w:rsidR="004534A1">
        <w:rPr>
          <w:szCs w:val="18"/>
        </w:rPr>
        <w:t xml:space="preserve">) </w:t>
      </w:r>
      <w:r w:rsidR="003571F0" w:rsidRPr="00022119">
        <w:rPr>
          <w:szCs w:val="18"/>
        </w:rPr>
        <w:t>import system</w:t>
      </w:r>
      <w:r w:rsidR="004534A1">
        <w:rPr>
          <w:szCs w:val="18"/>
        </w:rPr>
        <w:t>;</w:t>
      </w:r>
      <w:r w:rsidR="003571F0" w:rsidRPr="00022119">
        <w:rPr>
          <w:szCs w:val="18"/>
        </w:rPr>
        <w:t xml:space="preserve"> </w:t>
      </w:r>
      <w:r w:rsidR="004534A1">
        <w:rPr>
          <w:szCs w:val="18"/>
        </w:rPr>
        <w:t xml:space="preserve">(ii) </w:t>
      </w:r>
      <w:r w:rsidR="003571F0" w:rsidRPr="00022119">
        <w:rPr>
          <w:szCs w:val="18"/>
        </w:rPr>
        <w:t>transit system</w:t>
      </w:r>
      <w:r w:rsidR="004534A1">
        <w:rPr>
          <w:szCs w:val="18"/>
        </w:rPr>
        <w:t>;</w:t>
      </w:r>
      <w:r w:rsidR="003571F0" w:rsidRPr="00022119">
        <w:rPr>
          <w:szCs w:val="18"/>
        </w:rPr>
        <w:t xml:space="preserve"> </w:t>
      </w:r>
      <w:r w:rsidR="004534A1">
        <w:rPr>
          <w:szCs w:val="18"/>
        </w:rPr>
        <w:t xml:space="preserve">(iii) </w:t>
      </w:r>
      <w:r w:rsidR="003571F0" w:rsidRPr="00022119">
        <w:rPr>
          <w:szCs w:val="18"/>
        </w:rPr>
        <w:t>export system</w:t>
      </w:r>
      <w:r w:rsidR="004534A1">
        <w:rPr>
          <w:szCs w:val="18"/>
        </w:rPr>
        <w:t>,</w:t>
      </w:r>
      <w:r w:rsidR="003571F0" w:rsidRPr="00022119">
        <w:rPr>
          <w:szCs w:val="18"/>
        </w:rPr>
        <w:t xml:space="preserve"> and </w:t>
      </w:r>
      <w:r w:rsidR="004534A1">
        <w:rPr>
          <w:szCs w:val="18"/>
        </w:rPr>
        <w:t xml:space="preserve">(iv) </w:t>
      </w:r>
      <w:r w:rsidR="003571F0" w:rsidRPr="00022119">
        <w:rPr>
          <w:szCs w:val="18"/>
        </w:rPr>
        <w:t xml:space="preserve">excise system. </w:t>
      </w:r>
      <w:r w:rsidR="004534A1">
        <w:rPr>
          <w:szCs w:val="18"/>
        </w:rPr>
        <w:t xml:space="preserve">The </w:t>
      </w:r>
      <w:proofErr w:type="spellStart"/>
      <w:r w:rsidR="003571F0" w:rsidRPr="00022119">
        <w:rPr>
          <w:szCs w:val="18"/>
        </w:rPr>
        <w:t>eCustoms</w:t>
      </w:r>
      <w:proofErr w:type="spellEnd"/>
      <w:r w:rsidR="003571F0" w:rsidRPr="00022119">
        <w:rPr>
          <w:szCs w:val="18"/>
        </w:rPr>
        <w:t xml:space="preserve"> Portal also includes a lot of supporting systems and one of them is the EPOS application</w:t>
      </w:r>
      <w:r w:rsidR="004534A1">
        <w:rPr>
          <w:szCs w:val="18"/>
        </w:rPr>
        <w:t>. It</w:t>
      </w:r>
      <w:r w:rsidR="003571F0" w:rsidRPr="00022119">
        <w:rPr>
          <w:szCs w:val="18"/>
        </w:rPr>
        <w:t xml:space="preserve"> is the central module of the </w:t>
      </w:r>
      <w:proofErr w:type="gramStart"/>
      <w:r w:rsidR="003571F0" w:rsidRPr="00022119">
        <w:rPr>
          <w:szCs w:val="18"/>
        </w:rPr>
        <w:t>system</w:t>
      </w:r>
      <w:proofErr w:type="gramEnd"/>
      <w:r w:rsidR="003571F0" w:rsidRPr="00022119">
        <w:rPr>
          <w:szCs w:val="18"/>
        </w:rPr>
        <w:t xml:space="preserve"> </w:t>
      </w:r>
      <w:r w:rsidR="004534A1">
        <w:rPr>
          <w:szCs w:val="18"/>
        </w:rPr>
        <w:t>and it</w:t>
      </w:r>
      <w:r w:rsidR="003571F0" w:rsidRPr="00022119">
        <w:rPr>
          <w:szCs w:val="18"/>
        </w:rPr>
        <w:t xml:space="preserve"> accepts declarations, verifies digitally signed messages and provides routing. It implements PKI2 authentication and ensures non-repudiation via eSignature and time stamping. The systems in </w:t>
      </w:r>
      <w:r w:rsidR="004534A1">
        <w:rPr>
          <w:szCs w:val="18"/>
        </w:rPr>
        <w:t xml:space="preserve">the </w:t>
      </w:r>
      <w:proofErr w:type="spellStart"/>
      <w:r w:rsidR="003571F0" w:rsidRPr="00022119">
        <w:rPr>
          <w:szCs w:val="18"/>
        </w:rPr>
        <w:t>eCustoms</w:t>
      </w:r>
      <w:proofErr w:type="spellEnd"/>
      <w:r w:rsidR="003571F0" w:rsidRPr="00022119">
        <w:rPr>
          <w:szCs w:val="18"/>
        </w:rPr>
        <w:t xml:space="preserve"> Portal are regularly updated </w:t>
      </w:r>
      <w:proofErr w:type="gramStart"/>
      <w:r w:rsidR="003571F0" w:rsidRPr="00022119">
        <w:rPr>
          <w:szCs w:val="18"/>
        </w:rPr>
        <w:t>according</w:t>
      </w:r>
      <w:proofErr w:type="gramEnd"/>
      <w:r w:rsidR="003571F0" w:rsidRPr="00022119">
        <w:rPr>
          <w:szCs w:val="18"/>
        </w:rPr>
        <w:t xml:space="preserve"> the requirements of the UCC (Union Customs Code) and the MASP (Multi-Annual Strategic Plan for Electronic Customs). The project, initiated by the European Commission, aims to replace paper-format customs procedures with EU-wide electronic procedures to create a more efficient and modern customs environment. Main upgrades have been made in 2021 when we launched the new import system and the new control import system</w:t>
      </w:r>
      <w:r w:rsidRPr="00022119">
        <w:rPr>
          <w:szCs w:val="18"/>
        </w:rPr>
        <w:t xml:space="preserve">. </w:t>
      </w:r>
    </w:p>
    <w:p w14:paraId="0EF7AA69" w14:textId="3E80F39A" w:rsidR="00C856DB" w:rsidRPr="006F2CF7" w:rsidRDefault="00903045" w:rsidP="00E63341">
      <w:pPr>
        <w:pStyle w:val="Subtitle"/>
      </w:pPr>
      <w:r w:rsidRPr="006F2CF7">
        <w:rPr>
          <w:noProof/>
        </w:rPr>
        <w:drawing>
          <wp:anchor distT="0" distB="0" distL="114300" distR="114300" simplePos="0" relativeHeight="251668480" behindDoc="0" locked="0" layoutInCell="1" allowOverlap="1" wp14:anchorId="73BD48B6" wp14:editId="6983DEF3">
            <wp:simplePos x="0" y="0"/>
            <wp:positionH relativeFrom="column">
              <wp:posOffset>-385808</wp:posOffset>
            </wp:positionH>
            <wp:positionV relativeFrom="paragraph">
              <wp:posOffset>78921</wp:posOffset>
            </wp:positionV>
            <wp:extent cx="300990" cy="141605"/>
            <wp:effectExtent l="0" t="0" r="3810" b="0"/>
            <wp:wrapNone/>
            <wp:docPr id="32" name="Picture 32" descr="A picture containing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Picture 343" descr="A picture containing night sky&#10;&#10;Description automatically generated"/>
                    <pic:cNvPicPr>
                      <a:picLocks noChangeAspect="1"/>
                    </pic:cNvPicPr>
                  </pic:nvPicPr>
                  <pic:blipFill rotWithShape="1">
                    <a:blip r:embed="rId41" cstate="print">
                      <a:duotone>
                        <a:schemeClr val="accent2">
                          <a:shade val="45000"/>
                          <a:satMod val="135000"/>
                        </a:schemeClr>
                        <a:prstClr val="white"/>
                      </a:duotone>
                      <a:alphaModFix amt="56000"/>
                    </a:blip>
                    <a:srcRect l="14748" t="34779" r="14766" b="32001"/>
                    <a:stretch/>
                  </pic:blipFill>
                  <pic:spPr bwMode="auto">
                    <a:xfrm>
                      <a:off x="0" y="0"/>
                      <a:ext cx="300990" cy="141605"/>
                    </a:xfrm>
                    <a:prstGeom prst="rect">
                      <a:avLst/>
                    </a:prstGeom>
                    <a:ln>
                      <a:noFill/>
                    </a:ln>
                  </pic:spPr>
                </pic:pic>
              </a:graphicData>
            </a:graphic>
            <wp14:sizeRelH relativeFrom="page">
              <wp14:pctWidth>0</wp14:pctWidth>
            </wp14:sizeRelH>
            <wp14:sizeRelV relativeFrom="margin">
              <wp14:pctHeight>0</wp14:pctHeight>
            </wp14:sizeRelV>
          </wp:anchor>
        </w:drawing>
      </w:r>
      <w:r w:rsidR="00DF50BA" w:rsidRPr="006F2CF7">
        <w:t>Public Payments</w:t>
      </w:r>
      <w:r w:rsidR="00444B49" w:rsidRPr="006F2CF7">
        <w:t xml:space="preserve"> </w:t>
      </w:r>
      <w:r w:rsidR="00DF50BA" w:rsidRPr="006F2CF7">
        <w:t>Administration Portal</w:t>
      </w:r>
    </w:p>
    <w:p w14:paraId="59D4E615" w14:textId="77777777" w:rsidR="00903045" w:rsidRPr="00022119" w:rsidRDefault="77B47772" w:rsidP="00DF50BA">
      <w:pPr>
        <w:rPr>
          <w:rFonts w:eastAsia="Verdana" w:cs="Verdana"/>
          <w:szCs w:val="18"/>
        </w:rPr>
      </w:pPr>
      <w:r w:rsidRPr="00022119">
        <w:rPr>
          <w:rFonts w:eastAsia="Verdana" w:cs="Verdana"/>
          <w:szCs w:val="18"/>
        </w:rPr>
        <w:t xml:space="preserve">The </w:t>
      </w:r>
      <w:hyperlink r:id="rId176" w:history="1">
        <w:r w:rsidRPr="00022119">
          <w:rPr>
            <w:rStyle w:val="Hyperlink"/>
            <w:szCs w:val="18"/>
          </w:rPr>
          <w:t>Public Payments Administration</w:t>
        </w:r>
      </w:hyperlink>
      <w:r w:rsidRPr="00022119">
        <w:rPr>
          <w:rFonts w:eastAsia="Verdana" w:cs="Verdana"/>
          <w:szCs w:val="18"/>
        </w:rPr>
        <w:t xml:space="preserve"> operates and manages the dedicated infrastructure for payments and other related services.</w:t>
      </w:r>
      <w:r w:rsidR="00077F9A" w:rsidRPr="00022119">
        <w:rPr>
          <w:rFonts w:eastAsia="Verdana" w:cs="Verdana"/>
          <w:szCs w:val="18"/>
        </w:rPr>
        <w:t xml:space="preserve"> </w:t>
      </w:r>
      <w:r w:rsidRPr="00022119">
        <w:rPr>
          <w:rFonts w:eastAsia="Verdana" w:cs="Verdana"/>
          <w:szCs w:val="18"/>
        </w:rPr>
        <w:t xml:space="preserve">The </w:t>
      </w:r>
      <w:hyperlink r:id="rId177" w:history="1">
        <w:r w:rsidRPr="00022119">
          <w:rPr>
            <w:rStyle w:val="Hyperlink"/>
            <w:szCs w:val="18"/>
          </w:rPr>
          <w:t>Slovenian Payment System</w:t>
        </w:r>
      </w:hyperlink>
      <w:r w:rsidRPr="00022119">
        <w:rPr>
          <w:rFonts w:eastAsia="Verdana" w:cs="Verdana"/>
          <w:szCs w:val="18"/>
        </w:rPr>
        <w:t xml:space="preserve"> is a complete business solution combining a web portal with back-office integration. The system was developed in 2002 and allows government institutions to honour their payment obligations to individuals and companies as well as process tax payments online using a qualified certificate issued by any registered certification authority in the country. The entire process consists of using all SEPA compliant payment instruments (</w:t>
      </w:r>
      <w:proofErr w:type="spellStart"/>
      <w:r w:rsidR="00000000">
        <w:fldChar w:fldCharType="begin"/>
      </w:r>
      <w:r w:rsidR="00000000">
        <w:instrText xml:space="preserve"> HYPERLINK "https://www.gov.si/drzavni-organi/organi-v-sestavi/uprava-za-javna-placila/" </w:instrText>
      </w:r>
      <w:r w:rsidR="00000000">
        <w:fldChar w:fldCharType="separate"/>
      </w:r>
      <w:r w:rsidRPr="00022119">
        <w:rPr>
          <w:rStyle w:val="Hyperlink"/>
          <w:szCs w:val="18"/>
        </w:rPr>
        <w:t>UJPnet</w:t>
      </w:r>
      <w:proofErr w:type="spellEnd"/>
      <w:r w:rsidR="00000000">
        <w:rPr>
          <w:rStyle w:val="Hyperlink"/>
          <w:szCs w:val="18"/>
        </w:rPr>
        <w:fldChar w:fldCharType="end"/>
      </w:r>
      <w:r w:rsidRPr="00022119">
        <w:rPr>
          <w:rFonts w:eastAsia="Verdana" w:cs="Verdana"/>
          <w:szCs w:val="18"/>
        </w:rPr>
        <w:t>), exchanging eInvoices (</w:t>
      </w:r>
      <w:proofErr w:type="spellStart"/>
      <w:r w:rsidRPr="00022119">
        <w:rPr>
          <w:rFonts w:eastAsia="Verdana" w:cs="Verdana"/>
          <w:i/>
          <w:iCs/>
          <w:szCs w:val="18"/>
        </w:rPr>
        <w:t>eRačun</w:t>
      </w:r>
      <w:proofErr w:type="spellEnd"/>
      <w:r w:rsidRPr="00022119">
        <w:rPr>
          <w:rFonts w:eastAsia="Verdana" w:cs="Verdana"/>
          <w:szCs w:val="18"/>
        </w:rPr>
        <w:t xml:space="preserve">) and </w:t>
      </w:r>
      <w:r w:rsidRPr="00022119">
        <w:rPr>
          <w:rFonts w:eastAsia="Verdana" w:cs="Verdana"/>
          <w:color w:val="000000" w:themeColor="text1"/>
          <w:szCs w:val="18"/>
        </w:rPr>
        <w:t>other structured electronic documents (</w:t>
      </w:r>
      <w:proofErr w:type="spellStart"/>
      <w:r w:rsidRPr="00022119">
        <w:rPr>
          <w:rFonts w:eastAsia="Verdana" w:cs="Verdana"/>
          <w:i/>
          <w:iCs/>
          <w:color w:val="000000" w:themeColor="text1"/>
          <w:szCs w:val="18"/>
        </w:rPr>
        <w:t>eDokument</w:t>
      </w:r>
      <w:proofErr w:type="spellEnd"/>
      <w:r w:rsidRPr="00022119">
        <w:rPr>
          <w:rFonts w:eastAsia="Verdana" w:cs="Verdana"/>
          <w:color w:val="000000" w:themeColor="text1"/>
          <w:szCs w:val="18"/>
        </w:rPr>
        <w:t>)</w:t>
      </w:r>
      <w:r w:rsidRPr="00022119">
        <w:rPr>
          <w:rFonts w:eastAsia="Verdana" w:cs="Verdana"/>
          <w:szCs w:val="18"/>
        </w:rPr>
        <w:t xml:space="preserve"> and validating data, sending all related responses and feedback (corresponding status), digitally signing and timestamping the exchanged data. </w:t>
      </w:r>
    </w:p>
    <w:p w14:paraId="00A5233D" w14:textId="7014E2F0" w:rsidR="00DF50BA" w:rsidRPr="00022119" w:rsidRDefault="77B47772" w:rsidP="00DF50BA">
      <w:pPr>
        <w:rPr>
          <w:rFonts w:eastAsia="Verdana" w:cs="Verdana"/>
          <w:szCs w:val="18"/>
        </w:rPr>
      </w:pPr>
      <w:r w:rsidRPr="00022119">
        <w:rPr>
          <w:rFonts w:eastAsia="Verdana" w:cs="Verdana"/>
          <w:szCs w:val="18"/>
        </w:rPr>
        <w:t xml:space="preserve">In November 2022, the Public Payments Administration technologically and visually renovated the </w:t>
      </w:r>
      <w:proofErr w:type="spellStart"/>
      <w:r w:rsidRPr="00022119">
        <w:rPr>
          <w:rFonts w:eastAsia="Verdana" w:cs="Verdana"/>
          <w:szCs w:val="18"/>
        </w:rPr>
        <w:t>UJPnet</w:t>
      </w:r>
      <w:proofErr w:type="spellEnd"/>
      <w:r w:rsidRPr="00022119">
        <w:rPr>
          <w:rFonts w:eastAsia="Verdana" w:cs="Verdana"/>
          <w:szCs w:val="18"/>
        </w:rPr>
        <w:t xml:space="preserve"> web application and ensured better transparency and, above all, easier accessibility for </w:t>
      </w:r>
      <w:proofErr w:type="spellStart"/>
      <w:r w:rsidRPr="00022119">
        <w:rPr>
          <w:rFonts w:eastAsia="Verdana" w:cs="Verdana"/>
          <w:szCs w:val="18"/>
        </w:rPr>
        <w:t>UJPnet</w:t>
      </w:r>
      <w:proofErr w:type="spellEnd"/>
      <w:r w:rsidRPr="00022119">
        <w:rPr>
          <w:rFonts w:eastAsia="Verdana" w:cs="Verdana"/>
          <w:szCs w:val="18"/>
        </w:rPr>
        <w:t xml:space="preserve"> users to the content they use most often.</w:t>
      </w:r>
      <w:r w:rsidR="00077F9A" w:rsidRPr="00022119">
        <w:rPr>
          <w:rFonts w:eastAsia="Verdana" w:cs="Verdana"/>
          <w:szCs w:val="18"/>
        </w:rPr>
        <w:t xml:space="preserve"> </w:t>
      </w:r>
      <w:r w:rsidRPr="00022119">
        <w:rPr>
          <w:rFonts w:eastAsia="Verdana" w:cs="Verdana"/>
          <w:szCs w:val="18"/>
        </w:rPr>
        <w:t xml:space="preserve">Since the implementation of the instant payments service in 2020, Public Payments Administration has been successfully receiving inflows from instant payments to sub-accounts of budget users continuously 24 hours a day, every day of the year. From October 2021 onwards, </w:t>
      </w:r>
      <w:r w:rsidR="004534A1">
        <w:rPr>
          <w:rFonts w:eastAsia="Verdana" w:cs="Verdana"/>
          <w:szCs w:val="18"/>
        </w:rPr>
        <w:t xml:space="preserve">the </w:t>
      </w:r>
      <w:r w:rsidRPr="00022119">
        <w:rPr>
          <w:rFonts w:eastAsia="Verdana" w:cs="Verdana"/>
          <w:szCs w:val="18"/>
        </w:rPr>
        <w:t>Public Payments Administration is also successfully receiving cross-border immediate payments.</w:t>
      </w:r>
      <w:r w:rsidR="000C37F0" w:rsidRPr="00022119">
        <w:rPr>
          <w:rFonts w:eastAsia="Verdana" w:cs="Verdana"/>
          <w:szCs w:val="18"/>
        </w:rPr>
        <w:t xml:space="preserve"> </w:t>
      </w:r>
      <w:r w:rsidRPr="00022119">
        <w:rPr>
          <w:rFonts w:eastAsia="Verdana" w:cs="Verdana"/>
          <w:szCs w:val="18"/>
        </w:rPr>
        <w:t xml:space="preserve">Since 2019, the </w:t>
      </w:r>
      <w:r w:rsidR="004534A1">
        <w:rPr>
          <w:rFonts w:eastAsia="Verdana" w:cs="Verdana"/>
          <w:szCs w:val="18"/>
        </w:rPr>
        <w:t xml:space="preserve">Public Payments </w:t>
      </w:r>
      <w:r w:rsidRPr="00022119">
        <w:rPr>
          <w:rFonts w:eastAsia="Verdana" w:cs="Verdana"/>
          <w:szCs w:val="18"/>
        </w:rPr>
        <w:t xml:space="preserve">Administration has been enabling the mobile application </w:t>
      </w:r>
      <w:hyperlink r:id="rId178" w:history="1">
        <w:r w:rsidRPr="00022119">
          <w:rPr>
            <w:rStyle w:val="Hyperlink"/>
            <w:szCs w:val="18"/>
          </w:rPr>
          <w:t xml:space="preserve">called </w:t>
        </w:r>
        <w:proofErr w:type="spellStart"/>
        <w:r w:rsidRPr="00022119">
          <w:rPr>
            <w:rStyle w:val="Hyperlink"/>
            <w:szCs w:val="18"/>
          </w:rPr>
          <w:t>mUJPnet</w:t>
        </w:r>
        <w:proofErr w:type="spellEnd"/>
      </w:hyperlink>
      <w:r w:rsidRPr="00022119">
        <w:rPr>
          <w:rFonts w:eastAsia="Verdana" w:cs="Verdana"/>
          <w:szCs w:val="18"/>
        </w:rPr>
        <w:t xml:space="preserve"> that budget users can download for free from the iTunes Store (Apple iOS) and the Play Store (Google Android). The </w:t>
      </w:r>
      <w:proofErr w:type="spellStart"/>
      <w:r w:rsidRPr="00022119">
        <w:rPr>
          <w:rFonts w:eastAsia="Verdana" w:cs="Verdana"/>
          <w:szCs w:val="18"/>
        </w:rPr>
        <w:t>mUJPnet</w:t>
      </w:r>
      <w:proofErr w:type="spellEnd"/>
      <w:r w:rsidRPr="00022119">
        <w:rPr>
          <w:rFonts w:eastAsia="Verdana" w:cs="Verdana"/>
          <w:szCs w:val="18"/>
        </w:rPr>
        <w:t xml:space="preserve"> mobile application provides budget users with easy and fast access to payment and other services via tablets and smartphones. This enables budget users to make payment transactions from different locations faster and more easily at different times and at any time (24/7) and to keep track of their status.</w:t>
      </w:r>
      <w:r w:rsidR="00B83B3E" w:rsidRPr="00022119">
        <w:rPr>
          <w:rFonts w:eastAsia="Verdana" w:cs="Verdana"/>
          <w:szCs w:val="18"/>
        </w:rPr>
        <w:t xml:space="preserve"> </w:t>
      </w:r>
      <w:r w:rsidRPr="00022119">
        <w:rPr>
          <w:rFonts w:eastAsia="Verdana" w:cs="Verdana"/>
          <w:szCs w:val="18"/>
        </w:rPr>
        <w:t xml:space="preserve">The Public Payments Administration has been developing the web applications of the </w:t>
      </w:r>
      <w:hyperlink r:id="rId179" w:history="1">
        <w:r w:rsidRPr="00022119">
          <w:rPr>
            <w:rStyle w:val="Hyperlink"/>
            <w:szCs w:val="18"/>
          </w:rPr>
          <w:t xml:space="preserve">UJP </w:t>
        </w:r>
        <w:proofErr w:type="spellStart"/>
        <w:r w:rsidRPr="00022119">
          <w:rPr>
            <w:rStyle w:val="Hyperlink"/>
            <w:szCs w:val="18"/>
          </w:rPr>
          <w:t>eRačun</w:t>
        </w:r>
        <w:proofErr w:type="spellEnd"/>
        <w:r w:rsidRPr="00022119">
          <w:rPr>
            <w:rStyle w:val="Hyperlink"/>
            <w:szCs w:val="18"/>
          </w:rPr>
          <w:t xml:space="preserve"> Portal</w:t>
        </w:r>
      </w:hyperlink>
      <w:r w:rsidRPr="00022119">
        <w:rPr>
          <w:rFonts w:eastAsia="Verdana" w:cs="Verdana"/>
          <w:szCs w:val="18"/>
        </w:rPr>
        <w:t xml:space="preserve"> since 2015. The </w:t>
      </w:r>
      <w:hyperlink r:id="rId180" w:history="1">
        <w:r w:rsidRPr="00022119">
          <w:rPr>
            <w:rStyle w:val="Hyperlink"/>
            <w:szCs w:val="18"/>
          </w:rPr>
          <w:t xml:space="preserve">UJP </w:t>
        </w:r>
        <w:proofErr w:type="spellStart"/>
        <w:r w:rsidRPr="00022119">
          <w:rPr>
            <w:rStyle w:val="Hyperlink"/>
            <w:szCs w:val="18"/>
          </w:rPr>
          <w:t>eRačun</w:t>
        </w:r>
        <w:proofErr w:type="spellEnd"/>
        <w:r w:rsidRPr="00022119">
          <w:rPr>
            <w:rStyle w:val="Hyperlink"/>
            <w:szCs w:val="18"/>
          </w:rPr>
          <w:t xml:space="preserve"> Portal</w:t>
        </w:r>
      </w:hyperlink>
      <w:r w:rsidRPr="00022119">
        <w:rPr>
          <w:rFonts w:eastAsia="Verdana" w:cs="Verdana"/>
          <w:szCs w:val="18"/>
        </w:rPr>
        <w:t xml:space="preserve"> is intended for smaller issuers for preparing (manual entry of eInvoices) and sending eInvoices to budget users. The access to the UJP </w:t>
      </w:r>
      <w:proofErr w:type="spellStart"/>
      <w:r w:rsidRPr="00022119">
        <w:rPr>
          <w:rFonts w:eastAsia="Verdana" w:cs="Verdana"/>
          <w:szCs w:val="18"/>
        </w:rPr>
        <w:t>eRačun</w:t>
      </w:r>
      <w:proofErr w:type="spellEnd"/>
      <w:r w:rsidRPr="00022119">
        <w:rPr>
          <w:rFonts w:eastAsia="Verdana" w:cs="Verdana"/>
          <w:szCs w:val="18"/>
        </w:rPr>
        <w:t xml:space="preserve"> Portal is possible with a qualified digital certificate from one of the Slovenian issuers or through the SI-PASS system.  </w:t>
      </w:r>
    </w:p>
    <w:p w14:paraId="5A458305" w14:textId="77777777" w:rsidR="00DF50BA" w:rsidRPr="006F2CF7" w:rsidRDefault="00000000" w:rsidP="00E63341">
      <w:pPr>
        <w:pStyle w:val="Subtitle"/>
        <w:rPr>
          <w:rFonts w:ascii="Verdana" w:hAnsi="Verdana"/>
        </w:rPr>
      </w:pPr>
      <w:hyperlink r:id="rId181">
        <w:r w:rsidR="00DF50BA" w:rsidRPr="006F2CF7">
          <w:rPr>
            <w:rFonts w:ascii="Verdana" w:hAnsi="Verdana"/>
          </w:rPr>
          <w:t>eSessions</w:t>
        </w:r>
      </w:hyperlink>
      <w:r w:rsidR="00DF50BA" w:rsidRPr="006F2CF7">
        <w:rPr>
          <w:rFonts w:ascii="Verdana" w:hAnsi="Verdana"/>
        </w:rPr>
        <w:t xml:space="preserve"> </w:t>
      </w:r>
    </w:p>
    <w:p w14:paraId="37C048EF" w14:textId="77777777" w:rsidR="00DF50BA" w:rsidRPr="00022119" w:rsidRDefault="00DF50BA" w:rsidP="00DF50BA">
      <w:pPr>
        <w:rPr>
          <w:szCs w:val="18"/>
        </w:rPr>
      </w:pPr>
      <w:r w:rsidRPr="00022119">
        <w:rPr>
          <w:szCs w:val="18"/>
        </w:rPr>
        <w:t xml:space="preserve">The aim of the IT solution </w:t>
      </w:r>
      <w:hyperlink r:id="rId182" w:history="1">
        <w:r w:rsidRPr="00022119">
          <w:rPr>
            <w:rStyle w:val="Hyperlink"/>
            <w:szCs w:val="18"/>
          </w:rPr>
          <w:t>eSessions</w:t>
        </w:r>
      </w:hyperlink>
      <w:r w:rsidRPr="00022119">
        <w:rPr>
          <w:szCs w:val="18"/>
        </w:rPr>
        <w:t xml:space="preserve"> is to provide comprehensive support for decision making in the government. It is an extensive system which includes all State authorities and – indirectly – also the stakeholders. The eSessions service is organised into the following three segments by content:</w:t>
      </w:r>
    </w:p>
    <w:p w14:paraId="66BAD043" w14:textId="77777777" w:rsidR="00DF50BA" w:rsidRPr="00022119" w:rsidRDefault="00DF50BA" w:rsidP="00B06CFC">
      <w:pPr>
        <w:numPr>
          <w:ilvl w:val="0"/>
          <w:numId w:val="70"/>
        </w:numPr>
        <w:rPr>
          <w:szCs w:val="18"/>
        </w:rPr>
      </w:pPr>
      <w:r w:rsidRPr="00022119">
        <w:rPr>
          <w:szCs w:val="18"/>
        </w:rPr>
        <w:t xml:space="preserve">Internal: consideration of documents by government working bodies and decision making in the </w:t>
      </w:r>
      <w:proofErr w:type="gramStart"/>
      <w:r w:rsidRPr="00022119">
        <w:rPr>
          <w:szCs w:val="18"/>
        </w:rPr>
        <w:t>government;</w:t>
      </w:r>
      <w:proofErr w:type="gramEnd"/>
    </w:p>
    <w:p w14:paraId="27D49992" w14:textId="77777777" w:rsidR="00DF50BA" w:rsidRPr="00022119" w:rsidRDefault="00DF50BA" w:rsidP="00B06CFC">
      <w:pPr>
        <w:numPr>
          <w:ilvl w:val="0"/>
          <w:numId w:val="70"/>
        </w:numPr>
        <w:rPr>
          <w:szCs w:val="18"/>
        </w:rPr>
      </w:pPr>
      <w:r w:rsidRPr="00022119">
        <w:rPr>
          <w:szCs w:val="18"/>
        </w:rPr>
        <w:t xml:space="preserve">State authorities: in addition to the documents already considered, this segment includes documents currently waiting for government consideration. These documents are published in the government’s information system </w:t>
      </w:r>
      <w:proofErr w:type="gramStart"/>
      <w:r w:rsidRPr="00022119">
        <w:rPr>
          <w:szCs w:val="18"/>
        </w:rPr>
        <w:t>in order to</w:t>
      </w:r>
      <w:proofErr w:type="gramEnd"/>
      <w:r w:rsidRPr="00022119">
        <w:rPr>
          <w:szCs w:val="18"/>
        </w:rPr>
        <w:t xml:space="preserve"> allow other ministries and government offices to submit any comments or proposals; and</w:t>
      </w:r>
    </w:p>
    <w:p w14:paraId="221439DA" w14:textId="00D6B647" w:rsidR="00DF50BA" w:rsidRPr="00022119" w:rsidRDefault="00DF50BA" w:rsidP="00B06CFC">
      <w:pPr>
        <w:numPr>
          <w:ilvl w:val="0"/>
          <w:numId w:val="70"/>
        </w:numPr>
        <w:rPr>
          <w:szCs w:val="18"/>
        </w:rPr>
      </w:pPr>
      <w:r w:rsidRPr="00022119">
        <w:rPr>
          <w:szCs w:val="18"/>
        </w:rPr>
        <w:t xml:space="preserve">Public: publication of non-confidential government decisions and documents. This content is published on the government’s website and is intended for the interested public, </w:t>
      </w:r>
      <w:proofErr w:type="gramStart"/>
      <w:r w:rsidRPr="00022119">
        <w:rPr>
          <w:szCs w:val="18"/>
        </w:rPr>
        <w:t>in particular non-</w:t>
      </w:r>
      <w:proofErr w:type="gramEnd"/>
      <w:r w:rsidRPr="00022119">
        <w:rPr>
          <w:szCs w:val="18"/>
        </w:rPr>
        <w:t>governmental and other civil society organisations.</w:t>
      </w:r>
    </w:p>
    <w:p w14:paraId="7CFC226E" w14:textId="77777777" w:rsidR="00DF50BA" w:rsidRPr="00022119" w:rsidRDefault="00DF50BA" w:rsidP="00DF50BA">
      <w:pPr>
        <w:rPr>
          <w:szCs w:val="18"/>
        </w:rPr>
      </w:pPr>
      <w:r w:rsidRPr="00022119">
        <w:rPr>
          <w:szCs w:val="18"/>
        </w:rPr>
        <w:lastRenderedPageBreak/>
        <w:t>A special segment of the system is used as IT support for confidential government decisions, which is in a separate information and communication structure and meets strict security requirements for the treatment of classified information.</w:t>
      </w:r>
    </w:p>
    <w:p w14:paraId="6FC1C5AD" w14:textId="77777777" w:rsidR="00DF50BA" w:rsidRPr="00022119" w:rsidRDefault="00DF50BA" w:rsidP="00DF50BA">
      <w:pPr>
        <w:rPr>
          <w:szCs w:val="18"/>
        </w:rPr>
      </w:pPr>
      <w:r w:rsidRPr="00022119">
        <w:rPr>
          <w:szCs w:val="18"/>
        </w:rPr>
        <w:t xml:space="preserve">The eSessions service facilitates the management of a great number of documents and remote voting; it also enables electronic sessions and provides a strong support for the provision of information to various target user groups and the </w:t>
      </w:r>
      <w:proofErr w:type="gramStart"/>
      <w:r w:rsidRPr="00022119">
        <w:rPr>
          <w:szCs w:val="18"/>
        </w:rPr>
        <w:t>general public</w:t>
      </w:r>
      <w:proofErr w:type="gramEnd"/>
      <w:r w:rsidRPr="00022119">
        <w:rPr>
          <w:szCs w:val="18"/>
        </w:rPr>
        <w:t>.</w:t>
      </w:r>
    </w:p>
    <w:p w14:paraId="77C97774" w14:textId="77777777" w:rsidR="00DF50BA" w:rsidRPr="006F2CF7" w:rsidRDefault="00DF50BA" w:rsidP="00E63341">
      <w:pPr>
        <w:pStyle w:val="Subtitle"/>
      </w:pPr>
      <w:r w:rsidRPr="006F2CF7">
        <w:t>EU Portal</w:t>
      </w:r>
    </w:p>
    <w:p w14:paraId="06F895DB" w14:textId="3486078E" w:rsidR="00DF50BA" w:rsidRPr="00022119" w:rsidRDefault="3186E112" w:rsidP="00DF50BA">
      <w:pPr>
        <w:rPr>
          <w:szCs w:val="18"/>
          <w:lang w:eastAsia="en-US"/>
        </w:rPr>
      </w:pPr>
      <w:r w:rsidRPr="00022119">
        <w:rPr>
          <w:szCs w:val="18"/>
        </w:rPr>
        <w:t xml:space="preserve">The </w:t>
      </w:r>
      <w:hyperlink r:id="rId183">
        <w:r w:rsidRPr="00022119">
          <w:rPr>
            <w:color w:val="004080"/>
            <w:szCs w:val="18"/>
            <w:lang w:eastAsia="en-US"/>
          </w:rPr>
          <w:t>EU Portal</w:t>
        </w:r>
      </w:hyperlink>
      <w:r w:rsidRPr="00022119">
        <w:rPr>
          <w:szCs w:val="18"/>
          <w:lang w:eastAsia="en-US"/>
        </w:rPr>
        <w:t xml:space="preserve"> is part of the governmental single information system and serves as a basic information tool for the adoption, recording, </w:t>
      </w:r>
      <w:proofErr w:type="gramStart"/>
      <w:r w:rsidRPr="00022119">
        <w:rPr>
          <w:szCs w:val="18"/>
          <w:lang w:eastAsia="en-US"/>
        </w:rPr>
        <w:t>classification</w:t>
      </w:r>
      <w:proofErr w:type="gramEnd"/>
      <w:r w:rsidRPr="00022119">
        <w:rPr>
          <w:szCs w:val="18"/>
          <w:lang w:eastAsia="en-US"/>
        </w:rPr>
        <w:t xml:space="preserve"> and publication of documents which are exchanged between the Republic of Slovenia and the European Union. All documents received from the Council of the EU are entered in the portal. Dossiers and related documents are classified according to the competent authorities (ministries and government offices) and working groups. The classification of documents corresponds to the document classification in the </w:t>
      </w:r>
      <w:proofErr w:type="spellStart"/>
      <w:r w:rsidRPr="00022119">
        <w:rPr>
          <w:szCs w:val="18"/>
          <w:lang w:eastAsia="en-US"/>
        </w:rPr>
        <w:t>EuroVoc</w:t>
      </w:r>
      <w:proofErr w:type="spellEnd"/>
      <w:r w:rsidRPr="00022119">
        <w:rPr>
          <w:szCs w:val="18"/>
          <w:lang w:eastAsia="en-US"/>
        </w:rPr>
        <w:t xml:space="preserve"> thesaurus which is used by the EU institutions. The system is also used for the preparation of the government positions on legislative proposals and other EU acts. The reports of the Slovenian representatives from the meetings of the Council of the EU and its working bodies are also recorded in the portal. The </w:t>
      </w:r>
      <w:hyperlink r:id="rId184" w:history="1">
        <w:r w:rsidR="00D07C1E" w:rsidRPr="00022119">
          <w:rPr>
            <w:rStyle w:val="Hyperlink"/>
            <w:rFonts w:cs="Helv"/>
            <w:szCs w:val="18"/>
            <w:lang w:eastAsia="en-US"/>
          </w:rPr>
          <w:t>EU.SI</w:t>
        </w:r>
      </w:hyperlink>
      <w:r w:rsidRPr="00022119">
        <w:rPr>
          <w:szCs w:val="18"/>
          <w:lang w:eastAsia="en-US"/>
        </w:rPr>
        <w:t xml:space="preserve"> </w:t>
      </w:r>
      <w:r w:rsidR="0051605E" w:rsidRPr="00022119">
        <w:rPr>
          <w:szCs w:val="18"/>
          <w:lang w:eastAsia="en-US"/>
        </w:rPr>
        <w:t xml:space="preserve">portal </w:t>
      </w:r>
      <w:r w:rsidRPr="00022119">
        <w:rPr>
          <w:szCs w:val="18"/>
          <w:lang w:eastAsia="en-US"/>
        </w:rPr>
        <w:t>is managed by the Secretariat</w:t>
      </w:r>
      <w:r w:rsidR="181FAC2D" w:rsidRPr="00022119">
        <w:rPr>
          <w:szCs w:val="18"/>
          <w:lang w:eastAsia="en-US"/>
        </w:rPr>
        <w:t xml:space="preserve"> </w:t>
      </w:r>
      <w:r w:rsidRPr="00022119">
        <w:rPr>
          <w:szCs w:val="18"/>
          <w:lang w:eastAsia="en-US"/>
        </w:rPr>
        <w:t>General and the Ministry of Foreign Affairs in accordance with the government’s Rules of Procedure. A special segment of the EU portal is accredited for handling classified information.</w:t>
      </w:r>
    </w:p>
    <w:p w14:paraId="645B91C5" w14:textId="77777777" w:rsidR="00DF50BA" w:rsidRPr="006F2CF7" w:rsidRDefault="00DF50BA" w:rsidP="00E63341">
      <w:pPr>
        <w:pStyle w:val="Subtitle"/>
      </w:pPr>
      <w:r w:rsidRPr="006F2CF7">
        <w:t xml:space="preserve">Digital Library of Slovenia </w:t>
      </w:r>
    </w:p>
    <w:p w14:paraId="27F423EF" w14:textId="77777777" w:rsidR="00DF50BA" w:rsidRPr="00022119" w:rsidRDefault="00DF50BA" w:rsidP="00DF50BA">
      <w:pPr>
        <w:rPr>
          <w:szCs w:val="18"/>
        </w:rPr>
      </w:pPr>
      <w:r w:rsidRPr="00022119">
        <w:rPr>
          <w:szCs w:val="18"/>
        </w:rPr>
        <w:t xml:space="preserve">The </w:t>
      </w:r>
      <w:hyperlink r:id="rId185" w:history="1">
        <w:r w:rsidRPr="00022119">
          <w:rPr>
            <w:rStyle w:val="Hyperlink"/>
            <w:szCs w:val="18"/>
          </w:rPr>
          <w:t>Digital Library of Slovenia</w:t>
        </w:r>
      </w:hyperlink>
      <w:r w:rsidRPr="00022119">
        <w:rPr>
          <w:szCs w:val="18"/>
        </w:rPr>
        <w:t xml:space="preserve"> (DLib.si) is a web portal developed in 2007 by the </w:t>
      </w:r>
      <w:hyperlink r:id="rId186" w:history="1">
        <w:r w:rsidRPr="00022119">
          <w:rPr>
            <w:rStyle w:val="Hyperlink"/>
            <w:szCs w:val="18"/>
          </w:rPr>
          <w:t>National and University Library (NUK)</w:t>
        </w:r>
      </w:hyperlink>
      <w:r w:rsidRPr="00022119">
        <w:rPr>
          <w:szCs w:val="18"/>
        </w:rPr>
        <w:t xml:space="preserve"> in cooperation with several cultural, educational and research institutions, including numerous libraries throughout Slovenia. The portal provides free access to digitised knowledge and cultural material – journals, books, manuscripts, maps, photographs, posters, music, and reference material.</w:t>
      </w:r>
    </w:p>
    <w:p w14:paraId="5C135AD8" w14:textId="77777777" w:rsidR="00DF50BA" w:rsidRPr="006F2CF7" w:rsidRDefault="00DF50BA" w:rsidP="00E63341">
      <w:pPr>
        <w:pStyle w:val="Subtitle"/>
        <w:rPr>
          <w:color w:val="auto"/>
        </w:rPr>
      </w:pPr>
      <w:proofErr w:type="spellStart"/>
      <w:r w:rsidRPr="006F2CF7">
        <w:t>eJR</w:t>
      </w:r>
      <w:proofErr w:type="spellEnd"/>
      <w:r w:rsidRPr="006F2CF7">
        <w:t xml:space="preserve"> IT Support for Public Tendering</w:t>
      </w:r>
    </w:p>
    <w:p w14:paraId="6D90F432" w14:textId="77777777" w:rsidR="00DF50BA" w:rsidRPr="00022119" w:rsidRDefault="00DF50BA" w:rsidP="00DF50BA">
      <w:pPr>
        <w:rPr>
          <w:szCs w:val="18"/>
        </w:rPr>
      </w:pPr>
      <w:r w:rsidRPr="00022119">
        <w:rPr>
          <w:szCs w:val="18"/>
        </w:rPr>
        <w:t xml:space="preserve">The </w:t>
      </w:r>
      <w:hyperlink r:id="rId187">
        <w:proofErr w:type="spellStart"/>
        <w:r w:rsidRPr="00022119">
          <w:rPr>
            <w:rStyle w:val="Hyperlink"/>
            <w:szCs w:val="18"/>
          </w:rPr>
          <w:t>eJR</w:t>
        </w:r>
        <w:proofErr w:type="spellEnd"/>
        <w:r w:rsidRPr="00022119">
          <w:rPr>
            <w:rStyle w:val="Hyperlink"/>
            <w:szCs w:val="18"/>
          </w:rPr>
          <w:t xml:space="preserve"> online application</w:t>
        </w:r>
      </w:hyperlink>
      <w:r w:rsidRPr="00022119">
        <w:rPr>
          <w:szCs w:val="18"/>
        </w:rPr>
        <w:t xml:space="preserve"> provides IT support in the processing of public tenders. It supports the procedures of submitting and processing of applicants’ documents. It assists professionals with processing and evaluating applications, and preparing administrative acts, as for instance a call for amending an application, </w:t>
      </w:r>
      <w:proofErr w:type="gramStart"/>
      <w:r w:rsidRPr="00022119">
        <w:rPr>
          <w:szCs w:val="18"/>
        </w:rPr>
        <w:t>decision</w:t>
      </w:r>
      <w:proofErr w:type="gramEnd"/>
      <w:r w:rsidRPr="00022119">
        <w:rPr>
          <w:szCs w:val="18"/>
        </w:rPr>
        <w:t xml:space="preserve"> or agreement. The </w:t>
      </w:r>
      <w:proofErr w:type="spellStart"/>
      <w:r w:rsidRPr="00022119">
        <w:rPr>
          <w:szCs w:val="18"/>
        </w:rPr>
        <w:t>eJR</w:t>
      </w:r>
      <w:proofErr w:type="spellEnd"/>
      <w:r w:rsidRPr="00022119">
        <w:rPr>
          <w:szCs w:val="18"/>
        </w:rPr>
        <w:t xml:space="preserve"> IT support for implementing public tenders provides for an efficient and rationalised operation of public administration. It provides an IT service for citizens, corporate </w:t>
      </w:r>
      <w:proofErr w:type="gramStart"/>
      <w:r w:rsidRPr="00022119">
        <w:rPr>
          <w:szCs w:val="18"/>
        </w:rPr>
        <w:t>entities</w:t>
      </w:r>
      <w:proofErr w:type="gramEnd"/>
      <w:r w:rsidRPr="00022119">
        <w:rPr>
          <w:szCs w:val="18"/>
        </w:rPr>
        <w:t xml:space="preserve"> and employees of public administration. It offers IT support for the whole procedure, from the preparation and publication of a tender to the evaluation of applications and allocation of funds.</w:t>
      </w:r>
    </w:p>
    <w:p w14:paraId="6CF5194C" w14:textId="77777777" w:rsidR="00DF50BA" w:rsidRPr="006F2CF7" w:rsidRDefault="00DF50BA" w:rsidP="00E63341">
      <w:pPr>
        <w:pStyle w:val="Subtitle"/>
      </w:pPr>
      <w:r w:rsidRPr="006F2CF7">
        <w:rPr>
          <w:rFonts w:eastAsia="Verdana" w:cs="Verdana"/>
        </w:rPr>
        <w:t>Le</w:t>
      </w:r>
      <w:r w:rsidRPr="006F2CF7">
        <w:t xml:space="preserve">gal Information System </w:t>
      </w:r>
    </w:p>
    <w:p w14:paraId="005D0879" w14:textId="1A1C3659" w:rsidR="00E7427E" w:rsidRPr="00022119" w:rsidRDefault="00DF50BA" w:rsidP="00DF50BA">
      <w:pPr>
        <w:rPr>
          <w:rFonts w:eastAsia="Verdana" w:cs="Verdana"/>
          <w:szCs w:val="18"/>
          <w:lang w:val="en-US"/>
        </w:rPr>
      </w:pPr>
      <w:r w:rsidRPr="00022119">
        <w:rPr>
          <w:rFonts w:eastAsia="Verdana" w:cs="Verdana"/>
          <w:szCs w:val="18"/>
          <w:lang w:val="en-US"/>
        </w:rPr>
        <w:t xml:space="preserve">The </w:t>
      </w:r>
      <w:hyperlink r:id="rId188">
        <w:r w:rsidRPr="00022119">
          <w:rPr>
            <w:rStyle w:val="Hyperlink"/>
            <w:szCs w:val="18"/>
            <w:lang w:val="en-US"/>
          </w:rPr>
          <w:t>Legal Information System</w:t>
        </w:r>
      </w:hyperlink>
      <w:r w:rsidRPr="00022119">
        <w:rPr>
          <w:rFonts w:eastAsia="Verdana" w:cs="Verdana"/>
          <w:szCs w:val="18"/>
          <w:lang w:val="en-US"/>
        </w:rPr>
        <w:t xml:space="preserve"> (PISRS) is a single national legislative portal offering to the public the information on adopted laws, regulations and other legal acts free of charge, including EU and national case law, consolidated texts, and other information with significant impact on the application of national law. In addition to efficient and quick search through all sources of law, users can easily monitor the process of planning and adopting laws and regulations. Both the professional public (notaries, lawyers, civil servants, etc.) and the citizens need to be acquainted with applicable legislation and related case law, government legislative proposals, status of ongoing legislative procedures, as well as with their obligations and rights under EU law. To this end the portal integrates more than 15 registers and databases which are administered by different public authorities, several of them being available online solely via this portal. Since its launch in 2014, the portal has been gaining popularity in various end-user segments and is expected to keep gaining users attention as analytical figures increase by about 10% annually. To keep digital innovation on track as well as to maintain user-friendliness and responsiveness of the portal, the </w:t>
      </w:r>
      <w:hyperlink r:id="rId189">
        <w:r w:rsidRPr="00022119">
          <w:rPr>
            <w:rStyle w:val="Hyperlink"/>
            <w:szCs w:val="18"/>
            <w:lang w:val="en-US"/>
          </w:rPr>
          <w:t>Government Office for Legislation</w:t>
        </w:r>
      </w:hyperlink>
      <w:r w:rsidRPr="00022119">
        <w:rPr>
          <w:rFonts w:eastAsia="Verdana" w:cs="Verdana"/>
          <w:szCs w:val="18"/>
          <w:lang w:val="en-US"/>
        </w:rPr>
        <w:t xml:space="preserve"> launched in 2021 a project for redesigning the portal in terms of technical architecture, integrations of different data sources and user interface</w:t>
      </w:r>
      <w:r w:rsidR="25D9F2AB" w:rsidRPr="00022119">
        <w:rPr>
          <w:rFonts w:eastAsia="Verdana" w:cs="Verdana"/>
          <w:szCs w:val="18"/>
          <w:lang w:val="en-US"/>
        </w:rPr>
        <w:t>.</w:t>
      </w:r>
      <w:r w:rsidR="25D9F2AB" w:rsidRPr="00022119">
        <w:rPr>
          <w:rFonts w:eastAsia="Verdana" w:cs="Verdana"/>
          <w:szCs w:val="18"/>
        </w:rPr>
        <w:t xml:space="preserve"> The new portal is going to be relaunched in 2023 entailing many new advanced functionalities and services, including the possibility for the public to give its opinion on the legislation in force</w:t>
      </w:r>
      <w:r w:rsidRPr="00022119">
        <w:rPr>
          <w:rFonts w:eastAsia="Verdana" w:cs="Verdana"/>
          <w:szCs w:val="18"/>
          <w:lang w:val="en-US"/>
        </w:rPr>
        <w:t>.</w:t>
      </w:r>
      <w:r w:rsidR="6A54FA3C" w:rsidRPr="00022119">
        <w:rPr>
          <w:rFonts w:eastAsia="Verdana" w:cs="Verdana"/>
          <w:szCs w:val="18"/>
          <w:lang w:val="en-US"/>
        </w:rPr>
        <w:t xml:space="preserve"> </w:t>
      </w:r>
    </w:p>
    <w:p w14:paraId="0692E10C" w14:textId="65CB5CB5" w:rsidR="00E7427E" w:rsidRPr="006F2CF7" w:rsidRDefault="00AE3202" w:rsidP="00E63341">
      <w:pPr>
        <w:pStyle w:val="Subtitle"/>
      </w:pPr>
      <w:r w:rsidRPr="006F2CF7">
        <w:lastRenderedPageBreak/>
        <w:t>The Slovene Language Development in the Digital Environment</w:t>
      </w:r>
    </w:p>
    <w:p w14:paraId="5025C353" w14:textId="4AA69173" w:rsidR="331EB092" w:rsidRPr="00022119" w:rsidRDefault="001369DC" w:rsidP="331EB092">
      <w:pPr>
        <w:rPr>
          <w:rFonts w:eastAsia="Verdana"/>
          <w:szCs w:val="18"/>
          <w:lang w:val="en-US" w:eastAsia="fr-FR"/>
        </w:rPr>
      </w:pPr>
      <w:r w:rsidRPr="00022119">
        <w:rPr>
          <w:rFonts w:eastAsia="Verdana"/>
          <w:szCs w:val="18"/>
          <w:lang w:val="en-US" w:eastAsia="fr-FR"/>
        </w:rPr>
        <w:t xml:space="preserve">The </w:t>
      </w:r>
      <w:hyperlink r:id="rId190" w:history="1">
        <w:r w:rsidRPr="00022119">
          <w:rPr>
            <w:rStyle w:val="Hyperlink"/>
            <w:rFonts w:eastAsia="Verdana"/>
            <w:szCs w:val="18"/>
            <w:lang w:val="en-US" w:eastAsia="fr-FR"/>
          </w:rPr>
          <w:t>Slovene Language Development in the Digital Environment - Language Resources and Technologies</w:t>
        </w:r>
      </w:hyperlink>
      <w:r w:rsidRPr="00022119">
        <w:rPr>
          <w:rFonts w:eastAsia="Verdana"/>
          <w:szCs w:val="18"/>
          <w:lang w:val="en-US" w:eastAsia="fr-FR"/>
        </w:rPr>
        <w:t xml:space="preserve"> project, co-funded by the Operational </w:t>
      </w:r>
      <w:r w:rsidR="00E11EAF">
        <w:rPr>
          <w:rFonts w:eastAsia="Verdana"/>
          <w:szCs w:val="18"/>
          <w:lang w:val="en-US" w:eastAsia="fr-FR"/>
        </w:rPr>
        <w:t>Programme</w:t>
      </w:r>
      <w:r w:rsidRPr="00022119">
        <w:rPr>
          <w:rFonts w:eastAsia="Verdana"/>
          <w:szCs w:val="18"/>
          <w:lang w:val="en-US" w:eastAsia="fr-FR"/>
        </w:rPr>
        <w:t xml:space="preserve"> for the Implementation of the 2014-2020 European Cohesion Policy, closed in February 2023. The project was implemented by the University of Ljubljana and its consortium partners. Activities were carried out in the areas of maintenance and upgrading of corpora (language resources), speech technologies, semantic resources and technologies, machine translation, development of a terminology portal, and maintenance of an infrastructure centre for language resources and technologies. The contractors developed a corpus submission portal, upgraded language resources to support technologies, developed a machine translator for the Slovene-English language pair, a speech </w:t>
      </w:r>
      <w:r w:rsidR="001A726D" w:rsidRPr="00022119">
        <w:rPr>
          <w:rFonts w:eastAsia="Verdana"/>
          <w:szCs w:val="18"/>
          <w:lang w:val="en-US" w:eastAsia="fr-FR"/>
        </w:rPr>
        <w:t>recognizer</w:t>
      </w:r>
      <w:r w:rsidRPr="00022119">
        <w:rPr>
          <w:rFonts w:eastAsia="Verdana"/>
          <w:szCs w:val="18"/>
          <w:lang w:val="en-US" w:eastAsia="fr-FR"/>
        </w:rPr>
        <w:t xml:space="preserve"> and </w:t>
      </w:r>
      <w:r w:rsidR="001A726D" w:rsidRPr="00022119">
        <w:rPr>
          <w:rFonts w:eastAsia="Verdana"/>
          <w:szCs w:val="18"/>
          <w:lang w:val="en-US" w:eastAsia="fr-FR"/>
        </w:rPr>
        <w:t>synthesizer</w:t>
      </w:r>
      <w:r w:rsidRPr="00022119">
        <w:rPr>
          <w:rFonts w:eastAsia="Verdana"/>
          <w:szCs w:val="18"/>
          <w:lang w:val="en-US" w:eastAsia="fr-FR"/>
        </w:rPr>
        <w:t xml:space="preserve"> for Slovene, applications in the field of semantic technologies (</w:t>
      </w:r>
      <w:proofErr w:type="gramStart"/>
      <w:r w:rsidRPr="00022119">
        <w:rPr>
          <w:rFonts w:eastAsia="Verdana"/>
          <w:szCs w:val="18"/>
          <w:lang w:val="en-US" w:eastAsia="fr-FR"/>
        </w:rPr>
        <w:t>e.g.</w:t>
      </w:r>
      <w:proofErr w:type="gramEnd"/>
      <w:r w:rsidRPr="00022119">
        <w:rPr>
          <w:rFonts w:eastAsia="Verdana"/>
          <w:szCs w:val="18"/>
          <w:lang w:val="en-US" w:eastAsia="fr-FR"/>
        </w:rPr>
        <w:t xml:space="preserve"> </w:t>
      </w:r>
      <w:r w:rsidR="001A726D" w:rsidRPr="00022119">
        <w:rPr>
          <w:rFonts w:eastAsia="Verdana"/>
          <w:szCs w:val="18"/>
          <w:lang w:val="en-US" w:eastAsia="fr-FR"/>
        </w:rPr>
        <w:t>summarizing</w:t>
      </w:r>
      <w:r w:rsidRPr="00022119">
        <w:rPr>
          <w:rFonts w:eastAsia="Verdana"/>
          <w:szCs w:val="18"/>
          <w:lang w:val="en-US" w:eastAsia="fr-FR"/>
        </w:rPr>
        <w:t xml:space="preserve"> tools, word sense recognition and question answering), a Slovene terminology portal, maintained the repository and concordance platform and provided support for the reader. The results are available on the project </w:t>
      </w:r>
      <w:hyperlink r:id="rId191" w:history="1">
        <w:r w:rsidRPr="00022119">
          <w:rPr>
            <w:rStyle w:val="Hyperlink"/>
            <w:rFonts w:eastAsia="Verdana"/>
            <w:szCs w:val="18"/>
            <w:lang w:val="en-US" w:eastAsia="fr-FR"/>
          </w:rPr>
          <w:t>website</w:t>
        </w:r>
      </w:hyperlink>
      <w:r w:rsidRPr="00022119">
        <w:rPr>
          <w:rFonts w:eastAsia="Verdana"/>
          <w:szCs w:val="18"/>
          <w:lang w:val="en-US" w:eastAsia="fr-FR"/>
        </w:rPr>
        <w:t>.</w:t>
      </w:r>
      <w:r w:rsidR="000A3F55" w:rsidRPr="00022119">
        <w:rPr>
          <w:rFonts w:eastAsia="Verdana"/>
          <w:szCs w:val="18"/>
          <w:lang w:val="en-US" w:eastAsia="fr-FR"/>
        </w:rPr>
        <w:t xml:space="preserve"> </w:t>
      </w:r>
      <w:r w:rsidR="7CDD3F01" w:rsidRPr="00022119">
        <w:rPr>
          <w:rFonts w:eastAsia="Verdana"/>
          <w:szCs w:val="18"/>
          <w:lang w:val="en-US" w:eastAsia="fr-FR"/>
        </w:rPr>
        <w:t>The results of the RSDO project are being integrated into many areas of modern digital society: smart cities and communities, smart factories, adapted ways of communicating for people with disabilities, healthcare institutions, courts, justice, police, universities, national assembly</w:t>
      </w:r>
      <w:r w:rsidR="000A3F55" w:rsidRPr="00022119">
        <w:rPr>
          <w:rFonts w:eastAsia="Verdana"/>
          <w:szCs w:val="18"/>
          <w:lang w:val="en-US" w:eastAsia="fr-FR"/>
        </w:rPr>
        <w:t>, etc.</w:t>
      </w:r>
      <w:r w:rsidR="7CDD3F01" w:rsidRPr="00022119">
        <w:rPr>
          <w:rFonts w:eastAsia="Verdana"/>
          <w:szCs w:val="18"/>
          <w:lang w:val="en-US" w:eastAsia="fr-FR"/>
        </w:rPr>
        <w:t xml:space="preserve"> Open </w:t>
      </w:r>
      <w:r w:rsidR="002924D5">
        <w:rPr>
          <w:rFonts w:eastAsia="Verdana"/>
          <w:szCs w:val="18"/>
          <w:lang w:val="en-US" w:eastAsia="fr-FR"/>
        </w:rPr>
        <w:t>s</w:t>
      </w:r>
      <w:r w:rsidR="7CDD3F01" w:rsidRPr="00022119">
        <w:rPr>
          <w:rFonts w:eastAsia="Verdana"/>
          <w:szCs w:val="18"/>
          <w:lang w:val="en-US" w:eastAsia="fr-FR"/>
        </w:rPr>
        <w:t xml:space="preserve">ource also enables further development of language technologies and their use not only by public research </w:t>
      </w:r>
      <w:r w:rsidR="000A3F55" w:rsidRPr="00022119">
        <w:rPr>
          <w:rFonts w:eastAsia="Verdana"/>
          <w:szCs w:val="18"/>
          <w:lang w:val="en-US" w:eastAsia="fr-FR"/>
        </w:rPr>
        <w:t>organizations</w:t>
      </w:r>
      <w:r w:rsidR="7CDD3F01" w:rsidRPr="00022119">
        <w:rPr>
          <w:rFonts w:eastAsia="Verdana"/>
          <w:szCs w:val="18"/>
          <w:lang w:val="en-US" w:eastAsia="fr-FR"/>
        </w:rPr>
        <w:t xml:space="preserve"> and civil authorities, but also by businesses.</w:t>
      </w:r>
    </w:p>
    <w:p w14:paraId="0B0D4AFE" w14:textId="54895C13" w:rsidR="331EB092" w:rsidRPr="006F2CF7" w:rsidRDefault="000C7F25" w:rsidP="00E63341">
      <w:pPr>
        <w:pStyle w:val="Subtitle"/>
        <w:rPr>
          <w:rFonts w:eastAsia="Verdana" w:cs="Times New Roman"/>
        </w:rPr>
      </w:pPr>
      <w:r w:rsidRPr="006F2CF7">
        <w:rPr>
          <w:noProof/>
        </w:rPr>
        <w:drawing>
          <wp:anchor distT="0" distB="0" distL="114300" distR="114300" simplePos="0" relativeHeight="251669504" behindDoc="0" locked="0" layoutInCell="1" allowOverlap="1" wp14:anchorId="349E2B08" wp14:editId="43A5C56C">
            <wp:simplePos x="0" y="0"/>
            <wp:positionH relativeFrom="column">
              <wp:posOffset>-402681</wp:posOffset>
            </wp:positionH>
            <wp:positionV relativeFrom="paragraph">
              <wp:posOffset>99877</wp:posOffset>
            </wp:positionV>
            <wp:extent cx="300990" cy="141605"/>
            <wp:effectExtent l="0" t="0" r="3810" b="0"/>
            <wp:wrapNone/>
            <wp:docPr id="39" name="Picture 39" descr="A picture containing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Picture 343" descr="A picture containing night sky&#10;&#10;Description automatically generated"/>
                    <pic:cNvPicPr>
                      <a:picLocks noChangeAspect="1"/>
                    </pic:cNvPicPr>
                  </pic:nvPicPr>
                  <pic:blipFill rotWithShape="1">
                    <a:blip r:embed="rId41" cstate="print">
                      <a:duotone>
                        <a:schemeClr val="accent2">
                          <a:shade val="45000"/>
                          <a:satMod val="135000"/>
                        </a:schemeClr>
                        <a:prstClr val="white"/>
                      </a:duotone>
                      <a:alphaModFix amt="56000"/>
                    </a:blip>
                    <a:srcRect l="14748" t="34779" r="14766" b="32001"/>
                    <a:stretch/>
                  </pic:blipFill>
                  <pic:spPr bwMode="auto">
                    <a:xfrm>
                      <a:off x="0" y="0"/>
                      <a:ext cx="300990" cy="141605"/>
                    </a:xfrm>
                    <a:prstGeom prst="rect">
                      <a:avLst/>
                    </a:prstGeom>
                    <a:ln>
                      <a:noFill/>
                    </a:ln>
                  </pic:spPr>
                </pic:pic>
              </a:graphicData>
            </a:graphic>
            <wp14:sizeRelH relativeFrom="page">
              <wp14:pctWidth>0</wp14:pctWidth>
            </wp14:sizeRelH>
            <wp14:sizeRelV relativeFrom="margin">
              <wp14:pctHeight>0</wp14:pctHeight>
            </wp14:sizeRelV>
          </wp:anchor>
        </w:drawing>
      </w:r>
      <w:proofErr w:type="spellStart"/>
      <w:r w:rsidR="58B527C3" w:rsidRPr="006F2CF7">
        <w:t>eHeritage</w:t>
      </w:r>
      <w:proofErr w:type="spellEnd"/>
      <w:r w:rsidR="58B527C3" w:rsidRPr="006F2CF7">
        <w:t xml:space="preserve"> Information System</w:t>
      </w:r>
    </w:p>
    <w:p w14:paraId="7053F6D0" w14:textId="32B9E56A" w:rsidR="000C7F25" w:rsidRPr="00022119" w:rsidRDefault="58B527C3" w:rsidP="004D7826">
      <w:pPr>
        <w:rPr>
          <w:rFonts w:eastAsia="Verdana" w:cs="Verdana"/>
          <w:szCs w:val="18"/>
        </w:rPr>
      </w:pPr>
      <w:r w:rsidRPr="00022119">
        <w:rPr>
          <w:rFonts w:eastAsia="Verdana" w:cs="Verdana"/>
          <w:szCs w:val="18"/>
        </w:rPr>
        <w:t xml:space="preserve">The </w:t>
      </w:r>
      <w:hyperlink r:id="rId192" w:history="1">
        <w:proofErr w:type="spellStart"/>
        <w:r w:rsidRPr="00022119">
          <w:rPr>
            <w:rStyle w:val="Hyperlink"/>
            <w:rFonts w:eastAsia="Verdana" w:cs="Verdana"/>
            <w:szCs w:val="18"/>
          </w:rPr>
          <w:t>eHeritage</w:t>
        </w:r>
        <w:proofErr w:type="spellEnd"/>
      </w:hyperlink>
      <w:r w:rsidRPr="00022119">
        <w:rPr>
          <w:rFonts w:eastAsia="Verdana" w:cs="Verdana"/>
          <w:szCs w:val="18"/>
        </w:rPr>
        <w:t xml:space="preserve"> online application (</w:t>
      </w:r>
      <w:proofErr w:type="spellStart"/>
      <w:r w:rsidRPr="00022119">
        <w:rPr>
          <w:rFonts w:eastAsia="Verdana" w:cs="Verdana"/>
          <w:szCs w:val="18"/>
        </w:rPr>
        <w:t>ISeD</w:t>
      </w:r>
      <w:proofErr w:type="spellEnd"/>
      <w:r w:rsidRPr="00022119">
        <w:rPr>
          <w:rFonts w:eastAsia="Verdana" w:cs="Verdana"/>
          <w:szCs w:val="18"/>
        </w:rPr>
        <w:t>) enables maintenance and use of the Register of Immovable Cultural Heritage (</w:t>
      </w:r>
      <w:proofErr w:type="spellStart"/>
      <w:r w:rsidRPr="00022119">
        <w:rPr>
          <w:rFonts w:eastAsia="Verdana" w:cs="Verdana"/>
          <w:szCs w:val="18"/>
        </w:rPr>
        <w:t>eRNPD</w:t>
      </w:r>
      <w:proofErr w:type="spellEnd"/>
      <w:r w:rsidRPr="00022119">
        <w:rPr>
          <w:rFonts w:eastAsia="Verdana" w:cs="Verdana"/>
          <w:szCs w:val="18"/>
        </w:rPr>
        <w:t xml:space="preserve"> module) and the Register of Intangible Cultural Heritage (</w:t>
      </w:r>
      <w:proofErr w:type="spellStart"/>
      <w:r w:rsidRPr="00022119">
        <w:rPr>
          <w:rFonts w:eastAsia="Verdana" w:cs="Verdana"/>
          <w:szCs w:val="18"/>
        </w:rPr>
        <w:t>eRNSD</w:t>
      </w:r>
      <w:proofErr w:type="spellEnd"/>
      <w:r w:rsidRPr="00022119">
        <w:rPr>
          <w:rFonts w:eastAsia="Verdana" w:cs="Verdana"/>
          <w:szCs w:val="18"/>
        </w:rPr>
        <w:t xml:space="preserve"> module), establishment and maintenance of the system of Heritage Protection Areas (</w:t>
      </w:r>
      <w:proofErr w:type="spellStart"/>
      <w:r w:rsidRPr="00022119">
        <w:rPr>
          <w:rFonts w:eastAsia="Verdana" w:cs="Verdana"/>
          <w:szCs w:val="18"/>
        </w:rPr>
        <w:t>eVOD</w:t>
      </w:r>
      <w:proofErr w:type="spellEnd"/>
      <w:r w:rsidRPr="00022119">
        <w:rPr>
          <w:rFonts w:eastAsia="Verdana" w:cs="Verdana"/>
          <w:szCs w:val="18"/>
        </w:rPr>
        <w:t xml:space="preserve"> module) and effective monitoring and supervision of archaeological fieldwork research (</w:t>
      </w:r>
      <w:proofErr w:type="spellStart"/>
      <w:r w:rsidRPr="00022119">
        <w:rPr>
          <w:rFonts w:eastAsia="Verdana" w:cs="Verdana"/>
          <w:szCs w:val="18"/>
        </w:rPr>
        <w:t>eArchaeology</w:t>
      </w:r>
      <w:proofErr w:type="spellEnd"/>
      <w:r w:rsidRPr="00022119">
        <w:rPr>
          <w:rFonts w:eastAsia="Verdana" w:cs="Verdana"/>
          <w:szCs w:val="18"/>
        </w:rPr>
        <w:t xml:space="preserve"> module). The </w:t>
      </w:r>
      <w:proofErr w:type="spellStart"/>
      <w:r w:rsidRPr="00022119">
        <w:rPr>
          <w:rFonts w:eastAsia="Verdana" w:cs="Verdana"/>
          <w:szCs w:val="18"/>
        </w:rPr>
        <w:t>ISeD</w:t>
      </w:r>
      <w:proofErr w:type="spellEnd"/>
      <w:r w:rsidRPr="00022119">
        <w:rPr>
          <w:rFonts w:eastAsia="Verdana" w:cs="Verdana"/>
          <w:szCs w:val="18"/>
        </w:rPr>
        <w:t xml:space="preserve"> application supports all phases of the above-mentioned heritage protection processes and all involved stakeholders: the Ministry of Culture, the competent organisations for the protection of cultural heritage, the </w:t>
      </w:r>
      <w:r w:rsidR="002924D5">
        <w:rPr>
          <w:rFonts w:eastAsia="Verdana" w:cs="Verdana"/>
          <w:szCs w:val="18"/>
        </w:rPr>
        <w:t>S</w:t>
      </w:r>
      <w:r w:rsidRPr="00022119">
        <w:rPr>
          <w:rFonts w:eastAsia="Verdana" w:cs="Verdana"/>
          <w:szCs w:val="18"/>
        </w:rPr>
        <w:t xml:space="preserve">tate and private archaeological research providers, the regional museums, and citizens. The publicly accessible parts of the </w:t>
      </w:r>
      <w:proofErr w:type="spellStart"/>
      <w:r w:rsidRPr="00022119">
        <w:rPr>
          <w:rFonts w:eastAsia="Verdana" w:cs="Verdana"/>
          <w:szCs w:val="18"/>
        </w:rPr>
        <w:t>ISeD</w:t>
      </w:r>
      <w:proofErr w:type="spellEnd"/>
      <w:r w:rsidRPr="00022119">
        <w:rPr>
          <w:rFonts w:eastAsia="Verdana" w:cs="Verdana"/>
          <w:szCs w:val="18"/>
        </w:rPr>
        <w:t xml:space="preserve"> application allow citizens to engage in the cultural heritage protection system. On the My </w:t>
      </w:r>
      <w:proofErr w:type="spellStart"/>
      <w:r w:rsidRPr="00022119">
        <w:rPr>
          <w:rFonts w:eastAsia="Verdana" w:cs="Verdana"/>
          <w:szCs w:val="18"/>
        </w:rPr>
        <w:t>eHeritage</w:t>
      </w:r>
      <w:proofErr w:type="spellEnd"/>
      <w:r w:rsidRPr="00022119">
        <w:rPr>
          <w:rFonts w:eastAsia="Verdana" w:cs="Verdana"/>
          <w:szCs w:val="18"/>
        </w:rPr>
        <w:t xml:space="preserve"> portal, citizens can submit initiatives for entry in the Register of Cultural Heritage, applications for cultural heritage consents for the investigation and removal of archaeological remains and participate in e-public consultation on the definition of protection regimes for cultural heritage. All relevant and up-to-date spatial and attribute data from </w:t>
      </w:r>
      <w:proofErr w:type="spellStart"/>
      <w:r w:rsidRPr="00022119">
        <w:rPr>
          <w:rFonts w:eastAsia="Verdana" w:cs="Verdana"/>
          <w:szCs w:val="18"/>
        </w:rPr>
        <w:t>ISeD</w:t>
      </w:r>
      <w:proofErr w:type="spellEnd"/>
      <w:r w:rsidRPr="00022119">
        <w:rPr>
          <w:rFonts w:eastAsia="Verdana" w:cs="Verdana"/>
          <w:szCs w:val="18"/>
        </w:rPr>
        <w:t xml:space="preserve"> </w:t>
      </w:r>
      <w:r w:rsidR="002924D5">
        <w:rPr>
          <w:rFonts w:eastAsia="Verdana" w:cs="Verdana"/>
          <w:szCs w:val="18"/>
        </w:rPr>
        <w:t>are</w:t>
      </w:r>
      <w:r w:rsidRPr="00022119">
        <w:rPr>
          <w:rFonts w:eastAsia="Verdana" w:cs="Verdana"/>
          <w:szCs w:val="18"/>
        </w:rPr>
        <w:t xml:space="preserve"> published on GIS public portal as open data. </w:t>
      </w:r>
    </w:p>
    <w:p w14:paraId="459808EC" w14:textId="7D3834F1" w:rsidR="331EB092" w:rsidRPr="00022119" w:rsidRDefault="58B527C3" w:rsidP="00444B49">
      <w:pPr>
        <w:spacing w:line="276" w:lineRule="auto"/>
        <w:rPr>
          <w:rFonts w:eastAsia="Verdana" w:cs="Verdana"/>
          <w:szCs w:val="18"/>
        </w:rPr>
      </w:pPr>
      <w:r w:rsidRPr="00022119">
        <w:rPr>
          <w:rFonts w:eastAsia="Verdana" w:cs="Verdana"/>
          <w:szCs w:val="18"/>
        </w:rPr>
        <w:t xml:space="preserve">The application operates on the Slovenian State Cloud infrastructure and uses central building blocks (SI-PASS, </w:t>
      </w:r>
      <w:proofErr w:type="spellStart"/>
      <w:r w:rsidRPr="00022119">
        <w:rPr>
          <w:rFonts w:eastAsia="Verdana" w:cs="Verdana"/>
          <w:szCs w:val="18"/>
        </w:rPr>
        <w:t>GeoHub</w:t>
      </w:r>
      <w:proofErr w:type="spellEnd"/>
      <w:r w:rsidRPr="00022119">
        <w:rPr>
          <w:rFonts w:eastAsia="Verdana" w:cs="Verdana"/>
          <w:szCs w:val="18"/>
        </w:rPr>
        <w:t xml:space="preserve">-SI and Geospatial Web Services, TRAY etc.). The </w:t>
      </w:r>
      <w:proofErr w:type="spellStart"/>
      <w:r w:rsidRPr="00022119">
        <w:rPr>
          <w:rFonts w:eastAsia="Verdana" w:cs="Verdana"/>
          <w:szCs w:val="18"/>
        </w:rPr>
        <w:t>ISeD</w:t>
      </w:r>
      <w:proofErr w:type="spellEnd"/>
      <w:r w:rsidRPr="00022119">
        <w:rPr>
          <w:rFonts w:eastAsia="Verdana" w:cs="Verdana"/>
          <w:szCs w:val="18"/>
        </w:rPr>
        <w:t xml:space="preserve"> application has been developed in the framework of the project "Integrated Information Support for the Protection of </w:t>
      </w:r>
      <w:r w:rsidR="1ED75B31" w:rsidRPr="00022119">
        <w:rPr>
          <w:rFonts w:eastAsia="Verdana" w:cs="Verdana"/>
          <w:szCs w:val="18"/>
        </w:rPr>
        <w:t xml:space="preserve">immovable </w:t>
      </w:r>
      <w:r w:rsidRPr="00022119">
        <w:rPr>
          <w:rFonts w:eastAsia="Verdana" w:cs="Verdana"/>
          <w:szCs w:val="18"/>
        </w:rPr>
        <w:t>Cultural Heritage" and has been in use since September 2022.</w:t>
      </w:r>
    </w:p>
    <w:p w14:paraId="4E5570F2" w14:textId="339960E9" w:rsidR="003707BB" w:rsidRPr="006F2CF7" w:rsidRDefault="003707BB" w:rsidP="00C40978">
      <w:pPr>
        <w:pStyle w:val="Heading3"/>
      </w:pPr>
      <w:r w:rsidRPr="006F2CF7">
        <w:t xml:space="preserve">Subnational </w:t>
      </w:r>
      <w:r w:rsidR="006B75BD" w:rsidRPr="006F2CF7">
        <w:t>Platforms and Applications</w:t>
      </w:r>
    </w:p>
    <w:p w14:paraId="3EDAD53F" w14:textId="20A2E076" w:rsidR="003707BB" w:rsidRPr="006F2CF7" w:rsidRDefault="003707BB" w:rsidP="00E63341">
      <w:pPr>
        <w:pStyle w:val="Subtitle"/>
      </w:pPr>
      <w:r w:rsidRPr="006F2CF7">
        <w:t xml:space="preserve">Municipalities </w:t>
      </w:r>
      <w:r w:rsidR="002924D5">
        <w:t>P</w:t>
      </w:r>
      <w:r w:rsidRPr="006F2CF7">
        <w:t>ortals</w:t>
      </w:r>
    </w:p>
    <w:p w14:paraId="6C33A9DA" w14:textId="77777777" w:rsidR="003707BB" w:rsidRPr="00022119" w:rsidRDefault="003707BB" w:rsidP="003707BB">
      <w:pPr>
        <w:rPr>
          <w:szCs w:val="18"/>
          <w:lang w:eastAsia="en-US"/>
        </w:rPr>
      </w:pPr>
      <w:r w:rsidRPr="00022119">
        <w:rPr>
          <w:szCs w:val="18"/>
          <w:lang w:eastAsia="en-US"/>
        </w:rPr>
        <w:t>Slovenian municipalities developed various tools and portals to enhance the dialogue with citizens, including the implementation of participatory budgets and proposals for city improvements to improve the quality of the public services provided and to implement their smart city or digitalisation plans and strategies.</w:t>
      </w:r>
    </w:p>
    <w:p w14:paraId="1507F37A" w14:textId="77777777" w:rsidR="003707BB" w:rsidRPr="00022119" w:rsidRDefault="003707BB" w:rsidP="003707BB">
      <w:pPr>
        <w:rPr>
          <w:szCs w:val="18"/>
          <w:lang w:eastAsia="en-US"/>
        </w:rPr>
      </w:pPr>
      <w:r w:rsidRPr="00022119">
        <w:rPr>
          <w:szCs w:val="18"/>
          <w:lang w:eastAsia="en-US"/>
        </w:rPr>
        <w:t>Examples of subnational portals include:</w:t>
      </w:r>
    </w:p>
    <w:p w14:paraId="6D145CB8" w14:textId="77777777" w:rsidR="003707BB" w:rsidRPr="006F2CF7" w:rsidRDefault="00000000" w:rsidP="00B06CFC">
      <w:pPr>
        <w:pStyle w:val="ListParagraph"/>
        <w:numPr>
          <w:ilvl w:val="0"/>
          <w:numId w:val="71"/>
        </w:numPr>
      </w:pPr>
      <w:hyperlink r:id="rId193" w:history="1">
        <w:proofErr w:type="spellStart"/>
        <w:r w:rsidR="003707BB" w:rsidRPr="006F2CF7">
          <w:rPr>
            <w:rStyle w:val="Hyperlink"/>
          </w:rPr>
          <w:t>Izboljšajmo</w:t>
        </w:r>
        <w:proofErr w:type="spellEnd"/>
        <w:r w:rsidR="003707BB" w:rsidRPr="006F2CF7">
          <w:rPr>
            <w:rStyle w:val="Hyperlink"/>
          </w:rPr>
          <w:t xml:space="preserve"> Maribor</w:t>
        </w:r>
      </w:hyperlink>
      <w:r w:rsidR="003707BB" w:rsidRPr="006F2CF7">
        <w:t xml:space="preserve"> (Let’s improve Maribor), urban municipality of Maribor – citizens’ proposal for improvements, notices on public infrastructure </w:t>
      </w:r>
      <w:proofErr w:type="gramStart"/>
      <w:r w:rsidR="003707BB" w:rsidRPr="006F2CF7">
        <w:t>damage;</w:t>
      </w:r>
      <w:proofErr w:type="gramEnd"/>
    </w:p>
    <w:p w14:paraId="4135F109" w14:textId="77777777" w:rsidR="003707BB" w:rsidRPr="006F2CF7" w:rsidRDefault="00000000" w:rsidP="00B06CFC">
      <w:pPr>
        <w:pStyle w:val="ListParagraph"/>
        <w:numPr>
          <w:ilvl w:val="0"/>
          <w:numId w:val="71"/>
        </w:numPr>
      </w:pPr>
      <w:hyperlink r:id="rId194" w:history="1">
        <w:proofErr w:type="spellStart"/>
        <w:r w:rsidR="003707BB" w:rsidRPr="006F2CF7">
          <w:rPr>
            <w:rStyle w:val="Hyperlink"/>
          </w:rPr>
          <w:t>Izboljšajmo</w:t>
        </w:r>
        <w:proofErr w:type="spellEnd"/>
        <w:r w:rsidR="003707BB" w:rsidRPr="006F2CF7">
          <w:rPr>
            <w:rStyle w:val="Hyperlink"/>
          </w:rPr>
          <w:t xml:space="preserve"> </w:t>
        </w:r>
        <w:proofErr w:type="spellStart"/>
        <w:r w:rsidR="003707BB" w:rsidRPr="006F2CF7">
          <w:rPr>
            <w:rStyle w:val="Hyperlink"/>
          </w:rPr>
          <w:t>Ptuj</w:t>
        </w:r>
        <w:proofErr w:type="spellEnd"/>
      </w:hyperlink>
      <w:r w:rsidR="003707BB" w:rsidRPr="006F2CF7">
        <w:t xml:space="preserve"> (Let’s improve </w:t>
      </w:r>
      <w:proofErr w:type="spellStart"/>
      <w:r w:rsidR="003707BB" w:rsidRPr="006F2CF7">
        <w:t>Ptuj</w:t>
      </w:r>
      <w:proofErr w:type="spellEnd"/>
      <w:r w:rsidR="003707BB" w:rsidRPr="006F2CF7">
        <w:t xml:space="preserve">), urban municipality of </w:t>
      </w:r>
      <w:proofErr w:type="spellStart"/>
      <w:r w:rsidR="003707BB" w:rsidRPr="006F2CF7">
        <w:t>Ptuj</w:t>
      </w:r>
      <w:proofErr w:type="spellEnd"/>
      <w:r w:rsidR="003707BB" w:rsidRPr="006F2CF7">
        <w:t xml:space="preserve"> – citizens’ proposal for improvements, notices on public infrastructure </w:t>
      </w:r>
      <w:proofErr w:type="gramStart"/>
      <w:r w:rsidR="003707BB" w:rsidRPr="006F2CF7">
        <w:t>damage;</w:t>
      </w:r>
      <w:proofErr w:type="gramEnd"/>
    </w:p>
    <w:p w14:paraId="4D6CB937" w14:textId="77777777" w:rsidR="003707BB" w:rsidRPr="006F2CF7" w:rsidRDefault="00000000" w:rsidP="00B06CFC">
      <w:pPr>
        <w:pStyle w:val="ListParagraph"/>
        <w:numPr>
          <w:ilvl w:val="0"/>
          <w:numId w:val="71"/>
        </w:numPr>
      </w:pPr>
      <w:hyperlink r:id="rId195" w:history="1">
        <w:proofErr w:type="spellStart"/>
        <w:r w:rsidR="003707BB" w:rsidRPr="006F2CF7">
          <w:rPr>
            <w:rStyle w:val="Hyperlink"/>
          </w:rPr>
          <w:t>Čuj</w:t>
        </w:r>
        <w:proofErr w:type="spellEnd"/>
        <w:r w:rsidR="003707BB" w:rsidRPr="006F2CF7">
          <w:rPr>
            <w:rStyle w:val="Hyperlink"/>
          </w:rPr>
          <w:t xml:space="preserve">, </w:t>
        </w:r>
        <w:proofErr w:type="spellStart"/>
        <w:r w:rsidR="003707BB" w:rsidRPr="006F2CF7">
          <w:rPr>
            <w:rStyle w:val="Hyperlink"/>
          </w:rPr>
          <w:t>sodeluj</w:t>
        </w:r>
        <w:proofErr w:type="spellEnd"/>
      </w:hyperlink>
      <w:r w:rsidR="003707BB" w:rsidRPr="006F2CF7">
        <w:t xml:space="preserve"> (Maribor, participate), urban municipality of Maribor – citizens’ proposals for projects and voting on projects of the participatory </w:t>
      </w:r>
      <w:proofErr w:type="gramStart"/>
      <w:r w:rsidR="003707BB" w:rsidRPr="006F2CF7">
        <w:t>budget;</w:t>
      </w:r>
      <w:proofErr w:type="gramEnd"/>
    </w:p>
    <w:p w14:paraId="5F0A4FBD" w14:textId="77777777" w:rsidR="003707BB" w:rsidRPr="006F2CF7" w:rsidRDefault="00000000" w:rsidP="00B06CFC">
      <w:pPr>
        <w:pStyle w:val="ListParagraph"/>
        <w:numPr>
          <w:ilvl w:val="0"/>
          <w:numId w:val="71"/>
        </w:numPr>
      </w:pPr>
      <w:hyperlink r:id="rId196" w:history="1">
        <w:proofErr w:type="spellStart"/>
        <w:r w:rsidR="003707BB" w:rsidRPr="006F2CF7">
          <w:rPr>
            <w:rStyle w:val="Hyperlink"/>
          </w:rPr>
          <w:t>Predlagam</w:t>
        </w:r>
        <w:proofErr w:type="spellEnd"/>
        <w:r w:rsidR="003707BB" w:rsidRPr="006F2CF7">
          <w:rPr>
            <w:rStyle w:val="Hyperlink"/>
          </w:rPr>
          <w:t xml:space="preserve"> – </w:t>
        </w:r>
        <w:proofErr w:type="spellStart"/>
        <w:r w:rsidR="003707BB" w:rsidRPr="006F2CF7">
          <w:rPr>
            <w:rStyle w:val="Hyperlink"/>
          </w:rPr>
          <w:t>odločam</w:t>
        </w:r>
        <w:proofErr w:type="spellEnd"/>
      </w:hyperlink>
      <w:r w:rsidR="003707BB" w:rsidRPr="006F2CF7">
        <w:t xml:space="preserve"> (Propose – decide) urban municipality of Koper – citizens’ proposals for projects and voting on projects of the participatory </w:t>
      </w:r>
      <w:proofErr w:type="gramStart"/>
      <w:r w:rsidR="003707BB" w:rsidRPr="006F2CF7">
        <w:t>budget;</w:t>
      </w:r>
      <w:proofErr w:type="gramEnd"/>
    </w:p>
    <w:p w14:paraId="29A200EB" w14:textId="77777777" w:rsidR="003707BB" w:rsidRPr="006F2CF7" w:rsidRDefault="00000000" w:rsidP="00B06CFC">
      <w:pPr>
        <w:pStyle w:val="ListParagraph"/>
        <w:numPr>
          <w:ilvl w:val="0"/>
          <w:numId w:val="71"/>
        </w:numPr>
      </w:pPr>
      <w:hyperlink r:id="rId197" w:history="1">
        <w:proofErr w:type="spellStart"/>
        <w:r w:rsidR="003707BB" w:rsidRPr="006F2CF7">
          <w:rPr>
            <w:rStyle w:val="Hyperlink"/>
          </w:rPr>
          <w:t>Servis</w:t>
        </w:r>
        <w:proofErr w:type="spellEnd"/>
        <w:r w:rsidR="003707BB" w:rsidRPr="006F2CF7">
          <w:rPr>
            <w:rStyle w:val="Hyperlink"/>
          </w:rPr>
          <w:t xml:space="preserve"> 48</w:t>
        </w:r>
      </w:hyperlink>
      <w:r w:rsidR="003707BB" w:rsidRPr="006F2CF7">
        <w:t xml:space="preserve">, urban municipality of </w:t>
      </w:r>
      <w:proofErr w:type="spellStart"/>
      <w:r w:rsidR="003707BB" w:rsidRPr="006F2CF7">
        <w:t>Celje</w:t>
      </w:r>
      <w:proofErr w:type="spellEnd"/>
      <w:r w:rsidR="003707BB" w:rsidRPr="006F2CF7">
        <w:t xml:space="preserve"> – citizens’ proposal for improvements, notices on public infrastructure </w:t>
      </w:r>
      <w:proofErr w:type="gramStart"/>
      <w:r w:rsidR="003707BB" w:rsidRPr="006F2CF7">
        <w:t>damage;</w:t>
      </w:r>
      <w:proofErr w:type="gramEnd"/>
    </w:p>
    <w:p w14:paraId="470A097E" w14:textId="77777777" w:rsidR="003707BB" w:rsidRPr="006F2CF7" w:rsidRDefault="00000000" w:rsidP="00B06CFC">
      <w:pPr>
        <w:pStyle w:val="ListParagraph"/>
        <w:numPr>
          <w:ilvl w:val="0"/>
          <w:numId w:val="71"/>
        </w:numPr>
      </w:pPr>
      <w:hyperlink r:id="rId198" w:history="1">
        <w:proofErr w:type="spellStart"/>
        <w:r w:rsidR="003707BB" w:rsidRPr="006F2CF7">
          <w:rPr>
            <w:rStyle w:val="Hyperlink"/>
          </w:rPr>
          <w:t>Servis</w:t>
        </w:r>
        <w:proofErr w:type="spellEnd"/>
        <w:r w:rsidR="003707BB" w:rsidRPr="006F2CF7">
          <w:rPr>
            <w:rStyle w:val="Hyperlink"/>
          </w:rPr>
          <w:t xml:space="preserve"> </w:t>
        </w:r>
        <w:proofErr w:type="spellStart"/>
        <w:r w:rsidR="003707BB" w:rsidRPr="006F2CF7">
          <w:rPr>
            <w:rStyle w:val="Hyperlink"/>
          </w:rPr>
          <w:t>pobude</w:t>
        </w:r>
        <w:proofErr w:type="spellEnd"/>
        <w:r w:rsidR="003707BB" w:rsidRPr="006F2CF7">
          <w:rPr>
            <w:rStyle w:val="Hyperlink"/>
          </w:rPr>
          <w:t xml:space="preserve"> </w:t>
        </w:r>
        <w:proofErr w:type="spellStart"/>
        <w:r w:rsidR="003707BB" w:rsidRPr="006F2CF7">
          <w:rPr>
            <w:rStyle w:val="Hyperlink"/>
          </w:rPr>
          <w:t>meščanov</w:t>
        </w:r>
        <w:proofErr w:type="spellEnd"/>
      </w:hyperlink>
      <w:r w:rsidR="003707BB" w:rsidRPr="006F2CF7">
        <w:t xml:space="preserve"> (Citizen’s proposals service), urban municipality of Ljubljana – citizens’ proposal for improvements, notices on public infrastructure </w:t>
      </w:r>
      <w:proofErr w:type="gramStart"/>
      <w:r w:rsidR="003707BB" w:rsidRPr="006F2CF7">
        <w:t>damage;</w:t>
      </w:r>
      <w:proofErr w:type="gramEnd"/>
    </w:p>
    <w:p w14:paraId="671B039C" w14:textId="77777777" w:rsidR="003707BB" w:rsidRPr="006F2CF7" w:rsidRDefault="00000000" w:rsidP="00B06CFC">
      <w:pPr>
        <w:pStyle w:val="ListParagraph"/>
        <w:numPr>
          <w:ilvl w:val="0"/>
          <w:numId w:val="71"/>
        </w:numPr>
      </w:pPr>
      <w:hyperlink r:id="rId199" w:history="1">
        <w:proofErr w:type="spellStart"/>
        <w:r w:rsidR="003707BB" w:rsidRPr="006F2CF7">
          <w:rPr>
            <w:rStyle w:val="Hyperlink"/>
          </w:rPr>
          <w:t>KrPovej</w:t>
        </w:r>
        <w:proofErr w:type="spellEnd"/>
      </w:hyperlink>
      <w:r w:rsidR="003707BB" w:rsidRPr="006F2CF7">
        <w:t xml:space="preserve"> (Kranj, tell us), urban municipality of Kranj – citizens’ proposal for improvements, notices on public infrastructure damage; and</w:t>
      </w:r>
    </w:p>
    <w:p w14:paraId="12665389" w14:textId="77777777" w:rsidR="003707BB" w:rsidRPr="006F2CF7" w:rsidRDefault="00000000" w:rsidP="00B06CFC">
      <w:pPr>
        <w:pStyle w:val="ListParagraph"/>
        <w:numPr>
          <w:ilvl w:val="0"/>
          <w:numId w:val="71"/>
        </w:numPr>
      </w:pPr>
      <w:hyperlink r:id="rId200" w:history="1">
        <w:proofErr w:type="spellStart"/>
        <w:r w:rsidR="003707BB" w:rsidRPr="006F2CF7">
          <w:rPr>
            <w:rStyle w:val="Hyperlink"/>
          </w:rPr>
          <w:t>Odprti</w:t>
        </w:r>
        <w:proofErr w:type="spellEnd"/>
        <w:r w:rsidR="003707BB" w:rsidRPr="006F2CF7">
          <w:rPr>
            <w:rStyle w:val="Hyperlink"/>
          </w:rPr>
          <w:t xml:space="preserve"> </w:t>
        </w:r>
        <w:proofErr w:type="spellStart"/>
        <w:r w:rsidR="003707BB" w:rsidRPr="006F2CF7">
          <w:rPr>
            <w:rStyle w:val="Hyperlink"/>
          </w:rPr>
          <w:t>podatki</w:t>
        </w:r>
        <w:proofErr w:type="spellEnd"/>
        <w:r w:rsidR="003707BB" w:rsidRPr="006F2CF7">
          <w:rPr>
            <w:rStyle w:val="Hyperlink"/>
          </w:rPr>
          <w:t xml:space="preserve"> </w:t>
        </w:r>
        <w:proofErr w:type="spellStart"/>
        <w:r w:rsidR="003707BB" w:rsidRPr="006F2CF7">
          <w:rPr>
            <w:rStyle w:val="Hyperlink"/>
          </w:rPr>
          <w:t>Mestne</w:t>
        </w:r>
        <w:proofErr w:type="spellEnd"/>
        <w:r w:rsidR="003707BB" w:rsidRPr="006F2CF7">
          <w:rPr>
            <w:rStyle w:val="Hyperlink"/>
          </w:rPr>
          <w:t xml:space="preserve"> </w:t>
        </w:r>
        <w:proofErr w:type="spellStart"/>
        <w:r w:rsidR="003707BB" w:rsidRPr="006F2CF7">
          <w:rPr>
            <w:rStyle w:val="Hyperlink"/>
          </w:rPr>
          <w:t>občine</w:t>
        </w:r>
        <w:proofErr w:type="spellEnd"/>
        <w:r w:rsidR="003707BB" w:rsidRPr="006F2CF7">
          <w:rPr>
            <w:rStyle w:val="Hyperlink"/>
          </w:rPr>
          <w:t xml:space="preserve"> Ljubljana</w:t>
        </w:r>
      </w:hyperlink>
      <w:r w:rsidR="003707BB" w:rsidRPr="006F2CF7">
        <w:t xml:space="preserve"> (Open data of the urban municipality of Ljubljana), urban municipality of Ljubljana – open data portal.</w:t>
      </w:r>
    </w:p>
    <w:p w14:paraId="7A9F7CC4" w14:textId="77777777" w:rsidR="003707BB" w:rsidRPr="00022119" w:rsidRDefault="003707BB" w:rsidP="003707BB">
      <w:pPr>
        <w:rPr>
          <w:szCs w:val="18"/>
        </w:rPr>
      </w:pPr>
    </w:p>
    <w:p w14:paraId="03E39EF3" w14:textId="7691CFE3" w:rsidR="003707BB" w:rsidRPr="00022119" w:rsidRDefault="003707BB" w:rsidP="00DF50BA">
      <w:pPr>
        <w:rPr>
          <w:rFonts w:eastAsia="Verdana" w:cs="Verdana"/>
          <w:szCs w:val="18"/>
        </w:rPr>
      </w:pPr>
      <w:r w:rsidRPr="00022119">
        <w:rPr>
          <w:szCs w:val="18"/>
        </w:rPr>
        <w:t>On individual municipalities’ websites citizens can access all application forms online, which can be submitted with a digital signature via e-mail.</w:t>
      </w:r>
      <w:r w:rsidR="00AA6C16" w:rsidRPr="00022119">
        <w:rPr>
          <w:szCs w:val="18"/>
        </w:rPr>
        <w:t xml:space="preserve"> </w:t>
      </w:r>
      <w:r w:rsidRPr="00022119">
        <w:rPr>
          <w:szCs w:val="18"/>
        </w:rPr>
        <w:t>Various public utility companies, owned by municipalities, also developed portals for users where they can access their data on costs and usage, for instance of drinking water, waste, heating, etc.</w:t>
      </w:r>
    </w:p>
    <w:p w14:paraId="08B212DA" w14:textId="77777777" w:rsidR="00DF50BA" w:rsidRPr="006F2CF7" w:rsidRDefault="00DF50BA" w:rsidP="00CA7FC8">
      <w:pPr>
        <w:pStyle w:val="Heading2"/>
      </w:pPr>
      <w:r w:rsidRPr="006F2CF7">
        <w:t>Networks</w:t>
      </w:r>
    </w:p>
    <w:p w14:paraId="3289DC16" w14:textId="77777777" w:rsidR="00DF50BA" w:rsidRPr="006F2CF7" w:rsidRDefault="00DF50BA" w:rsidP="00E63341">
      <w:pPr>
        <w:pStyle w:val="Subtitle"/>
      </w:pPr>
      <w:r w:rsidRPr="006F2CF7">
        <w:t xml:space="preserve">HKOM (Fast Communications Network) </w:t>
      </w:r>
    </w:p>
    <w:p w14:paraId="6DCCF5E1" w14:textId="77777777" w:rsidR="00DF50BA" w:rsidRPr="00022119" w:rsidRDefault="00DF50BA" w:rsidP="00DF50BA">
      <w:pPr>
        <w:rPr>
          <w:szCs w:val="18"/>
        </w:rPr>
      </w:pPr>
      <w:r w:rsidRPr="00022119">
        <w:rPr>
          <w:szCs w:val="18"/>
        </w:rPr>
        <w:t xml:space="preserve">Most government bodies have internet/intranet facilities and are linked to the government-wide network </w:t>
      </w:r>
      <w:hyperlink r:id="rId201" w:history="1">
        <w:r w:rsidRPr="00022119">
          <w:rPr>
            <w:rStyle w:val="Hyperlink"/>
            <w:szCs w:val="18"/>
          </w:rPr>
          <w:t>HKOM (Fast Communications Network),</w:t>
        </w:r>
      </w:hyperlink>
      <w:r w:rsidRPr="00022119">
        <w:rPr>
          <w:szCs w:val="18"/>
        </w:rPr>
        <w:t xml:space="preserve"> connecting more than 1</w:t>
      </w:r>
      <w:r w:rsidRPr="00022119">
        <w:rPr>
          <w:szCs w:val="18"/>
          <w:lang w:eastAsia="en-US"/>
        </w:rPr>
        <w:t> </w:t>
      </w:r>
      <w:r w:rsidRPr="00022119">
        <w:rPr>
          <w:szCs w:val="18"/>
        </w:rPr>
        <w:t>600 local networks.</w:t>
      </w:r>
    </w:p>
    <w:p w14:paraId="6B01BA49" w14:textId="7BFC1490" w:rsidR="00DF50BA" w:rsidRPr="006F2CF7" w:rsidRDefault="00DF50BA" w:rsidP="00E63341">
      <w:pPr>
        <w:pStyle w:val="Subtitle"/>
      </w:pPr>
      <w:r w:rsidRPr="006F2CF7">
        <w:t xml:space="preserve">Slovenian </w:t>
      </w:r>
      <w:r w:rsidR="00567C50" w:rsidRPr="006F2CF7">
        <w:t>Governmental</w:t>
      </w:r>
      <w:r w:rsidR="00286166" w:rsidRPr="006F2CF7">
        <w:t xml:space="preserve"> </w:t>
      </w:r>
      <w:r w:rsidRPr="006F2CF7">
        <w:t xml:space="preserve">Cloud </w:t>
      </w:r>
    </w:p>
    <w:p w14:paraId="453BE3DA" w14:textId="4B00E272" w:rsidR="00DF50BA" w:rsidRPr="00022119" w:rsidRDefault="00DF50BA" w:rsidP="00DF50BA">
      <w:pPr>
        <w:rPr>
          <w:szCs w:val="18"/>
          <w:lang w:val="en"/>
        </w:rPr>
      </w:pPr>
      <w:r w:rsidRPr="00022119">
        <w:rPr>
          <w:szCs w:val="18"/>
          <w:lang w:val="sl-SI"/>
        </w:rPr>
        <w:t xml:space="preserve">The </w:t>
      </w:r>
      <w:r w:rsidR="00000000">
        <w:fldChar w:fldCharType="begin"/>
      </w:r>
      <w:r w:rsidR="00000000">
        <w:instrText xml:space="preserve"> HYPERLINK "https://nio.gov.si/nio/asset/drzavni+racunalniski+oblak+dro?lang=en" </w:instrText>
      </w:r>
      <w:r w:rsidR="00000000">
        <w:fldChar w:fldCharType="separate"/>
      </w:r>
      <w:r w:rsidRPr="00022119">
        <w:rPr>
          <w:rStyle w:val="Hyperlink"/>
          <w:szCs w:val="18"/>
          <w:lang w:val="sl-SI"/>
        </w:rPr>
        <w:t xml:space="preserve">Slovenian </w:t>
      </w:r>
      <w:r w:rsidR="00567C50" w:rsidRPr="00022119">
        <w:rPr>
          <w:rStyle w:val="Hyperlink"/>
          <w:szCs w:val="18"/>
          <w:lang w:val="sl-SI"/>
        </w:rPr>
        <w:t xml:space="preserve">Governmental </w:t>
      </w:r>
      <w:r w:rsidRPr="00022119">
        <w:rPr>
          <w:rStyle w:val="Hyperlink"/>
          <w:szCs w:val="18"/>
          <w:lang w:val="sl-SI"/>
        </w:rPr>
        <w:t>Cloud</w:t>
      </w:r>
      <w:r w:rsidR="00000000">
        <w:rPr>
          <w:rStyle w:val="Hyperlink"/>
          <w:szCs w:val="18"/>
          <w:lang w:val="sl-SI"/>
        </w:rPr>
        <w:fldChar w:fldCharType="end"/>
      </w:r>
      <w:r w:rsidRPr="00022119">
        <w:rPr>
          <w:szCs w:val="18"/>
          <w:lang w:val="sl-SI"/>
        </w:rPr>
        <w:t xml:space="preserve"> (DRO) </w:t>
      </w:r>
      <w:r w:rsidR="00286166" w:rsidRPr="00022119">
        <w:rPr>
          <w:szCs w:val="18"/>
          <w:lang w:val="sl-SI"/>
        </w:rPr>
        <w:t>is based on</w:t>
      </w:r>
      <w:r w:rsidRPr="00022119">
        <w:rPr>
          <w:szCs w:val="18"/>
          <w:lang w:val="sl-SI"/>
        </w:rPr>
        <w:t xml:space="preserve"> open standard policy, ensured the connectivity of services, set up a single-service platform based on a common architecture for improving the accessibility of public services to citizens, ensured the availability of services from anywhere and at any time, and established effective information security.</w:t>
      </w:r>
      <w:r w:rsidR="00286166" w:rsidRPr="00022119">
        <w:rPr>
          <w:szCs w:val="18"/>
          <w:lang w:val="sl-SI"/>
        </w:rPr>
        <w:t xml:space="preserve"> </w:t>
      </w:r>
      <w:r w:rsidRPr="00022119">
        <w:rPr>
          <w:szCs w:val="18"/>
          <w:lang w:val="sl-SI"/>
        </w:rPr>
        <w:t>This infrastructure provides services that use sensitive, personal and other information that the State does not wish to store outside its environment.</w:t>
      </w:r>
      <w:r w:rsidR="00286166" w:rsidRPr="00022119">
        <w:rPr>
          <w:szCs w:val="18"/>
          <w:lang w:val="sl-SI"/>
        </w:rPr>
        <w:t xml:space="preserve"> </w:t>
      </w:r>
      <w:r w:rsidRPr="00022119">
        <w:rPr>
          <w:szCs w:val="18"/>
          <w:lang w:val="sl-SI"/>
        </w:rPr>
        <w:t>The national and common european objectives have been implemented in order to create a more affordable, efficient and user-friendly information environment that standardised and unified the development and maintenance of information and communication systems.</w:t>
      </w:r>
      <w:r w:rsidR="00286166" w:rsidRPr="00022119">
        <w:rPr>
          <w:szCs w:val="18"/>
          <w:lang w:val="sl-SI"/>
        </w:rPr>
        <w:t xml:space="preserve"> </w:t>
      </w:r>
      <w:r w:rsidRPr="00022119">
        <w:rPr>
          <w:szCs w:val="18"/>
          <w:lang w:val="en"/>
        </w:rPr>
        <w:t xml:space="preserve">Currently, activities are underway within the </w:t>
      </w:r>
      <w:r w:rsidR="00286166" w:rsidRPr="00022119">
        <w:rPr>
          <w:szCs w:val="18"/>
          <w:lang w:val="en"/>
        </w:rPr>
        <w:t>R</w:t>
      </w:r>
      <w:r w:rsidRPr="00022119">
        <w:rPr>
          <w:szCs w:val="18"/>
          <w:lang w:val="en"/>
        </w:rPr>
        <w:t>esilience and recovery plan for the establishment of a new generation of cloud information infrastructure, which will be more energy efficient and will enable the implementation of an increased number of eServices with and within the State.</w:t>
      </w:r>
    </w:p>
    <w:p w14:paraId="25A1016E" w14:textId="77777777" w:rsidR="00DF50BA" w:rsidRPr="006F2CF7" w:rsidRDefault="00DF50BA" w:rsidP="00E63341">
      <w:pPr>
        <w:pStyle w:val="Subtitle"/>
      </w:pPr>
      <w:r w:rsidRPr="006F2CF7">
        <w:t xml:space="preserve">Healthcare Network </w:t>
      </w:r>
    </w:p>
    <w:p w14:paraId="2CC0ADA2" w14:textId="2389D740" w:rsidR="00DF50BA" w:rsidRPr="00022119" w:rsidRDefault="00DF50BA" w:rsidP="00DF50BA">
      <w:pPr>
        <w:keepNext/>
        <w:rPr>
          <w:szCs w:val="18"/>
        </w:rPr>
      </w:pPr>
      <w:r w:rsidRPr="00022119">
        <w:rPr>
          <w:szCs w:val="18"/>
        </w:rPr>
        <w:t xml:space="preserve">The </w:t>
      </w:r>
      <w:hyperlink r:id="rId202">
        <w:r w:rsidRPr="00022119">
          <w:rPr>
            <w:rStyle w:val="Hyperlink"/>
            <w:szCs w:val="18"/>
          </w:rPr>
          <w:t>Healthcare Network (</w:t>
        </w:r>
        <w:proofErr w:type="spellStart"/>
        <w:r w:rsidRPr="00022119">
          <w:rPr>
            <w:rStyle w:val="Hyperlink"/>
            <w:szCs w:val="18"/>
          </w:rPr>
          <w:t>zNET</w:t>
        </w:r>
        <w:proofErr w:type="spellEnd"/>
        <w:r w:rsidRPr="00022119">
          <w:rPr>
            <w:rStyle w:val="Hyperlink"/>
            <w:szCs w:val="18"/>
          </w:rPr>
          <w:t>)</w:t>
        </w:r>
      </w:hyperlink>
      <w:r w:rsidRPr="00022119">
        <w:rPr>
          <w:szCs w:val="18"/>
        </w:rPr>
        <w:t xml:space="preserve"> provides a secure and reliable communication </w:t>
      </w:r>
      <w:r w:rsidR="002924D5">
        <w:rPr>
          <w:szCs w:val="18"/>
        </w:rPr>
        <w:t xml:space="preserve">network </w:t>
      </w:r>
      <w:r w:rsidRPr="00022119">
        <w:rPr>
          <w:szCs w:val="18"/>
        </w:rPr>
        <w:t xml:space="preserve">to all healthcare providers. All public healthcare institutions are connected to </w:t>
      </w:r>
      <w:proofErr w:type="spellStart"/>
      <w:r w:rsidRPr="00022119">
        <w:rPr>
          <w:szCs w:val="18"/>
        </w:rPr>
        <w:t>zNET</w:t>
      </w:r>
      <w:proofErr w:type="spellEnd"/>
      <w:r w:rsidRPr="00022119">
        <w:rPr>
          <w:szCs w:val="18"/>
        </w:rPr>
        <w:t xml:space="preserve">, whereas </w:t>
      </w:r>
      <w:r w:rsidR="002924D5">
        <w:rPr>
          <w:szCs w:val="18"/>
        </w:rPr>
        <w:t>its</w:t>
      </w:r>
      <w:r w:rsidRPr="00022119">
        <w:rPr>
          <w:szCs w:val="18"/>
        </w:rPr>
        <w:t xml:space="preserve"> adoption is considerably lower among private healthcare providers. In 2020, the National Institute of Public Health fostered the use of </w:t>
      </w:r>
      <w:proofErr w:type="spellStart"/>
      <w:r w:rsidRPr="00022119">
        <w:rPr>
          <w:szCs w:val="18"/>
        </w:rPr>
        <w:t>zNET</w:t>
      </w:r>
      <w:proofErr w:type="spellEnd"/>
      <w:r w:rsidRPr="00022119">
        <w:rPr>
          <w:szCs w:val="18"/>
        </w:rPr>
        <w:t xml:space="preserve"> and all private entities provi</w:t>
      </w:r>
      <w:r w:rsidR="002924D5">
        <w:rPr>
          <w:szCs w:val="18"/>
        </w:rPr>
        <w:t>di</w:t>
      </w:r>
      <w:r w:rsidRPr="00022119">
        <w:rPr>
          <w:szCs w:val="18"/>
        </w:rPr>
        <w:t xml:space="preserve">ng public healthcare services have been connected since November 2021.  </w:t>
      </w:r>
    </w:p>
    <w:p w14:paraId="76D1DD11" w14:textId="77777777" w:rsidR="00DF50BA" w:rsidRPr="006F2CF7" w:rsidRDefault="00DF50BA" w:rsidP="00E63341">
      <w:pPr>
        <w:pStyle w:val="Subtitle"/>
      </w:pPr>
      <w:r w:rsidRPr="006F2CF7">
        <w:t>TESTA Network Service</w:t>
      </w:r>
    </w:p>
    <w:p w14:paraId="5906439D" w14:textId="57DE8376" w:rsidR="00DF50BA" w:rsidRPr="00022119" w:rsidRDefault="00DF50BA" w:rsidP="00DF50BA">
      <w:pPr>
        <w:keepNext/>
        <w:rPr>
          <w:szCs w:val="18"/>
        </w:rPr>
      </w:pPr>
      <w:r w:rsidRPr="00022119">
        <w:rPr>
          <w:szCs w:val="18"/>
        </w:rPr>
        <w:t xml:space="preserve">The </w:t>
      </w:r>
      <w:hyperlink r:id="rId203" w:history="1">
        <w:r w:rsidRPr="00022119">
          <w:rPr>
            <w:rStyle w:val="Hyperlink"/>
            <w:szCs w:val="18"/>
          </w:rPr>
          <w:t>TESTA Network Service</w:t>
        </w:r>
      </w:hyperlink>
      <w:r w:rsidRPr="00022119">
        <w:rPr>
          <w:szCs w:val="18"/>
        </w:rPr>
        <w:t xml:space="preserve"> – which stands for Trans European Services for Telematics between Administrations – is the main infrastructure of the European Union to ensure cross border exchange of information and support related EU policies. It provides a European backbone network for data exchange between a wide variety of EU public administrations</w:t>
      </w:r>
      <w:r w:rsidR="003658AB">
        <w:rPr>
          <w:szCs w:val="18"/>
        </w:rPr>
        <w:t>, it</w:t>
      </w:r>
      <w:r w:rsidRPr="00022119">
        <w:rPr>
          <w:szCs w:val="18"/>
        </w:rPr>
        <w:t xml:space="preserve"> ensures a guaranteed performance and a high level of security and has connections with all the EU Institutions and national networks. It caters for the exchange of both unclassified and classified information.</w:t>
      </w:r>
    </w:p>
    <w:p w14:paraId="7D62610E" w14:textId="77777777" w:rsidR="00DF50BA" w:rsidRPr="006F2CF7" w:rsidRDefault="00000000" w:rsidP="00E63341">
      <w:pPr>
        <w:pStyle w:val="Subtitle"/>
        <w:rPr>
          <w:rFonts w:ascii="Verdana" w:hAnsi="Verdana"/>
        </w:rPr>
      </w:pPr>
      <w:hyperlink r:id="rId204">
        <w:r w:rsidR="00DF50BA" w:rsidRPr="006F2CF7">
          <w:rPr>
            <w:rFonts w:ascii="Verdana" w:hAnsi="Verdana"/>
          </w:rPr>
          <w:t>SME Test</w:t>
        </w:r>
      </w:hyperlink>
    </w:p>
    <w:p w14:paraId="423252D7" w14:textId="4213C027" w:rsidR="00DF50BA" w:rsidRPr="00022119" w:rsidRDefault="00DF50BA" w:rsidP="00DF50BA">
      <w:pPr>
        <w:rPr>
          <w:rFonts w:cs="Arial"/>
          <w:szCs w:val="18"/>
        </w:rPr>
      </w:pPr>
      <w:r w:rsidRPr="00022119">
        <w:rPr>
          <w:rFonts w:cs="Arial"/>
          <w:szCs w:val="18"/>
        </w:rPr>
        <w:t xml:space="preserve">Ministries publish draft regulations and other acts that are published in the Official Gazette of the Republic of Slovenia on the single national designated </w:t>
      </w:r>
      <w:hyperlink r:id="rId205" w:anchor="eyJmaWx0ZXJzIjp7ImNvbW1lbnQiOlsiLSJdLCJ0eXBlIjpbIi0iXSwic3RhdHVzIjpbIi0iXSwiY2F0IjpbIi0iXSwicmlqcyI6WyItMSJdLCJvZmZzZXQiOlsiMCJdLCJzZW50aW5lbF90eXBlIjpbIm9rIl0sInNlbnRpbmVsX3N0YXR1cyI6WyJvayJdLCJpc19hamF4IjpbIjEiXX19" w:history="1">
        <w:proofErr w:type="spellStart"/>
        <w:r w:rsidRPr="00022119">
          <w:rPr>
            <w:rStyle w:val="Hyperlink"/>
            <w:rFonts w:cs="Arial"/>
            <w:szCs w:val="18"/>
          </w:rPr>
          <w:t>eDemocracy</w:t>
        </w:r>
        <w:proofErr w:type="spellEnd"/>
        <w:r w:rsidRPr="00022119">
          <w:rPr>
            <w:rStyle w:val="Hyperlink"/>
            <w:rFonts w:cs="Arial"/>
            <w:szCs w:val="18"/>
          </w:rPr>
          <w:t xml:space="preserve"> Portal</w:t>
        </w:r>
      </w:hyperlink>
      <w:r w:rsidRPr="00022119">
        <w:rPr>
          <w:rFonts w:cs="Arial"/>
          <w:szCs w:val="18"/>
        </w:rPr>
        <w:t xml:space="preserve">. An open and inclusive policy making builds upon the idea of designing policies by broadening the evidence base. For this reason the </w:t>
      </w:r>
      <w:hyperlink r:id="rId206" w:history="1">
        <w:r w:rsidRPr="00022119">
          <w:rPr>
            <w:rStyle w:val="Hyperlink"/>
            <w:rFonts w:cs="Arial"/>
            <w:szCs w:val="18"/>
          </w:rPr>
          <w:t>Division for the Administrative Burden Reduction, Better Regulation and Quality in Public Administration</w:t>
        </w:r>
      </w:hyperlink>
      <w:r w:rsidRPr="00022119">
        <w:rPr>
          <w:rFonts w:cs="Arial"/>
          <w:szCs w:val="18"/>
        </w:rPr>
        <w:t xml:space="preserve"> has prepared an innovative web</w:t>
      </w:r>
      <w:r w:rsidRPr="00022119">
        <w:rPr>
          <w:rFonts w:cs="Arial"/>
          <w:szCs w:val="18"/>
        </w:rPr>
        <w:noBreakHyphen/>
        <w:t xml:space="preserve">based tool called </w:t>
      </w:r>
      <w:hyperlink r:id="rId207" w:history="1">
        <w:r w:rsidRPr="00022119">
          <w:rPr>
            <w:rStyle w:val="Hyperlink"/>
            <w:rFonts w:cs="Arial"/>
            <w:szCs w:val="18"/>
          </w:rPr>
          <w:t>SME Test</w:t>
        </w:r>
      </w:hyperlink>
      <w:r w:rsidRPr="00022119">
        <w:rPr>
          <w:rFonts w:cs="Arial"/>
          <w:szCs w:val="18"/>
        </w:rPr>
        <w:t xml:space="preserve">, based on the Standard Cost Model, that enables the public (citizens, business entities, economic and other interest groups) to substantiate their comments and proposals on a public policy proposal and, in addition, to quantify the regulatory impact assessment of their alternative policy proposals on the economy. The use of SME Test is mandatory since January 2017. The public can thus access the </w:t>
      </w:r>
      <w:r w:rsidRPr="00022119">
        <w:rPr>
          <w:rFonts w:cs="Arial"/>
          <w:szCs w:val="18"/>
        </w:rPr>
        <w:lastRenderedPageBreak/>
        <w:t xml:space="preserve">tool through the </w:t>
      </w:r>
      <w:proofErr w:type="spellStart"/>
      <w:r w:rsidRPr="00022119">
        <w:rPr>
          <w:rFonts w:cs="Arial"/>
          <w:szCs w:val="18"/>
        </w:rPr>
        <w:t>eDemocracy</w:t>
      </w:r>
      <w:proofErr w:type="spellEnd"/>
      <w:r w:rsidRPr="00022119">
        <w:rPr>
          <w:rFonts w:cs="Arial"/>
          <w:szCs w:val="18"/>
        </w:rPr>
        <w:t xml:space="preserve"> Portal that enables citizens to actively cooperate and take part in the decision-making process. The most important aspect is the opportunity to influence the drafting of regulations by expressing opinions and sending proposals and comments on regulation drafts to those who are preparing them and to the final decision makers. </w:t>
      </w:r>
    </w:p>
    <w:p w14:paraId="73DFF6CF" w14:textId="77777777" w:rsidR="004A5153" w:rsidRPr="006F2CF7" w:rsidRDefault="00DF50BA" w:rsidP="00CA7FC8">
      <w:pPr>
        <w:pStyle w:val="Heading2"/>
      </w:pPr>
      <w:r w:rsidRPr="006F2CF7">
        <w:t>Data Exchange</w:t>
      </w:r>
      <w:r w:rsidR="00567C50" w:rsidRPr="006F2CF7">
        <w:t xml:space="preserve"> </w:t>
      </w:r>
    </w:p>
    <w:p w14:paraId="7BA0C7DF" w14:textId="769CAE84" w:rsidR="00DF50BA" w:rsidRPr="006F2CF7" w:rsidRDefault="00DF50BA" w:rsidP="00E63341">
      <w:pPr>
        <w:pStyle w:val="Subtitle"/>
        <w:rPr>
          <w:bCs/>
          <w:iCs/>
        </w:rPr>
      </w:pPr>
      <w:r w:rsidRPr="006F2CF7">
        <w:t>TRAY</w:t>
      </w:r>
    </w:p>
    <w:p w14:paraId="6220BB9B" w14:textId="1D13C9F4" w:rsidR="00DF50BA" w:rsidRPr="00022119" w:rsidRDefault="00AE7038" w:rsidP="00DF50BA">
      <w:pPr>
        <w:keepNext/>
        <w:rPr>
          <w:szCs w:val="18"/>
        </w:rPr>
      </w:pPr>
      <w:r w:rsidRPr="00022119">
        <w:rPr>
          <w:szCs w:val="18"/>
        </w:rPr>
        <w:t xml:space="preserve">The </w:t>
      </w:r>
      <w:hyperlink r:id="rId208" w:history="1">
        <w:r w:rsidR="00DF50BA" w:rsidRPr="00022119">
          <w:rPr>
            <w:rStyle w:val="Hyperlink"/>
            <w:szCs w:val="18"/>
          </w:rPr>
          <w:t>TRAY</w:t>
        </w:r>
      </w:hyperlink>
      <w:r w:rsidR="00DF50BA" w:rsidRPr="00022119">
        <w:rPr>
          <w:szCs w:val="18"/>
        </w:rPr>
        <w:t xml:space="preserve"> is a central system for electronic data enquiries. It enables efficient, </w:t>
      </w:r>
      <w:proofErr w:type="gramStart"/>
      <w:r w:rsidR="00DF50BA" w:rsidRPr="00022119">
        <w:rPr>
          <w:szCs w:val="18"/>
        </w:rPr>
        <w:t>reliable</w:t>
      </w:r>
      <w:proofErr w:type="gramEnd"/>
      <w:r w:rsidR="00DF50BA" w:rsidRPr="00022119">
        <w:rPr>
          <w:szCs w:val="18"/>
        </w:rPr>
        <w:t xml:space="preserve"> and secure collection of data for different clients, from numerous and heterogeneous data sources, by handling electronic data enquiries and electronic answers. Moreover, it also enables the handling of data sources in a customised and parameterised way. In 2019, an AI based algorithm for data traffic optimisation was added to the system, minimizing data collection congestion risks. It advanced the architecture and the ease of connectivity to make this system the first candidate as a national OOP (Once-Only principle) platform.</w:t>
      </w:r>
    </w:p>
    <w:p w14:paraId="1CCA246B" w14:textId="77777777" w:rsidR="00DF50BA" w:rsidRPr="006F2CF7" w:rsidRDefault="00DF50BA" w:rsidP="00E63341">
      <w:pPr>
        <w:pStyle w:val="Subtitle"/>
      </w:pPr>
      <w:r w:rsidRPr="006F2CF7">
        <w:t>IO-MODULE</w:t>
      </w:r>
    </w:p>
    <w:p w14:paraId="11E3E10F" w14:textId="77777777" w:rsidR="00DF50BA" w:rsidRPr="00022119" w:rsidRDefault="00DF50BA" w:rsidP="00DF50BA">
      <w:pPr>
        <w:rPr>
          <w:szCs w:val="18"/>
        </w:rPr>
      </w:pPr>
      <w:r w:rsidRPr="00022119">
        <w:rPr>
          <w:szCs w:val="18"/>
        </w:rPr>
        <w:t xml:space="preserve">The </w:t>
      </w:r>
      <w:hyperlink r:id="rId209" w:history="1">
        <w:r w:rsidRPr="00022119">
          <w:rPr>
            <w:rStyle w:val="Hyperlink"/>
            <w:szCs w:val="18"/>
          </w:rPr>
          <w:t>IO-MODULE</w:t>
        </w:r>
      </w:hyperlink>
      <w:r w:rsidRPr="00022119">
        <w:rPr>
          <w:szCs w:val="18"/>
        </w:rPr>
        <w:t xml:space="preserve"> is the common platform for standardised data distribution. It is used by institutions for distributing data to the related clients. Additionally, the system enables to track the electronic data distributed and to see which user received which data, when and for what specific purpose.</w:t>
      </w:r>
    </w:p>
    <w:p w14:paraId="6E3DBB29" w14:textId="77777777" w:rsidR="00DF50BA" w:rsidRPr="006F2CF7" w:rsidRDefault="00DF50BA" w:rsidP="00E63341">
      <w:pPr>
        <w:pStyle w:val="Subtitle"/>
      </w:pPr>
      <w:r w:rsidRPr="006F2CF7">
        <w:t>Asynchronous Module</w:t>
      </w:r>
    </w:p>
    <w:p w14:paraId="5142155F" w14:textId="77777777" w:rsidR="00DF50BA" w:rsidRPr="00022119" w:rsidRDefault="00DF50BA" w:rsidP="00DF50BA">
      <w:pPr>
        <w:rPr>
          <w:szCs w:val="18"/>
        </w:rPr>
      </w:pPr>
      <w:r w:rsidRPr="00022119">
        <w:rPr>
          <w:szCs w:val="18"/>
        </w:rPr>
        <w:t xml:space="preserve">The </w:t>
      </w:r>
      <w:hyperlink r:id="rId210" w:history="1">
        <w:r w:rsidRPr="00022119">
          <w:rPr>
            <w:rStyle w:val="Hyperlink"/>
            <w:szCs w:val="18"/>
          </w:rPr>
          <w:t>Asynchronous Module</w:t>
        </w:r>
      </w:hyperlink>
      <w:r w:rsidRPr="00022119">
        <w:rPr>
          <w:szCs w:val="18"/>
        </w:rPr>
        <w:t xml:space="preserve"> enables electronic enquiries to data sources that are not accessible via synchronous access. By using this system, it is possible to communicate with data sources via specific ‘waiting rooms’, where all questions for a data source are collected and, after being processed and answered by the data source, transmitted back to the calling system with related answers.</w:t>
      </w:r>
    </w:p>
    <w:p w14:paraId="6F3AB28E" w14:textId="77777777" w:rsidR="00DF50BA" w:rsidRPr="006F2CF7" w:rsidRDefault="00DF50BA" w:rsidP="00E63341">
      <w:pPr>
        <w:pStyle w:val="Subtitle"/>
      </w:pPr>
      <w:bookmarkStart w:id="36" w:name="_Hlk130475356"/>
      <w:r w:rsidRPr="006F2CF7">
        <w:t>Central Registry of Patient Data</w:t>
      </w:r>
    </w:p>
    <w:p w14:paraId="39E0D1A5" w14:textId="5D19BE4B" w:rsidR="00DF50BA" w:rsidRPr="00022119" w:rsidRDefault="00DF50BA" w:rsidP="00DF50BA">
      <w:pPr>
        <w:rPr>
          <w:szCs w:val="18"/>
        </w:rPr>
      </w:pPr>
      <w:r w:rsidRPr="00022119">
        <w:rPr>
          <w:szCs w:val="18"/>
        </w:rPr>
        <w:t xml:space="preserve">The </w:t>
      </w:r>
      <w:hyperlink r:id="rId211" w:anchor=":~:text=Central%20Registry%20of%20Patient%20Data%20(CRPD)&amp;text=It%20is%20designed%20for%20exchanging,the%20purpose%20of%20providing%20healthcare." w:history="1">
        <w:r w:rsidRPr="00022119">
          <w:rPr>
            <w:rStyle w:val="Hyperlink"/>
            <w:szCs w:val="18"/>
          </w:rPr>
          <w:t>Central Registry of Patient Data</w:t>
        </w:r>
      </w:hyperlink>
      <w:r w:rsidRPr="00022119">
        <w:rPr>
          <w:szCs w:val="18"/>
        </w:rPr>
        <w:t xml:space="preserve"> (CRPD) is the core of the Slovenian eHealth system. It is designed for exchanging and sharing electronic health records nationally. The CRPD contains over 130 million records, covering over 95% of the population. All Slovenian healthcare providers are obliged to submit medical records to the CRPD promptly and are entitled to use them for the purpose of providing healthcare. Patients have full access to their CRPD data via the </w:t>
      </w:r>
      <w:hyperlink r:id="rId212" w:history="1">
        <w:proofErr w:type="spellStart"/>
        <w:r w:rsidRPr="00022119">
          <w:rPr>
            <w:rFonts w:cs="Arial"/>
            <w:color w:val="44546A" w:themeColor="text2"/>
            <w:szCs w:val="18"/>
          </w:rPr>
          <w:t>zVEM</w:t>
        </w:r>
        <w:proofErr w:type="spellEnd"/>
        <w:r w:rsidRPr="00022119">
          <w:rPr>
            <w:rFonts w:cs="Arial"/>
            <w:color w:val="44546A" w:themeColor="text2"/>
            <w:szCs w:val="18"/>
          </w:rPr>
          <w:t xml:space="preserve"> Portal </w:t>
        </w:r>
      </w:hyperlink>
      <w:r w:rsidRPr="00022119">
        <w:rPr>
          <w:color w:val="auto"/>
          <w:szCs w:val="18"/>
        </w:rPr>
        <w:t>and mobile application. T</w:t>
      </w:r>
      <w:r w:rsidRPr="00022119">
        <w:rPr>
          <w:szCs w:val="18"/>
        </w:rPr>
        <w:t xml:space="preserve">he content of the CRPD comprises various types of healthcare documentation and structured patient summary records. In addition to the data provided within the healthcare process, patients’ statements, such as advanced healthcare instructions and privacy consents, are stored in the CRPD. The CRPD has proven to be especially valuable </w:t>
      </w:r>
      <w:proofErr w:type="gramStart"/>
      <w:r w:rsidRPr="00022119">
        <w:rPr>
          <w:szCs w:val="18"/>
        </w:rPr>
        <w:t>with regard to</w:t>
      </w:r>
      <w:proofErr w:type="gramEnd"/>
      <w:r w:rsidRPr="00022119">
        <w:rPr>
          <w:szCs w:val="18"/>
        </w:rPr>
        <w:t xml:space="preserve"> medical records related to COVID-19 pandemic. As of December 2020, the CRPD was upgraded to support COVID-19 screening (recording of test results and SMS notifications for tested persons). Massive COVID testing continued in 2021 and 2022, with up to 130</w:t>
      </w:r>
      <w:r w:rsidRPr="00022119">
        <w:rPr>
          <w:szCs w:val="18"/>
          <w:lang w:eastAsia="en-US"/>
        </w:rPr>
        <w:t> </w:t>
      </w:r>
      <w:r w:rsidRPr="00022119">
        <w:rPr>
          <w:szCs w:val="18"/>
        </w:rPr>
        <w:t>000 test results recorded daily. In April 2021, the CRPD was upgraded to support a national portal for vaccination appointments. Since June 2021, the CRPD facilitates the central national system application for issuance of the EU Digital COVID Certificate. The use of CRPD has considerably increased and it now connects over 1</w:t>
      </w:r>
      <w:r w:rsidRPr="00022119">
        <w:rPr>
          <w:szCs w:val="18"/>
          <w:lang w:eastAsia="en-US"/>
        </w:rPr>
        <w:t> </w:t>
      </w:r>
      <w:r w:rsidRPr="00022119">
        <w:rPr>
          <w:szCs w:val="18"/>
        </w:rPr>
        <w:t xml:space="preserve">300 public and private healthcare providers, providing over 7 million documents monthly.  </w:t>
      </w:r>
    </w:p>
    <w:p w14:paraId="00D77BB1" w14:textId="77777777" w:rsidR="00DF50BA" w:rsidRPr="006F2CF7" w:rsidRDefault="00DF50BA" w:rsidP="00E63341">
      <w:pPr>
        <w:pStyle w:val="Subtitle"/>
      </w:pPr>
      <w:proofErr w:type="spellStart"/>
      <w:r w:rsidRPr="006F2CF7">
        <w:t>ePrescription</w:t>
      </w:r>
      <w:proofErr w:type="spellEnd"/>
    </w:p>
    <w:p w14:paraId="65B0D31F" w14:textId="6993A920" w:rsidR="00DF50BA" w:rsidRPr="00022119" w:rsidRDefault="00DF50BA" w:rsidP="00DF50BA">
      <w:pPr>
        <w:rPr>
          <w:szCs w:val="18"/>
        </w:rPr>
      </w:pPr>
      <w:r w:rsidRPr="00022119">
        <w:rPr>
          <w:szCs w:val="18"/>
        </w:rPr>
        <w:t xml:space="preserve">The </w:t>
      </w:r>
      <w:hyperlink r:id="rId213">
        <w:proofErr w:type="spellStart"/>
        <w:r w:rsidRPr="00022119">
          <w:rPr>
            <w:rStyle w:val="Hyperlink"/>
            <w:szCs w:val="18"/>
          </w:rPr>
          <w:t>ePrescription</w:t>
        </w:r>
        <w:proofErr w:type="spellEnd"/>
      </w:hyperlink>
      <w:r w:rsidRPr="00022119">
        <w:rPr>
          <w:rStyle w:val="Hyperlink"/>
          <w:szCs w:val="18"/>
        </w:rPr>
        <w:t xml:space="preserve"> </w:t>
      </w:r>
      <w:r w:rsidRPr="00022119">
        <w:rPr>
          <w:szCs w:val="18"/>
        </w:rPr>
        <w:t xml:space="preserve">is part of the eHealth Project to provide national eHealth services. The </w:t>
      </w:r>
      <w:proofErr w:type="spellStart"/>
      <w:r w:rsidRPr="00022119">
        <w:rPr>
          <w:szCs w:val="18"/>
        </w:rPr>
        <w:t>ePrescription</w:t>
      </w:r>
      <w:proofErr w:type="spellEnd"/>
      <w:r w:rsidRPr="00022119">
        <w:rPr>
          <w:szCs w:val="18"/>
        </w:rPr>
        <w:t xml:space="preserve"> was set up to prescribe and dispense medications in a fully electronic manner. Furthermore, it provides access to drug interaction databases to doctors and pharmacists. Patients can access their ePrescriptions via the </w:t>
      </w:r>
      <w:hyperlink r:id="rId214" w:history="1">
        <w:proofErr w:type="spellStart"/>
        <w:r w:rsidRPr="00022119">
          <w:rPr>
            <w:szCs w:val="18"/>
          </w:rPr>
          <w:t>zVEM</w:t>
        </w:r>
        <w:proofErr w:type="spellEnd"/>
        <w:r w:rsidRPr="00022119">
          <w:rPr>
            <w:szCs w:val="18"/>
          </w:rPr>
          <w:t xml:space="preserve"> Portal </w:t>
        </w:r>
      </w:hyperlink>
      <w:r w:rsidRPr="00022119">
        <w:rPr>
          <w:szCs w:val="18"/>
        </w:rPr>
        <w:t>and mobile application.</w:t>
      </w:r>
      <w:r w:rsidR="00CF5D6A" w:rsidRPr="00022119">
        <w:rPr>
          <w:szCs w:val="18"/>
        </w:rPr>
        <w:t xml:space="preserve"> </w:t>
      </w:r>
    </w:p>
    <w:p w14:paraId="4BA03157" w14:textId="77777777" w:rsidR="00DF50BA" w:rsidRPr="006F2CF7" w:rsidRDefault="00DF50BA" w:rsidP="00E63341">
      <w:pPr>
        <w:pStyle w:val="Subtitle"/>
      </w:pPr>
      <w:proofErr w:type="spellStart"/>
      <w:r w:rsidRPr="006F2CF7">
        <w:t>eAppointment</w:t>
      </w:r>
      <w:proofErr w:type="spellEnd"/>
      <w:r w:rsidRPr="006F2CF7">
        <w:t xml:space="preserve"> and </w:t>
      </w:r>
      <w:proofErr w:type="spellStart"/>
      <w:r w:rsidRPr="006F2CF7">
        <w:t>eReferral</w:t>
      </w:r>
      <w:proofErr w:type="spellEnd"/>
    </w:p>
    <w:p w14:paraId="5B91BD2E" w14:textId="77777777" w:rsidR="00DF50BA" w:rsidRPr="00022119" w:rsidRDefault="00DF50BA" w:rsidP="00DF50BA">
      <w:pPr>
        <w:autoSpaceDE w:val="0"/>
        <w:autoSpaceDN w:val="0"/>
        <w:adjustRightInd w:val="0"/>
        <w:rPr>
          <w:szCs w:val="18"/>
        </w:rPr>
      </w:pPr>
      <w:r w:rsidRPr="00022119">
        <w:rPr>
          <w:szCs w:val="18"/>
        </w:rPr>
        <w:t xml:space="preserve">The </w:t>
      </w:r>
      <w:hyperlink r:id="rId215">
        <w:proofErr w:type="spellStart"/>
        <w:r w:rsidRPr="00022119">
          <w:rPr>
            <w:rStyle w:val="Hyperlink"/>
            <w:szCs w:val="18"/>
          </w:rPr>
          <w:t>eAppointment</w:t>
        </w:r>
        <w:proofErr w:type="spellEnd"/>
      </w:hyperlink>
      <w:r w:rsidRPr="00022119">
        <w:rPr>
          <w:szCs w:val="18"/>
        </w:rPr>
        <w:t xml:space="preserve"> system provides processing of referral documents (</w:t>
      </w:r>
      <w:proofErr w:type="spellStart"/>
      <w:r w:rsidR="00000000">
        <w:fldChar w:fldCharType="begin"/>
      </w:r>
      <w:r w:rsidR="00000000">
        <w:instrText xml:space="preserve"> HYPERLINK "http://www.ezdrav.si/category/projekti/enarocanje/" \h </w:instrText>
      </w:r>
      <w:r w:rsidR="00000000">
        <w:fldChar w:fldCharType="separate"/>
      </w:r>
      <w:r w:rsidRPr="00022119">
        <w:rPr>
          <w:rStyle w:val="Hyperlink"/>
          <w:szCs w:val="18"/>
        </w:rPr>
        <w:t>eReferrals</w:t>
      </w:r>
      <w:proofErr w:type="spellEnd"/>
      <w:r w:rsidR="00000000">
        <w:rPr>
          <w:rStyle w:val="Hyperlink"/>
          <w:szCs w:val="18"/>
        </w:rPr>
        <w:fldChar w:fldCharType="end"/>
      </w:r>
      <w:r w:rsidRPr="00022119">
        <w:rPr>
          <w:szCs w:val="18"/>
        </w:rPr>
        <w:t xml:space="preserve">) and appointment booking services. The system is nationally deployed and used by all healthcare providers. An </w:t>
      </w:r>
      <w:hyperlink r:id="rId216">
        <w:r w:rsidRPr="00022119">
          <w:rPr>
            <w:rStyle w:val="Hyperlink"/>
            <w:szCs w:val="18"/>
          </w:rPr>
          <w:t>online waiting list</w:t>
        </w:r>
      </w:hyperlink>
      <w:r w:rsidRPr="00022119">
        <w:rPr>
          <w:szCs w:val="18"/>
        </w:rPr>
        <w:t xml:space="preserve"> is available for over 1</w:t>
      </w:r>
      <w:r w:rsidRPr="00022119">
        <w:rPr>
          <w:szCs w:val="18"/>
          <w:lang w:eastAsia="en-US"/>
        </w:rPr>
        <w:t> </w:t>
      </w:r>
      <w:r w:rsidRPr="00022119">
        <w:rPr>
          <w:szCs w:val="18"/>
        </w:rPr>
        <w:t xml:space="preserve">700 healthcare services, promptly updated </w:t>
      </w:r>
      <w:r w:rsidRPr="00022119">
        <w:rPr>
          <w:szCs w:val="18"/>
        </w:rPr>
        <w:lastRenderedPageBreak/>
        <w:t xml:space="preserve">by healthcare providers. Patients can book their appointments via the </w:t>
      </w:r>
      <w:hyperlink r:id="rId217" w:history="1">
        <w:proofErr w:type="spellStart"/>
        <w:r w:rsidRPr="00022119">
          <w:rPr>
            <w:szCs w:val="18"/>
          </w:rPr>
          <w:t>zVEM</w:t>
        </w:r>
        <w:proofErr w:type="spellEnd"/>
        <w:r w:rsidRPr="00022119">
          <w:rPr>
            <w:szCs w:val="18"/>
          </w:rPr>
          <w:t xml:space="preserve"> Portal </w:t>
        </w:r>
      </w:hyperlink>
      <w:r w:rsidRPr="00022119">
        <w:rPr>
          <w:szCs w:val="18"/>
        </w:rPr>
        <w:t>and mobile application.</w:t>
      </w:r>
    </w:p>
    <w:bookmarkEnd w:id="36"/>
    <w:p w14:paraId="0113811B" w14:textId="06DBC861" w:rsidR="00DF50BA" w:rsidRPr="006F2CF7" w:rsidRDefault="00DF50BA" w:rsidP="00E63341">
      <w:pPr>
        <w:pStyle w:val="Subtitle"/>
      </w:pPr>
      <w:r w:rsidRPr="006F2CF7">
        <w:t>SKRINJA</w:t>
      </w:r>
      <w:r w:rsidR="00135947" w:rsidRPr="006F2CF7">
        <w:t xml:space="preserve"> </w:t>
      </w:r>
      <w:r w:rsidRPr="006F2CF7">
        <w:t xml:space="preserve">– Business Intelligence </w:t>
      </w:r>
      <w:r w:rsidR="00135947" w:rsidRPr="006F2CF7">
        <w:t>(BI)</w:t>
      </w:r>
    </w:p>
    <w:p w14:paraId="61A8C3BD" w14:textId="01C78584" w:rsidR="0FA47758" w:rsidRPr="00022119" w:rsidRDefault="00000000" w:rsidP="00A34C25">
      <w:pPr>
        <w:spacing w:line="259" w:lineRule="auto"/>
        <w:rPr>
          <w:szCs w:val="18"/>
        </w:rPr>
      </w:pPr>
      <w:hyperlink r:id="rId218" w:history="1">
        <w:proofErr w:type="spellStart"/>
        <w:r w:rsidR="003658AB" w:rsidRPr="003658AB">
          <w:rPr>
            <w:rStyle w:val="Hyperlink"/>
            <w:szCs w:val="18"/>
            <w:lang w:val="en-US"/>
          </w:rPr>
          <w:t>Skrinja</w:t>
        </w:r>
        <w:proofErr w:type="spellEnd"/>
      </w:hyperlink>
      <w:r w:rsidR="003658AB">
        <w:rPr>
          <w:szCs w:val="18"/>
          <w:lang w:val="en-US"/>
        </w:rPr>
        <w:t xml:space="preserve"> is </w:t>
      </w:r>
      <w:r w:rsidR="003658AB" w:rsidRPr="003658AB">
        <w:rPr>
          <w:szCs w:val="18"/>
          <w:lang w:val="en-US"/>
        </w:rPr>
        <w:t>a business intelligence and data warehouse system</w:t>
      </w:r>
      <w:r w:rsidR="003658AB" w:rsidRPr="003658AB" w:rsidDel="003658AB">
        <w:rPr>
          <w:szCs w:val="18"/>
          <w:lang w:val="en-US"/>
        </w:rPr>
        <w:t xml:space="preserve"> </w:t>
      </w:r>
      <w:r w:rsidR="0FA47758" w:rsidRPr="00022119">
        <w:rPr>
          <w:szCs w:val="18"/>
        </w:rPr>
        <w:t>used as a central digital platform</w:t>
      </w:r>
      <w:r w:rsidR="2CF2D760" w:rsidRPr="00022119">
        <w:rPr>
          <w:szCs w:val="18"/>
        </w:rPr>
        <w:t xml:space="preserve"> (</w:t>
      </w:r>
      <w:proofErr w:type="spellStart"/>
      <w:r w:rsidR="2CF2D760" w:rsidRPr="00022119">
        <w:rPr>
          <w:szCs w:val="18"/>
        </w:rPr>
        <w:t>BIaaS</w:t>
      </w:r>
      <w:proofErr w:type="spellEnd"/>
      <w:r w:rsidR="30AB5982" w:rsidRPr="00022119">
        <w:rPr>
          <w:szCs w:val="18"/>
        </w:rPr>
        <w:t xml:space="preserve"> – Business Intelligence as a </w:t>
      </w:r>
      <w:r w:rsidR="00135947" w:rsidRPr="00022119">
        <w:rPr>
          <w:szCs w:val="18"/>
        </w:rPr>
        <w:t>Service</w:t>
      </w:r>
      <w:r w:rsidR="2CF2D760" w:rsidRPr="00022119">
        <w:rPr>
          <w:szCs w:val="18"/>
        </w:rPr>
        <w:t>)</w:t>
      </w:r>
      <w:r w:rsidR="0FA47758" w:rsidRPr="00022119">
        <w:rPr>
          <w:szCs w:val="18"/>
        </w:rPr>
        <w:t xml:space="preserve"> which government agencies can rely upon to provide better services for citizens and business. By using emerging technologies, Slovenia is introducing new concepts and tools to bring analytics to decision makers. This will make access to public sector data more user-friendly. Data on Slovenian </w:t>
      </w:r>
      <w:r w:rsidR="003658AB">
        <w:rPr>
          <w:szCs w:val="18"/>
        </w:rPr>
        <w:t>p</w:t>
      </w:r>
      <w:r w:rsidR="0FA47758" w:rsidRPr="00022119">
        <w:rPr>
          <w:szCs w:val="18"/>
        </w:rPr>
        <w:t xml:space="preserve">ublic sector wages, </w:t>
      </w:r>
      <w:r w:rsidR="003658AB">
        <w:rPr>
          <w:szCs w:val="18"/>
        </w:rPr>
        <w:t>p</w:t>
      </w:r>
      <w:r w:rsidR="0FA47758" w:rsidRPr="00022119">
        <w:rPr>
          <w:szCs w:val="18"/>
        </w:rPr>
        <w:t xml:space="preserve">ublic </w:t>
      </w:r>
      <w:proofErr w:type="gramStart"/>
      <w:r w:rsidR="0FA47758" w:rsidRPr="00022119">
        <w:rPr>
          <w:szCs w:val="18"/>
        </w:rPr>
        <w:t>procurement</w:t>
      </w:r>
      <w:proofErr w:type="gramEnd"/>
      <w:r w:rsidR="0FA47758" w:rsidRPr="00022119">
        <w:rPr>
          <w:szCs w:val="18"/>
        </w:rPr>
        <w:t xml:space="preserve"> and </w:t>
      </w:r>
      <w:r w:rsidR="003658AB">
        <w:rPr>
          <w:szCs w:val="18"/>
        </w:rPr>
        <w:t>c</w:t>
      </w:r>
      <w:r w:rsidR="0FA47758" w:rsidRPr="00022119">
        <w:rPr>
          <w:szCs w:val="18"/>
        </w:rPr>
        <w:t xml:space="preserve">ommon dimensions (code lists) are </w:t>
      </w:r>
      <w:r w:rsidR="003658AB">
        <w:rPr>
          <w:szCs w:val="18"/>
        </w:rPr>
        <w:t>used regular</w:t>
      </w:r>
      <w:r w:rsidR="00016B22">
        <w:rPr>
          <w:szCs w:val="18"/>
        </w:rPr>
        <w:t>l</w:t>
      </w:r>
      <w:r w:rsidR="003658AB">
        <w:rPr>
          <w:szCs w:val="18"/>
        </w:rPr>
        <w:t>y</w:t>
      </w:r>
      <w:r w:rsidR="0FA47758" w:rsidRPr="00022119">
        <w:rPr>
          <w:szCs w:val="18"/>
        </w:rPr>
        <w:t xml:space="preserve">. Slovenia </w:t>
      </w:r>
      <w:r w:rsidR="003658AB">
        <w:rPr>
          <w:szCs w:val="18"/>
        </w:rPr>
        <w:t xml:space="preserve">has </w:t>
      </w:r>
      <w:r w:rsidR="0FA47758" w:rsidRPr="00022119">
        <w:rPr>
          <w:szCs w:val="18"/>
        </w:rPr>
        <w:t>started introducin</w:t>
      </w:r>
      <w:r w:rsidR="003658AB">
        <w:rPr>
          <w:szCs w:val="18"/>
        </w:rPr>
        <w:t>g</w:t>
      </w:r>
      <w:r w:rsidR="0FA47758" w:rsidRPr="00022119">
        <w:rPr>
          <w:szCs w:val="18"/>
        </w:rPr>
        <w:t xml:space="preserve"> </w:t>
      </w:r>
      <w:r w:rsidR="00135947" w:rsidRPr="00022119">
        <w:rPr>
          <w:szCs w:val="18"/>
        </w:rPr>
        <w:t>HRM</w:t>
      </w:r>
      <w:r w:rsidR="0FA47758" w:rsidRPr="00022119">
        <w:rPr>
          <w:szCs w:val="18"/>
        </w:rPr>
        <w:t xml:space="preserve"> in the </w:t>
      </w:r>
      <w:r w:rsidR="00135947" w:rsidRPr="00022119">
        <w:rPr>
          <w:szCs w:val="18"/>
        </w:rPr>
        <w:t>public</w:t>
      </w:r>
      <w:r w:rsidR="0FA47758" w:rsidRPr="00022119">
        <w:rPr>
          <w:szCs w:val="18"/>
        </w:rPr>
        <w:t xml:space="preserve"> administration</w:t>
      </w:r>
      <w:r w:rsidR="6CAEBA34" w:rsidRPr="00022119">
        <w:rPr>
          <w:szCs w:val="18"/>
        </w:rPr>
        <w:t xml:space="preserve"> and </w:t>
      </w:r>
      <w:r w:rsidR="00135947" w:rsidRPr="00022119">
        <w:rPr>
          <w:szCs w:val="18"/>
        </w:rPr>
        <w:t>administrative</w:t>
      </w:r>
      <w:r w:rsidR="6CAEBA34" w:rsidRPr="00022119">
        <w:rPr>
          <w:szCs w:val="18"/>
        </w:rPr>
        <w:t xml:space="preserve"> procedures</w:t>
      </w:r>
      <w:r w:rsidR="55DD9F61" w:rsidRPr="00022119">
        <w:rPr>
          <w:szCs w:val="18"/>
        </w:rPr>
        <w:t xml:space="preserve"> (public affairs processes)</w:t>
      </w:r>
      <w:r w:rsidR="0FA47758" w:rsidRPr="00022119">
        <w:rPr>
          <w:szCs w:val="18"/>
        </w:rPr>
        <w:t>.</w:t>
      </w:r>
      <w:r w:rsidR="0F23A4F5" w:rsidRPr="00022119">
        <w:rPr>
          <w:szCs w:val="18"/>
        </w:rPr>
        <w:t xml:space="preserve"> </w:t>
      </w:r>
      <w:r w:rsidR="003658AB">
        <w:rPr>
          <w:szCs w:val="18"/>
        </w:rPr>
        <w:t>At a later stage, public procurement-related content will be added to the web portals</w:t>
      </w:r>
      <w:r w:rsidR="54CE4C94" w:rsidRPr="00022119">
        <w:rPr>
          <w:szCs w:val="18"/>
        </w:rPr>
        <w:t xml:space="preserve">. </w:t>
      </w:r>
      <w:r w:rsidR="4F32B53A" w:rsidRPr="00022119">
        <w:rPr>
          <w:szCs w:val="18"/>
        </w:rPr>
        <w:t xml:space="preserve">Over the next four years, 12 </w:t>
      </w:r>
      <w:r w:rsidR="00135947" w:rsidRPr="00022119">
        <w:rPr>
          <w:szCs w:val="18"/>
        </w:rPr>
        <w:t xml:space="preserve">different </w:t>
      </w:r>
      <w:r w:rsidR="4F32B53A" w:rsidRPr="00022119">
        <w:rPr>
          <w:szCs w:val="18"/>
        </w:rPr>
        <w:t>data sources</w:t>
      </w:r>
      <w:r w:rsidR="6581434F" w:rsidRPr="00022119">
        <w:rPr>
          <w:szCs w:val="18"/>
        </w:rPr>
        <w:t xml:space="preserve"> </w:t>
      </w:r>
      <w:r w:rsidR="00135947" w:rsidRPr="00022119">
        <w:rPr>
          <w:szCs w:val="18"/>
        </w:rPr>
        <w:t xml:space="preserve">are planned </w:t>
      </w:r>
      <w:r w:rsidR="003658AB">
        <w:rPr>
          <w:szCs w:val="18"/>
        </w:rPr>
        <w:t xml:space="preserve">to </w:t>
      </w:r>
      <w:r w:rsidR="00135947" w:rsidRPr="00022119">
        <w:rPr>
          <w:szCs w:val="18"/>
        </w:rPr>
        <w:t>integrate t</w:t>
      </w:r>
      <w:r w:rsidR="003658AB">
        <w:rPr>
          <w:szCs w:val="18"/>
        </w:rPr>
        <w:t>he</w:t>
      </w:r>
      <w:r w:rsidR="00135947" w:rsidRPr="00022119">
        <w:rPr>
          <w:szCs w:val="18"/>
        </w:rPr>
        <w:t xml:space="preserve"> </w:t>
      </w:r>
      <w:proofErr w:type="spellStart"/>
      <w:r w:rsidR="00135947" w:rsidRPr="00022119">
        <w:rPr>
          <w:szCs w:val="18"/>
        </w:rPr>
        <w:t>Skrinja</w:t>
      </w:r>
      <w:proofErr w:type="spellEnd"/>
      <w:r w:rsidR="00135947" w:rsidRPr="00022119">
        <w:rPr>
          <w:szCs w:val="18"/>
        </w:rPr>
        <w:t xml:space="preserve"> system</w:t>
      </w:r>
      <w:r w:rsidR="00016B22">
        <w:rPr>
          <w:szCs w:val="18"/>
        </w:rPr>
        <w:t>,</w:t>
      </w:r>
      <w:r w:rsidR="00135947" w:rsidRPr="00022119">
        <w:rPr>
          <w:szCs w:val="18"/>
        </w:rPr>
        <w:t xml:space="preserve"> supporting</w:t>
      </w:r>
      <w:r w:rsidR="6581434F" w:rsidRPr="00022119">
        <w:rPr>
          <w:szCs w:val="18"/>
        </w:rPr>
        <w:t xml:space="preserve"> data</w:t>
      </w:r>
      <w:r w:rsidR="00016B22">
        <w:rPr>
          <w:szCs w:val="18"/>
        </w:rPr>
        <w:t>-driven</w:t>
      </w:r>
      <w:r w:rsidR="6581434F" w:rsidRPr="00022119">
        <w:rPr>
          <w:szCs w:val="18"/>
        </w:rPr>
        <w:t xml:space="preserve"> decision </w:t>
      </w:r>
      <w:r w:rsidR="00135947" w:rsidRPr="00022119">
        <w:rPr>
          <w:szCs w:val="18"/>
        </w:rPr>
        <w:t>processes.</w:t>
      </w:r>
    </w:p>
    <w:p w14:paraId="6882004C" w14:textId="77777777" w:rsidR="00DF50BA" w:rsidRPr="006F2CF7" w:rsidRDefault="00DF50BA" w:rsidP="00E63341">
      <w:pPr>
        <w:pStyle w:val="Subtitle"/>
      </w:pPr>
      <w:r w:rsidRPr="006F2CF7">
        <w:t>Geospatial Web Services</w:t>
      </w:r>
    </w:p>
    <w:p w14:paraId="5E5249F6" w14:textId="020A1C41" w:rsidR="00DF50BA" w:rsidRPr="00022119" w:rsidRDefault="00DF50BA" w:rsidP="00DF50BA">
      <w:pPr>
        <w:rPr>
          <w:szCs w:val="18"/>
          <w:lang w:eastAsia="sl-SI"/>
        </w:rPr>
      </w:pPr>
      <w:r w:rsidRPr="00022119">
        <w:rPr>
          <w:szCs w:val="18"/>
          <w:lang w:eastAsia="sl-SI"/>
        </w:rPr>
        <w:t xml:space="preserve">Slovenia provides </w:t>
      </w:r>
      <w:hyperlink r:id="rId219">
        <w:r w:rsidRPr="00022119">
          <w:rPr>
            <w:rStyle w:val="Hyperlink"/>
            <w:szCs w:val="18"/>
            <w:lang w:eastAsia="sl-SI"/>
          </w:rPr>
          <w:t>platform</w:t>
        </w:r>
      </w:hyperlink>
      <w:r w:rsidRPr="00022119">
        <w:rPr>
          <w:szCs w:val="18"/>
          <w:lang w:eastAsia="sl-SI"/>
        </w:rPr>
        <w:t xml:space="preserve"> users with access to location data via web services based on the Open Geospatial Consortium (OGC) standards and INSPIRE-compliant web services based on INSPIRE specifications. The web services supported </w:t>
      </w:r>
      <w:proofErr w:type="gramStart"/>
      <w:r w:rsidRPr="00022119">
        <w:rPr>
          <w:szCs w:val="18"/>
          <w:lang w:eastAsia="sl-SI"/>
        </w:rPr>
        <w:t>are:</w:t>
      </w:r>
      <w:proofErr w:type="gramEnd"/>
      <w:r w:rsidRPr="00022119">
        <w:rPr>
          <w:szCs w:val="18"/>
          <w:lang w:eastAsia="sl-SI"/>
        </w:rPr>
        <w:t xml:space="preserve"> online catalogue services (CSW) which return metadata information about data and services, and online map services (WMS and WMTS) which return a cartographically designed display of data based on defined styles. The WMS server prepares the map display dynamically, in real time, </w:t>
      </w:r>
      <w:r w:rsidR="00CD4943" w:rsidRPr="00022119">
        <w:rPr>
          <w:szCs w:val="18"/>
          <w:lang w:eastAsia="sl-SI"/>
        </w:rPr>
        <w:t>based on</w:t>
      </w:r>
      <w:r w:rsidRPr="00022119">
        <w:rPr>
          <w:szCs w:val="18"/>
          <w:lang w:eastAsia="sl-SI"/>
        </w:rPr>
        <w:t xml:space="preserve"> the specified parameters and stored styles for content display. The WMTS server returns previously prepared cartographic displays with predefined styles and in a predefined coordinate system. Web feature services</w:t>
      </w:r>
      <w:r w:rsidRPr="00022119">
        <w:rPr>
          <w:b/>
          <w:bCs/>
          <w:szCs w:val="18"/>
          <w:lang w:eastAsia="sl-SI"/>
        </w:rPr>
        <w:t xml:space="preserve"> </w:t>
      </w:r>
      <w:r w:rsidRPr="00022119">
        <w:rPr>
          <w:szCs w:val="18"/>
          <w:lang w:eastAsia="sl-SI"/>
        </w:rPr>
        <w:t xml:space="preserve">(WFS) return vector and descriptive data in real time according to the specified parameters. </w:t>
      </w:r>
      <w:r w:rsidR="00CD4943" w:rsidRPr="00022119">
        <w:rPr>
          <w:szCs w:val="18"/>
          <w:lang w:eastAsia="sl-SI"/>
        </w:rPr>
        <w:t>Also,</w:t>
      </w:r>
      <w:r w:rsidRPr="00022119">
        <w:rPr>
          <w:szCs w:val="18"/>
          <w:lang w:eastAsia="sl-SI"/>
        </w:rPr>
        <w:t xml:space="preserve"> many new ATOM services were created for enabling EU harmonised access to different kind of geospatial data.</w:t>
      </w:r>
    </w:p>
    <w:p w14:paraId="15EC40DB" w14:textId="77777777" w:rsidR="00DF50BA" w:rsidRPr="006F2CF7" w:rsidRDefault="00DF50BA" w:rsidP="00CA7FC8">
      <w:pPr>
        <w:pStyle w:val="Heading2"/>
      </w:pPr>
      <w:r w:rsidRPr="006F2CF7">
        <w:t>eID and Trust Services</w:t>
      </w:r>
    </w:p>
    <w:p w14:paraId="2380C6E9" w14:textId="4C75EB87" w:rsidR="00DF50BA" w:rsidRPr="006F2CF7" w:rsidRDefault="00DF50BA" w:rsidP="00E63341">
      <w:pPr>
        <w:pStyle w:val="Subtitle"/>
      </w:pPr>
      <w:r w:rsidRPr="006F2CF7">
        <w:t>SI-PASS - Authentication and eSignature Service</w:t>
      </w:r>
      <w:r w:rsidR="00567C50" w:rsidRPr="006F2CF7">
        <w:t xml:space="preserve"> </w:t>
      </w:r>
    </w:p>
    <w:p w14:paraId="3AFE3D35" w14:textId="7268E00B" w:rsidR="00DF50BA" w:rsidRPr="00022119" w:rsidRDefault="00DF50BA" w:rsidP="01F10875">
      <w:pPr>
        <w:rPr>
          <w:rStyle w:val="tlid-translation"/>
          <w:rFonts w:eastAsia="Calibri"/>
          <w:color w:val="auto"/>
          <w:szCs w:val="18"/>
        </w:rPr>
      </w:pPr>
      <w:r w:rsidRPr="00022119">
        <w:rPr>
          <w:szCs w:val="18"/>
        </w:rPr>
        <w:t xml:space="preserve">In the last few years, several projects for authentication and trust services as central building blocks were launched. The </w:t>
      </w:r>
      <w:r w:rsidRPr="00022119">
        <w:rPr>
          <w:rStyle w:val="tlid-translation"/>
          <w:rFonts w:eastAsia="Calibri"/>
          <w:szCs w:val="18"/>
        </w:rPr>
        <w:t>Authentication and eSignature Service</w:t>
      </w:r>
      <w:r w:rsidRPr="00022119">
        <w:rPr>
          <w:rStyle w:val="tlid-translation"/>
          <w:rFonts w:eastAsia="Calibri"/>
          <w:color w:val="auto"/>
          <w:szCs w:val="18"/>
        </w:rPr>
        <w:t xml:space="preserve"> </w:t>
      </w:r>
      <w:hyperlink r:id="rId220">
        <w:r w:rsidRPr="00022119">
          <w:rPr>
            <w:rStyle w:val="Hyperlink"/>
            <w:rFonts w:eastAsia="Calibri"/>
            <w:szCs w:val="18"/>
          </w:rPr>
          <w:t>SI-PASS</w:t>
        </w:r>
      </w:hyperlink>
      <w:r w:rsidRPr="00022119">
        <w:rPr>
          <w:rStyle w:val="tlid-translation"/>
          <w:rFonts w:eastAsia="Calibri"/>
          <w:color w:val="auto"/>
          <w:szCs w:val="18"/>
        </w:rPr>
        <w:t xml:space="preserve"> </w:t>
      </w:r>
      <w:r w:rsidRPr="00022119">
        <w:rPr>
          <w:rStyle w:val="tlid-translation"/>
          <w:rFonts w:eastAsia="Calibri"/>
          <w:szCs w:val="18"/>
        </w:rPr>
        <w:t xml:space="preserve">has been fully operational since 2017, offering a central service for authentication and eSignature. The </w:t>
      </w:r>
      <w:r w:rsidRPr="00022119">
        <w:rPr>
          <w:szCs w:val="18"/>
        </w:rPr>
        <w:t xml:space="preserve">eSignature part of SI-PASS is implemented as a server-based system to allow the creation of an electronic signature with the private keys of the digital certificate holder securely stored in the central system. This system offers different levels of trust, including qualified digital signatures compliant with the eIDAS Regulation. SI-PASS has been integrated into major public administration systems. At present, there are more than </w:t>
      </w:r>
      <w:r w:rsidR="1395E356" w:rsidRPr="00022119">
        <w:rPr>
          <w:szCs w:val="18"/>
        </w:rPr>
        <w:t>70</w:t>
      </w:r>
      <w:r w:rsidRPr="00022119">
        <w:rPr>
          <w:szCs w:val="18"/>
        </w:rPr>
        <w:t xml:space="preserve"> systems integrated.</w:t>
      </w:r>
      <w:r w:rsidR="004A7890" w:rsidRPr="00022119">
        <w:rPr>
          <w:szCs w:val="18"/>
        </w:rPr>
        <w:t xml:space="preserve"> </w:t>
      </w:r>
      <w:hyperlink r:id="rId221">
        <w:r w:rsidRPr="00022119">
          <w:rPr>
            <w:rStyle w:val="Hyperlink"/>
            <w:rFonts w:eastAsia="Calibri"/>
            <w:szCs w:val="18"/>
          </w:rPr>
          <w:t>SI-PASS</w:t>
        </w:r>
      </w:hyperlink>
      <w:r w:rsidRPr="00022119">
        <w:rPr>
          <w:rStyle w:val="tlid-translation"/>
          <w:rFonts w:eastAsia="Calibri"/>
          <w:color w:val="auto"/>
          <w:szCs w:val="18"/>
        </w:rPr>
        <w:t xml:space="preserve"> </w:t>
      </w:r>
      <w:r w:rsidRPr="00022119">
        <w:rPr>
          <w:rStyle w:val="tlid-translation"/>
          <w:rFonts w:eastAsia="Calibri"/>
          <w:szCs w:val="18"/>
        </w:rPr>
        <w:t>is also integrated with the Slovenian eIDAS node to enable cross-border authentication according to the eIDAS regulation.</w:t>
      </w:r>
      <w:r w:rsidRPr="00022119">
        <w:rPr>
          <w:rStyle w:val="tlid-translation"/>
          <w:rFonts w:eastAsia="Calibri"/>
          <w:color w:val="auto"/>
          <w:szCs w:val="18"/>
        </w:rPr>
        <w:t xml:space="preserve"> </w:t>
      </w:r>
      <w:r w:rsidRPr="00022119">
        <w:rPr>
          <w:szCs w:val="18"/>
        </w:rPr>
        <w:t xml:space="preserve">Currently, there are </w:t>
      </w:r>
      <w:r w:rsidR="0AF61919" w:rsidRPr="00022119">
        <w:rPr>
          <w:szCs w:val="18"/>
        </w:rPr>
        <w:t>mo</w:t>
      </w:r>
      <w:r w:rsidR="248B2588" w:rsidRPr="00022119">
        <w:rPr>
          <w:szCs w:val="18"/>
        </w:rPr>
        <w:t>re</w:t>
      </w:r>
      <w:r w:rsidR="0AF61919" w:rsidRPr="00022119">
        <w:rPr>
          <w:szCs w:val="18"/>
        </w:rPr>
        <w:t xml:space="preserve"> than </w:t>
      </w:r>
      <w:r w:rsidR="675B8100" w:rsidRPr="00022119">
        <w:rPr>
          <w:szCs w:val="18"/>
        </w:rPr>
        <w:t>30</w:t>
      </w:r>
      <w:r w:rsidRPr="00022119">
        <w:rPr>
          <w:szCs w:val="18"/>
        </w:rPr>
        <w:t xml:space="preserve"> portals or systems integrated with SI-PASS in a way that makes </w:t>
      </w:r>
      <w:r w:rsidRPr="00022119">
        <w:rPr>
          <w:rStyle w:val="tlid-translation"/>
          <w:rFonts w:eastAsia="Calibri"/>
          <w:szCs w:val="18"/>
        </w:rPr>
        <w:t>cross-border authentication available. Several of them were integrated through participation in two CEF projects on enabling cross-border authentication</w:t>
      </w:r>
      <w:r w:rsidRPr="00022119">
        <w:rPr>
          <w:szCs w:val="18"/>
        </w:rPr>
        <w:t xml:space="preserve">. </w:t>
      </w:r>
    </w:p>
    <w:p w14:paraId="467EF1D8" w14:textId="110E7A3D" w:rsidR="00DF50BA" w:rsidRPr="006F2CF7" w:rsidRDefault="00DF50BA" w:rsidP="00E63341">
      <w:pPr>
        <w:pStyle w:val="Subtitle"/>
        <w:rPr>
          <w:rStyle w:val="tlid-translation"/>
          <w:rFonts w:ascii="Verdana" w:hAnsi="Verdana"/>
          <w:sz w:val="20"/>
          <w:szCs w:val="20"/>
        </w:rPr>
      </w:pPr>
      <w:r w:rsidRPr="006F2CF7">
        <w:rPr>
          <w:rStyle w:val="tlid-translation"/>
          <w:rFonts w:ascii="Verdana" w:hAnsi="Verdana"/>
        </w:rPr>
        <w:t xml:space="preserve">Qualified Digital Certificates </w:t>
      </w:r>
    </w:p>
    <w:p w14:paraId="60DA4562" w14:textId="17A13BAF" w:rsidR="00DF50BA" w:rsidRPr="00022119" w:rsidRDefault="0437A9D6" w:rsidP="01F10875">
      <w:pPr>
        <w:keepNext/>
        <w:rPr>
          <w:rFonts w:eastAsia="Calibri"/>
          <w:szCs w:val="18"/>
        </w:rPr>
      </w:pPr>
      <w:r w:rsidRPr="00022119">
        <w:rPr>
          <w:rFonts w:eastAsia="Calibri"/>
          <w:szCs w:val="18"/>
        </w:rPr>
        <w:t xml:space="preserve">In line with the transition period until 2026 (based on national law) </w:t>
      </w:r>
      <w:r w:rsidR="00DF50BA" w:rsidRPr="00022119">
        <w:rPr>
          <w:rFonts w:eastAsia="Calibri"/>
          <w:szCs w:val="18"/>
        </w:rPr>
        <w:t xml:space="preserve">most eGovernment services are accessible using </w:t>
      </w:r>
      <w:hyperlink r:id="rId222" w:history="1">
        <w:r w:rsidR="00DF50BA" w:rsidRPr="00022119">
          <w:rPr>
            <w:rStyle w:val="Hyperlink"/>
            <w:rFonts w:eastAsia="Calibri"/>
            <w:szCs w:val="18"/>
          </w:rPr>
          <w:t>qualified digital certificates</w:t>
        </w:r>
      </w:hyperlink>
      <w:r w:rsidR="00DF50BA" w:rsidRPr="00022119">
        <w:rPr>
          <w:rFonts w:eastAsia="Calibri"/>
          <w:szCs w:val="18"/>
        </w:rPr>
        <w:t xml:space="preserve"> </w:t>
      </w:r>
      <w:r w:rsidR="4B6D64BE" w:rsidRPr="00022119">
        <w:rPr>
          <w:rFonts w:eastAsia="Calibri"/>
          <w:szCs w:val="18"/>
        </w:rPr>
        <w:t>for e</w:t>
      </w:r>
      <w:r w:rsidR="00016B22">
        <w:rPr>
          <w:rFonts w:eastAsia="Calibri"/>
          <w:szCs w:val="18"/>
        </w:rPr>
        <w:t>S</w:t>
      </w:r>
      <w:r w:rsidR="4B6D64BE" w:rsidRPr="00022119">
        <w:rPr>
          <w:rFonts w:eastAsia="Calibri"/>
          <w:szCs w:val="18"/>
        </w:rPr>
        <w:t>ignat</w:t>
      </w:r>
      <w:r w:rsidR="00016B22">
        <w:rPr>
          <w:rFonts w:eastAsia="Calibri"/>
          <w:szCs w:val="18"/>
        </w:rPr>
        <w:t>u</w:t>
      </w:r>
      <w:r w:rsidR="4B6D64BE" w:rsidRPr="00022119">
        <w:rPr>
          <w:rFonts w:eastAsia="Calibri"/>
          <w:szCs w:val="18"/>
        </w:rPr>
        <w:t xml:space="preserve">re </w:t>
      </w:r>
      <w:r w:rsidR="00DF50BA" w:rsidRPr="00022119">
        <w:rPr>
          <w:rFonts w:eastAsia="Calibri"/>
          <w:szCs w:val="18"/>
        </w:rPr>
        <w:t>that are issued by public or private qualified trust service providers</w:t>
      </w:r>
      <w:r w:rsidR="00016B22">
        <w:rPr>
          <w:rFonts w:eastAsia="Calibri"/>
          <w:szCs w:val="18"/>
        </w:rPr>
        <w:t>,</w:t>
      </w:r>
      <w:r w:rsidR="00DF50BA" w:rsidRPr="00022119">
        <w:rPr>
          <w:rFonts w:eastAsia="Calibri"/>
          <w:szCs w:val="18"/>
        </w:rPr>
        <w:t xml:space="preserve"> in line with the eIDAS regulation. </w:t>
      </w:r>
    </w:p>
    <w:p w14:paraId="2FB09F6B" w14:textId="42BD6774" w:rsidR="00DF50BA" w:rsidRPr="006F2CF7" w:rsidRDefault="2D99B86F" w:rsidP="00E63341">
      <w:pPr>
        <w:pStyle w:val="Subtitle"/>
        <w:rPr>
          <w:rFonts w:eastAsia="Times New Roman"/>
        </w:rPr>
      </w:pPr>
      <w:r w:rsidRPr="006F2CF7">
        <w:rPr>
          <w:rStyle w:val="tlid-translation"/>
          <w:rFonts w:ascii="Verdana" w:hAnsi="Verdana"/>
        </w:rPr>
        <w:t>Mobile</w:t>
      </w:r>
      <w:r w:rsidR="00016B22">
        <w:rPr>
          <w:rStyle w:val="tlid-translation"/>
          <w:rFonts w:ascii="Verdana" w:hAnsi="Verdana"/>
        </w:rPr>
        <w:t>-</w:t>
      </w:r>
      <w:r w:rsidRPr="006F2CF7">
        <w:rPr>
          <w:rStyle w:val="tlid-translation"/>
          <w:rFonts w:ascii="Verdana" w:hAnsi="Verdana"/>
        </w:rPr>
        <w:t xml:space="preserve">based </w:t>
      </w:r>
      <w:r w:rsidR="00016B22">
        <w:rPr>
          <w:rStyle w:val="tlid-translation"/>
          <w:rFonts w:ascii="Verdana" w:hAnsi="Verdana"/>
        </w:rPr>
        <w:t>I</w:t>
      </w:r>
      <w:r w:rsidRPr="006F2CF7">
        <w:rPr>
          <w:rStyle w:val="tlid-translation"/>
          <w:rFonts w:ascii="Verdana" w:hAnsi="Verdana"/>
        </w:rPr>
        <w:t>dentification and e</w:t>
      </w:r>
      <w:r w:rsidR="00016B22">
        <w:rPr>
          <w:rStyle w:val="tlid-translation"/>
          <w:rFonts w:ascii="Verdana" w:hAnsi="Verdana"/>
        </w:rPr>
        <w:t>S</w:t>
      </w:r>
      <w:r w:rsidRPr="006F2CF7">
        <w:rPr>
          <w:rStyle w:val="tlid-translation"/>
          <w:rFonts w:ascii="Verdana" w:hAnsi="Verdana"/>
        </w:rPr>
        <w:t xml:space="preserve">ignature </w:t>
      </w:r>
      <w:proofErr w:type="spellStart"/>
      <w:r w:rsidRPr="006F2CF7">
        <w:rPr>
          <w:rStyle w:val="tlid-translation"/>
          <w:rFonts w:ascii="Verdana" w:hAnsi="Verdana"/>
        </w:rPr>
        <w:t>smsPASS</w:t>
      </w:r>
      <w:proofErr w:type="spellEnd"/>
      <w:r w:rsidRPr="006F2CF7">
        <w:rPr>
          <w:rStyle w:val="tlid-translation"/>
          <w:rFonts w:ascii="Verdana" w:hAnsi="Verdana"/>
        </w:rPr>
        <w:t xml:space="preserve"> </w:t>
      </w:r>
    </w:p>
    <w:p w14:paraId="1F6A1385" w14:textId="27FF6553" w:rsidR="01F10875" w:rsidRPr="00022119" w:rsidRDefault="00000000" w:rsidP="01F10875">
      <w:pPr>
        <w:keepNext/>
        <w:rPr>
          <w:rFonts w:eastAsia="Verdana, sans-serif" w:cs="Verdana, sans-serif"/>
          <w:szCs w:val="18"/>
        </w:rPr>
      </w:pPr>
      <w:hyperlink r:id="rId223">
        <w:proofErr w:type="spellStart"/>
        <w:r w:rsidR="00DF50BA" w:rsidRPr="00022119">
          <w:rPr>
            <w:rStyle w:val="Hyperlink"/>
            <w:rFonts w:eastAsia="Verdana, sans-serif" w:cs="Verdana, sans-serif"/>
            <w:szCs w:val="18"/>
          </w:rPr>
          <w:t>smsPASS</w:t>
        </w:r>
        <w:proofErr w:type="spellEnd"/>
      </w:hyperlink>
      <w:r w:rsidR="00DF50BA" w:rsidRPr="00022119">
        <w:rPr>
          <w:rFonts w:eastAsia="Verdana, sans-serif" w:cs="Verdana, sans-serif"/>
          <w:szCs w:val="18"/>
        </w:rPr>
        <w:t xml:space="preserve"> </w:t>
      </w:r>
      <w:r w:rsidR="00CD4943" w:rsidRPr="00022119">
        <w:rPr>
          <w:rFonts w:eastAsia="Verdana, sans-serif" w:cs="Verdana, sans-serif"/>
          <w:szCs w:val="18"/>
        </w:rPr>
        <w:t>service has been</w:t>
      </w:r>
      <w:r w:rsidR="00DF50BA" w:rsidRPr="00022119">
        <w:rPr>
          <w:rFonts w:eastAsia="Verdana, sans-serif" w:cs="Verdana, sans-serif"/>
          <w:szCs w:val="18"/>
        </w:rPr>
        <w:t xml:space="preserve"> launched to enable the use of mobile phones for authentication and eSignature through </w:t>
      </w:r>
      <w:hyperlink r:id="rId224">
        <w:r w:rsidR="00DF50BA" w:rsidRPr="00022119">
          <w:rPr>
            <w:rStyle w:val="Hyperlink"/>
            <w:rFonts w:eastAsia="Verdana, sans-serif" w:cs="Verdana, sans-serif"/>
            <w:szCs w:val="18"/>
          </w:rPr>
          <w:t>SI-PASS</w:t>
        </w:r>
      </w:hyperlink>
      <w:r w:rsidR="00DF50BA" w:rsidRPr="00022119">
        <w:rPr>
          <w:rFonts w:eastAsia="Verdana, sans-serif" w:cs="Verdana, sans-serif"/>
          <w:szCs w:val="18"/>
        </w:rPr>
        <w:t xml:space="preserve"> services. </w:t>
      </w:r>
      <w:r w:rsidR="42827D52" w:rsidRPr="00022119">
        <w:rPr>
          <w:rFonts w:eastAsia="Verdana, sans-serif" w:cs="Verdana, sans-serif"/>
          <w:szCs w:val="18"/>
        </w:rPr>
        <w:t xml:space="preserve">At </w:t>
      </w:r>
      <w:r w:rsidR="00CD4943" w:rsidRPr="00022119">
        <w:rPr>
          <w:rFonts w:eastAsia="Verdana, sans-serif" w:cs="Verdana, sans-serif"/>
          <w:szCs w:val="18"/>
        </w:rPr>
        <w:t>present, this</w:t>
      </w:r>
      <w:r w:rsidR="00DF50BA" w:rsidRPr="00022119">
        <w:rPr>
          <w:rFonts w:eastAsia="Verdana, sans-serif" w:cs="Verdana, sans-serif"/>
          <w:szCs w:val="18"/>
        </w:rPr>
        <w:t xml:space="preserve"> functionality </w:t>
      </w:r>
      <w:r w:rsidR="6C3E9DA0" w:rsidRPr="00022119">
        <w:rPr>
          <w:rFonts w:eastAsia="Verdana, sans-serif" w:cs="Verdana, sans-serif"/>
          <w:szCs w:val="18"/>
        </w:rPr>
        <w:t>is</w:t>
      </w:r>
      <w:r w:rsidR="00DF50BA" w:rsidRPr="00022119">
        <w:rPr>
          <w:rFonts w:eastAsia="Verdana, sans-serif" w:cs="Verdana, sans-serif"/>
          <w:szCs w:val="18"/>
        </w:rPr>
        <w:t xml:space="preserve"> enabled in </w:t>
      </w:r>
      <w:r w:rsidR="75C59E80" w:rsidRPr="00022119">
        <w:rPr>
          <w:rFonts w:eastAsia="Verdana, sans-serif" w:cs="Verdana, sans-serif"/>
          <w:szCs w:val="18"/>
        </w:rPr>
        <w:t>mor than</w:t>
      </w:r>
      <w:r w:rsidR="00DF50BA" w:rsidRPr="00022119">
        <w:rPr>
          <w:rFonts w:eastAsia="Verdana, sans-serif" w:cs="Verdana, sans-serif"/>
          <w:szCs w:val="18"/>
        </w:rPr>
        <w:t xml:space="preserve"> </w:t>
      </w:r>
      <w:r w:rsidR="6A056AA1" w:rsidRPr="00022119">
        <w:rPr>
          <w:rFonts w:eastAsia="Verdana, sans-serif" w:cs="Verdana, sans-serif"/>
          <w:szCs w:val="18"/>
        </w:rPr>
        <w:t>5</w:t>
      </w:r>
      <w:r w:rsidR="00DF50BA" w:rsidRPr="00022119">
        <w:rPr>
          <w:rFonts w:eastAsia="Verdana, sans-serif" w:cs="Verdana, sans-serif"/>
          <w:szCs w:val="18"/>
        </w:rPr>
        <w:t>5 different portals, also for citizens using the main State eGovernment Portal.</w:t>
      </w:r>
      <w:r w:rsidR="00CD4943" w:rsidRPr="00022119">
        <w:rPr>
          <w:rFonts w:eastAsia="Verdana, sans-serif" w:cs="Verdana, sans-serif"/>
          <w:szCs w:val="18"/>
        </w:rPr>
        <w:t xml:space="preserve"> </w:t>
      </w:r>
      <w:r w:rsidR="515EBD86" w:rsidRPr="00022119">
        <w:rPr>
          <w:rFonts w:eastAsia="Verdana, sans-serif" w:cs="Verdana, sans-serif"/>
          <w:szCs w:val="18"/>
        </w:rPr>
        <w:t>Mobile based identification means based on the revision of eIDAS will be further investigated within the large-scale pilot POTENTIAL. Slovenia is one of the 19 M</w:t>
      </w:r>
      <w:r w:rsidR="00016B22">
        <w:rPr>
          <w:rFonts w:eastAsia="Verdana, sans-serif" w:cs="Verdana, sans-serif"/>
          <w:szCs w:val="18"/>
        </w:rPr>
        <w:t xml:space="preserve">ember </w:t>
      </w:r>
      <w:r w:rsidR="515EBD86" w:rsidRPr="00022119">
        <w:rPr>
          <w:rFonts w:eastAsia="Verdana, sans-serif" w:cs="Verdana, sans-serif"/>
          <w:szCs w:val="18"/>
        </w:rPr>
        <w:t>S</w:t>
      </w:r>
      <w:r w:rsidR="00016B22">
        <w:rPr>
          <w:rFonts w:eastAsia="Verdana, sans-serif" w:cs="Verdana, sans-serif"/>
          <w:szCs w:val="18"/>
        </w:rPr>
        <w:t>tate</w:t>
      </w:r>
      <w:r w:rsidR="515EBD86" w:rsidRPr="00022119">
        <w:rPr>
          <w:rFonts w:eastAsia="Verdana, sans-serif" w:cs="Verdana, sans-serif"/>
          <w:szCs w:val="18"/>
        </w:rPr>
        <w:t xml:space="preserve">s taking part in this project. </w:t>
      </w:r>
      <w:r w:rsidR="515EBD86" w:rsidRPr="00022119">
        <w:rPr>
          <w:rFonts w:eastAsia="Verdana, sans-serif" w:cs="Verdana, sans-serif"/>
          <w:szCs w:val="18"/>
        </w:rPr>
        <w:lastRenderedPageBreak/>
        <w:t xml:space="preserve">Slovenia will test the use of the European digital identification wallet </w:t>
      </w:r>
      <w:r w:rsidR="00016B22">
        <w:rPr>
          <w:rFonts w:eastAsia="Verdana, sans-serif" w:cs="Verdana, sans-serif"/>
          <w:szCs w:val="18"/>
        </w:rPr>
        <w:t xml:space="preserve">to grant citizens and businesses </w:t>
      </w:r>
      <w:r w:rsidR="515EBD86" w:rsidRPr="00022119">
        <w:rPr>
          <w:rFonts w:eastAsia="Verdana, sans-serif" w:cs="Verdana, sans-serif"/>
          <w:szCs w:val="18"/>
        </w:rPr>
        <w:t xml:space="preserve">access </w:t>
      </w:r>
      <w:r w:rsidR="00016B22">
        <w:rPr>
          <w:rFonts w:eastAsia="Verdana, sans-serif" w:cs="Verdana, sans-serif"/>
          <w:szCs w:val="18"/>
        </w:rPr>
        <w:t xml:space="preserve">to the </w:t>
      </w:r>
      <w:r w:rsidR="515EBD86" w:rsidRPr="00022119">
        <w:rPr>
          <w:rFonts w:eastAsia="Verdana, sans-serif" w:cs="Verdana, sans-serif"/>
          <w:szCs w:val="18"/>
        </w:rPr>
        <w:t>main e-government portals.</w:t>
      </w:r>
    </w:p>
    <w:p w14:paraId="135F8300" w14:textId="0BDEE75D" w:rsidR="00DF50BA" w:rsidRPr="006F2CF7" w:rsidRDefault="0099190D" w:rsidP="00E63341">
      <w:pPr>
        <w:pStyle w:val="Subtitle"/>
      </w:pPr>
      <w:r w:rsidRPr="006F2CF7">
        <w:rPr>
          <w:noProof/>
        </w:rPr>
        <w:drawing>
          <wp:anchor distT="0" distB="0" distL="114300" distR="114300" simplePos="0" relativeHeight="251670528" behindDoc="0" locked="0" layoutInCell="1" allowOverlap="1" wp14:anchorId="277CE177" wp14:editId="6E0A4638">
            <wp:simplePos x="0" y="0"/>
            <wp:positionH relativeFrom="column">
              <wp:posOffset>-406128</wp:posOffset>
            </wp:positionH>
            <wp:positionV relativeFrom="paragraph">
              <wp:posOffset>87630</wp:posOffset>
            </wp:positionV>
            <wp:extent cx="300990" cy="141605"/>
            <wp:effectExtent l="0" t="0" r="3810" b="0"/>
            <wp:wrapNone/>
            <wp:docPr id="40" name="Picture 40" descr="A picture containing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Picture 343" descr="A picture containing night sky&#10;&#10;Description automatically generated"/>
                    <pic:cNvPicPr>
                      <a:picLocks noChangeAspect="1"/>
                    </pic:cNvPicPr>
                  </pic:nvPicPr>
                  <pic:blipFill rotWithShape="1">
                    <a:blip r:embed="rId41" cstate="print">
                      <a:duotone>
                        <a:schemeClr val="accent2">
                          <a:shade val="45000"/>
                          <a:satMod val="135000"/>
                        </a:schemeClr>
                        <a:prstClr val="white"/>
                      </a:duotone>
                      <a:alphaModFix amt="56000"/>
                    </a:blip>
                    <a:srcRect l="14748" t="34779" r="14766" b="32001"/>
                    <a:stretch/>
                  </pic:blipFill>
                  <pic:spPr bwMode="auto">
                    <a:xfrm>
                      <a:off x="0" y="0"/>
                      <a:ext cx="300990" cy="141605"/>
                    </a:xfrm>
                    <a:prstGeom prst="rect">
                      <a:avLst/>
                    </a:prstGeom>
                    <a:ln>
                      <a:noFill/>
                    </a:ln>
                  </pic:spPr>
                </pic:pic>
              </a:graphicData>
            </a:graphic>
            <wp14:sizeRelH relativeFrom="page">
              <wp14:pctWidth>0</wp14:pctWidth>
            </wp14:sizeRelH>
            <wp14:sizeRelV relativeFrom="margin">
              <wp14:pctHeight>0</wp14:pctHeight>
            </wp14:sizeRelV>
          </wp:anchor>
        </w:drawing>
      </w:r>
      <w:r w:rsidR="18B0F38C" w:rsidRPr="006F2CF7">
        <w:rPr>
          <w:rStyle w:val="tlid-translation"/>
          <w:rFonts w:ascii="Verdana" w:hAnsi="Verdana"/>
        </w:rPr>
        <w:t>New</w:t>
      </w:r>
      <w:r w:rsidR="18B0F38C" w:rsidRPr="006F2CF7">
        <w:t xml:space="preserve"> </w:t>
      </w:r>
      <w:r w:rsidR="18B0F38C" w:rsidRPr="006F2CF7">
        <w:rPr>
          <w:rStyle w:val="tlid-translation"/>
          <w:rFonts w:ascii="Verdana" w:hAnsi="Verdana"/>
        </w:rPr>
        <w:t>Slovenian</w:t>
      </w:r>
      <w:r w:rsidR="18B0F38C" w:rsidRPr="006F2CF7">
        <w:t xml:space="preserve"> </w:t>
      </w:r>
      <w:r w:rsidR="00016B22">
        <w:rPr>
          <w:rStyle w:val="tlid-translation"/>
          <w:rFonts w:ascii="Verdana" w:hAnsi="Verdana"/>
        </w:rPr>
        <w:t>E</w:t>
      </w:r>
      <w:r w:rsidR="18B0F38C" w:rsidRPr="006F2CF7">
        <w:rPr>
          <w:rStyle w:val="tlid-translation"/>
          <w:rFonts w:ascii="Verdana" w:hAnsi="Verdana"/>
        </w:rPr>
        <w:t>lectronic</w:t>
      </w:r>
      <w:r w:rsidR="18B0F38C" w:rsidRPr="006F2CF7">
        <w:t xml:space="preserve"> </w:t>
      </w:r>
      <w:r w:rsidR="18B0F38C" w:rsidRPr="006F2CF7">
        <w:rPr>
          <w:rStyle w:val="tlid-translation"/>
          <w:rFonts w:ascii="Verdana" w:hAnsi="Verdana"/>
        </w:rPr>
        <w:t>Identity</w:t>
      </w:r>
      <w:r w:rsidR="18B0F38C" w:rsidRPr="006F2CF7">
        <w:t xml:space="preserve"> </w:t>
      </w:r>
      <w:r w:rsidR="18B0F38C" w:rsidRPr="006F2CF7">
        <w:rPr>
          <w:rStyle w:val="tlid-translation"/>
          <w:rFonts w:ascii="Verdana" w:hAnsi="Verdana"/>
        </w:rPr>
        <w:t>Card</w:t>
      </w:r>
    </w:p>
    <w:p w14:paraId="26E1A0C7" w14:textId="1AD19CD1" w:rsidR="01F10875" w:rsidRPr="00022119" w:rsidRDefault="463E66A5" w:rsidP="00E77020">
      <w:pPr>
        <w:spacing w:line="257" w:lineRule="auto"/>
        <w:rPr>
          <w:rFonts w:eastAsia="Verdana, sans-serif" w:cs="Verdana, sans-serif"/>
          <w:szCs w:val="18"/>
        </w:rPr>
      </w:pPr>
      <w:r w:rsidRPr="00022119">
        <w:rPr>
          <w:rFonts w:eastAsia="Verdana, sans-serif" w:cs="Verdana, sans-serif"/>
          <w:szCs w:val="18"/>
        </w:rPr>
        <w:t xml:space="preserve">The Slovenian government started issuing a new </w:t>
      </w:r>
      <w:hyperlink r:id="rId225" w:history="1">
        <w:r w:rsidRPr="00022119">
          <w:rPr>
            <w:rStyle w:val="Hyperlink"/>
            <w:rFonts w:eastAsia="Verdana, sans-serif" w:cs="Verdana, sans-serif"/>
            <w:szCs w:val="18"/>
          </w:rPr>
          <w:t>Slovenian identity card</w:t>
        </w:r>
      </w:hyperlink>
      <w:r w:rsidRPr="00022119">
        <w:rPr>
          <w:rFonts w:eastAsia="Verdana, sans-serif" w:cs="Verdana, sans-serif"/>
          <w:szCs w:val="18"/>
        </w:rPr>
        <w:t xml:space="preserve"> compliant with the law on 28 March 2022. The Slovenian identity card (</w:t>
      </w:r>
      <w:proofErr w:type="spellStart"/>
      <w:r w:rsidRPr="00022119">
        <w:rPr>
          <w:rFonts w:eastAsia="Verdana, sans-serif" w:cs="Verdana, sans-serif"/>
          <w:szCs w:val="18"/>
        </w:rPr>
        <w:t>SIeID</w:t>
      </w:r>
      <w:proofErr w:type="spellEnd"/>
      <w:r w:rsidRPr="00022119">
        <w:rPr>
          <w:rFonts w:eastAsia="Verdana, sans-serif" w:cs="Verdana, sans-serif"/>
          <w:szCs w:val="18"/>
        </w:rPr>
        <w:t>) is a personal document that can be used to prove the citizen</w:t>
      </w:r>
      <w:r w:rsidR="00016B22">
        <w:rPr>
          <w:rFonts w:eastAsia="Verdana, sans-serif" w:cs="Verdana, sans-serif"/>
          <w:szCs w:val="18"/>
        </w:rPr>
        <w:t>’s</w:t>
      </w:r>
      <w:r w:rsidRPr="00022119">
        <w:rPr>
          <w:rFonts w:eastAsia="Verdana, sans-serif" w:cs="Verdana, sans-serif"/>
          <w:szCs w:val="18"/>
        </w:rPr>
        <w:t xml:space="preserve"> identity either physically or electronically. The citizens aged 12 years and over receive a </w:t>
      </w:r>
      <w:proofErr w:type="spellStart"/>
      <w:r w:rsidRPr="00022119">
        <w:rPr>
          <w:rFonts w:eastAsia="Verdana, sans-serif" w:cs="Verdana, sans-serif"/>
          <w:szCs w:val="18"/>
        </w:rPr>
        <w:t>SIeID</w:t>
      </w:r>
      <w:proofErr w:type="spellEnd"/>
      <w:r w:rsidRPr="00022119">
        <w:rPr>
          <w:rFonts w:eastAsia="Verdana, sans-serif" w:cs="Verdana, sans-serif"/>
          <w:szCs w:val="18"/>
        </w:rPr>
        <w:t xml:space="preserve"> card with the following element</w:t>
      </w:r>
      <w:r w:rsidR="009D66FF" w:rsidRPr="00022119">
        <w:rPr>
          <w:rFonts w:eastAsia="Verdana, sans-serif" w:cs="Verdana, sans-serif"/>
          <w:szCs w:val="18"/>
        </w:rPr>
        <w:t xml:space="preserve">s: </w:t>
      </w:r>
      <w:r w:rsidRPr="00022119">
        <w:rPr>
          <w:rFonts w:eastAsia="Verdana, sans-serif" w:cs="Verdana, sans-serif"/>
          <w:szCs w:val="18"/>
        </w:rPr>
        <w:t>electronic identification means of the assurance level high</w:t>
      </w:r>
      <w:r w:rsidR="009D66FF" w:rsidRPr="00022119">
        <w:rPr>
          <w:rFonts w:eastAsia="Verdana, sans-serif" w:cs="Verdana, sans-serif"/>
          <w:szCs w:val="18"/>
        </w:rPr>
        <w:t xml:space="preserve">, </w:t>
      </w:r>
      <w:r w:rsidRPr="00022119">
        <w:rPr>
          <w:rFonts w:eastAsia="Verdana, sans-serif" w:cs="Verdana, sans-serif"/>
          <w:szCs w:val="18"/>
        </w:rPr>
        <w:t>electronic identification means of the assurance level low</w:t>
      </w:r>
      <w:r w:rsidR="009D66FF" w:rsidRPr="00022119">
        <w:rPr>
          <w:rFonts w:eastAsia="Verdana, sans-serif" w:cs="Verdana, sans-serif"/>
          <w:szCs w:val="18"/>
        </w:rPr>
        <w:t xml:space="preserve"> and </w:t>
      </w:r>
      <w:r w:rsidRPr="00022119">
        <w:rPr>
          <w:rFonts w:eastAsia="Verdana, sans-serif" w:cs="Verdana, sans-serif"/>
          <w:szCs w:val="18"/>
        </w:rPr>
        <w:t>a qualified certificate for electronic signature.</w:t>
      </w:r>
      <w:r w:rsidR="009D66FF" w:rsidRPr="00022119">
        <w:rPr>
          <w:rFonts w:eastAsia="Verdana, sans-serif" w:cs="Verdana, sans-serif"/>
          <w:szCs w:val="18"/>
        </w:rPr>
        <w:t xml:space="preserve"> </w:t>
      </w:r>
      <w:r w:rsidR="00016B22">
        <w:rPr>
          <w:rFonts w:eastAsia="Verdana, sans-serif" w:cs="Verdana, sans-serif"/>
          <w:szCs w:val="18"/>
        </w:rPr>
        <w:t xml:space="preserve">Starting from </w:t>
      </w:r>
      <w:r w:rsidRPr="00022119">
        <w:rPr>
          <w:rFonts w:eastAsia="Verdana, sans-serif" w:cs="Verdana, sans-serif"/>
          <w:szCs w:val="18"/>
        </w:rPr>
        <w:t xml:space="preserve">the beginning of April 2023, </w:t>
      </w:r>
      <w:proofErr w:type="spellStart"/>
      <w:r w:rsidRPr="00022119">
        <w:rPr>
          <w:rFonts w:eastAsia="Verdana, sans-serif" w:cs="Verdana, sans-serif"/>
          <w:szCs w:val="18"/>
        </w:rPr>
        <w:t>SIeID</w:t>
      </w:r>
      <w:proofErr w:type="spellEnd"/>
      <w:r w:rsidRPr="00022119">
        <w:rPr>
          <w:rFonts w:eastAsia="Verdana, sans-serif" w:cs="Verdana, sans-serif"/>
          <w:szCs w:val="18"/>
        </w:rPr>
        <w:t xml:space="preserve"> will replace the health insurance card, e.g., when visiting the doctor or pharmacy. </w:t>
      </w:r>
      <w:r w:rsidR="0DC0F345" w:rsidRPr="00022119">
        <w:rPr>
          <w:rFonts w:eastAsia="Verdana, sans-serif" w:cs="Verdana, sans-serif"/>
          <w:szCs w:val="18"/>
        </w:rPr>
        <w:t>I</w:t>
      </w:r>
      <w:r w:rsidRPr="00022119">
        <w:rPr>
          <w:rFonts w:eastAsia="Verdana, sans-serif" w:cs="Verdana, sans-serif"/>
          <w:szCs w:val="18"/>
        </w:rPr>
        <w:t>n December 2022 Slovenia started pre-notification according to eIDAS. The process is expected to finish in mid-2023.</w:t>
      </w:r>
    </w:p>
    <w:p w14:paraId="523159FC" w14:textId="77777777" w:rsidR="00DF50BA" w:rsidRPr="006F2CF7" w:rsidRDefault="00DF50BA" w:rsidP="00E63341">
      <w:pPr>
        <w:pStyle w:val="Subtitle"/>
        <w:rPr>
          <w:rStyle w:val="tlid-translation"/>
          <w:rFonts w:ascii="Verdana" w:hAnsi="Verdana"/>
        </w:rPr>
      </w:pPr>
      <w:r w:rsidRPr="006F2CF7">
        <w:rPr>
          <w:rStyle w:val="tlid-translation"/>
          <w:rFonts w:ascii="Verdana" w:hAnsi="Verdana"/>
        </w:rPr>
        <w:t xml:space="preserve">Central Solution for eDelivery </w:t>
      </w:r>
    </w:p>
    <w:p w14:paraId="64D0965B" w14:textId="2DDBE2CD" w:rsidR="00DF50BA" w:rsidRPr="00022119" w:rsidRDefault="00DF50BA" w:rsidP="00E77020">
      <w:pPr>
        <w:spacing w:line="264" w:lineRule="auto"/>
        <w:rPr>
          <w:rFonts w:eastAsia="Verdana, sans-serif" w:cs="Verdana, sans-serif"/>
          <w:szCs w:val="18"/>
        </w:rPr>
      </w:pPr>
      <w:r w:rsidRPr="00022119">
        <w:rPr>
          <w:rFonts w:eastAsia="Calibri"/>
          <w:szCs w:val="18"/>
        </w:rPr>
        <w:t xml:space="preserve">In November 2020, the new </w:t>
      </w:r>
      <w:hyperlink r:id="rId226">
        <w:r w:rsidRPr="00022119">
          <w:rPr>
            <w:rStyle w:val="Hyperlink"/>
            <w:rFonts w:eastAsia="Calibri"/>
            <w:szCs w:val="18"/>
          </w:rPr>
          <w:t>central service SI-</w:t>
        </w:r>
        <w:proofErr w:type="spellStart"/>
        <w:r w:rsidRPr="00022119">
          <w:rPr>
            <w:rStyle w:val="Hyperlink"/>
            <w:rFonts w:eastAsia="Calibri"/>
            <w:szCs w:val="18"/>
          </w:rPr>
          <w:t>CeV</w:t>
        </w:r>
        <w:proofErr w:type="spellEnd"/>
      </w:hyperlink>
      <w:r w:rsidRPr="00022119">
        <w:rPr>
          <w:rFonts w:eastAsia="Calibri"/>
          <w:szCs w:val="18"/>
        </w:rPr>
        <w:t xml:space="preserve"> was introduced to cover the eDelivery of the official documents to citizens and between public institutions. </w:t>
      </w:r>
      <w:r w:rsidR="4EF60878" w:rsidRPr="00022119">
        <w:rPr>
          <w:rFonts w:eastAsia="Calibri" w:cs="Calibri"/>
          <w:szCs w:val="18"/>
        </w:rPr>
        <w:t>A central eDelivery solution, SI-</w:t>
      </w:r>
      <w:proofErr w:type="spellStart"/>
      <w:r w:rsidR="4EF60878" w:rsidRPr="00022119">
        <w:rPr>
          <w:rFonts w:eastAsia="Calibri" w:cs="Calibri"/>
          <w:szCs w:val="18"/>
        </w:rPr>
        <w:t>CeV</w:t>
      </w:r>
      <w:proofErr w:type="spellEnd"/>
      <w:r w:rsidR="4EF60878" w:rsidRPr="00022119">
        <w:rPr>
          <w:rFonts w:eastAsia="Calibri" w:cs="Calibri"/>
          <w:szCs w:val="18"/>
        </w:rPr>
        <w:t xml:space="preserve">, acts as a "crossroad" </w:t>
      </w:r>
      <w:r w:rsidR="00016B22">
        <w:rPr>
          <w:rFonts w:eastAsia="Calibri" w:cs="Calibri"/>
          <w:szCs w:val="18"/>
        </w:rPr>
        <w:t>to</w:t>
      </w:r>
      <w:r w:rsidR="00016B22" w:rsidRPr="00022119">
        <w:rPr>
          <w:rFonts w:eastAsia="Calibri" w:cs="Calibri"/>
          <w:szCs w:val="18"/>
        </w:rPr>
        <w:t xml:space="preserve"> </w:t>
      </w:r>
      <w:r w:rsidR="4EF60878" w:rsidRPr="00022119">
        <w:rPr>
          <w:rFonts w:eastAsia="Calibri" w:cs="Calibri"/>
          <w:szCs w:val="18"/>
        </w:rPr>
        <w:t>rout</w:t>
      </w:r>
      <w:r w:rsidR="00016B22">
        <w:rPr>
          <w:rFonts w:eastAsia="Calibri" w:cs="Calibri"/>
          <w:szCs w:val="18"/>
        </w:rPr>
        <w:t>e</w:t>
      </w:r>
      <w:r w:rsidR="4EF60878" w:rsidRPr="00022119">
        <w:rPr>
          <w:rFonts w:eastAsia="Calibri" w:cs="Calibri"/>
          <w:szCs w:val="18"/>
        </w:rPr>
        <w:t xml:space="preserve"> items between sender and recipient. The solution enables public sector institutions to deliver </w:t>
      </w:r>
      <w:r w:rsidR="4913A436" w:rsidRPr="00022119">
        <w:rPr>
          <w:rFonts w:eastAsia="Calibri" w:cs="Calibri"/>
          <w:szCs w:val="18"/>
        </w:rPr>
        <w:t>official</w:t>
      </w:r>
      <w:r w:rsidR="4EF60878" w:rsidRPr="00022119">
        <w:rPr>
          <w:rFonts w:eastAsia="Calibri" w:cs="Calibri"/>
          <w:szCs w:val="18"/>
        </w:rPr>
        <w:t xml:space="preserve"> decision</w:t>
      </w:r>
      <w:r w:rsidR="0151F304" w:rsidRPr="00022119">
        <w:rPr>
          <w:rFonts w:eastAsia="Calibri" w:cs="Calibri"/>
          <w:szCs w:val="18"/>
        </w:rPr>
        <w:t xml:space="preserve">s </w:t>
      </w:r>
      <w:r w:rsidR="00016B22" w:rsidRPr="00016B22">
        <w:rPr>
          <w:rFonts w:eastAsia="Calibri" w:cs="Calibri"/>
          <w:szCs w:val="18"/>
        </w:rPr>
        <w:t xml:space="preserve">electronically </w:t>
      </w:r>
      <w:r w:rsidR="0151F304" w:rsidRPr="00022119">
        <w:rPr>
          <w:rFonts w:eastAsia="Calibri" w:cs="Calibri"/>
          <w:szCs w:val="18"/>
        </w:rPr>
        <w:t>from</w:t>
      </w:r>
      <w:r w:rsidR="4EF60878" w:rsidRPr="00022119">
        <w:rPr>
          <w:rFonts w:eastAsia="Calibri" w:cs="Calibri"/>
          <w:szCs w:val="18"/>
        </w:rPr>
        <w:t xml:space="preserve"> their document systems or to receive delivery from other institutions, according to the General Administrative Procedure Act. Currently, more than 280 public institutions are covered by the electronic service system.</w:t>
      </w:r>
      <w:r w:rsidR="009D66FF" w:rsidRPr="00022119">
        <w:rPr>
          <w:rFonts w:eastAsia="Calibri" w:cs="Calibri"/>
          <w:szCs w:val="18"/>
        </w:rPr>
        <w:t xml:space="preserve"> </w:t>
      </w:r>
      <w:r w:rsidR="4EF60878" w:rsidRPr="00022119">
        <w:rPr>
          <w:rFonts w:eastAsia="Verdana, sans-serif" w:cs="Verdana, sans-serif"/>
          <w:szCs w:val="18"/>
        </w:rPr>
        <w:t xml:space="preserve">Citizens can use their secure electronic mailbox, which they can open on the eGovernment portal, or at the information system VEP.SI. The new law </w:t>
      </w:r>
      <w:r w:rsidR="5BB4FC26" w:rsidRPr="00022119">
        <w:rPr>
          <w:rFonts w:eastAsia="Verdana, sans-serif" w:cs="Verdana, sans-serif"/>
          <w:szCs w:val="18"/>
        </w:rPr>
        <w:t>on De-bureaucratisation adopted at the end of 2</w:t>
      </w:r>
      <w:r w:rsidR="4EF60878" w:rsidRPr="00022119">
        <w:rPr>
          <w:rFonts w:eastAsia="Verdana, sans-serif" w:cs="Verdana, sans-serif"/>
          <w:szCs w:val="18"/>
        </w:rPr>
        <w:t>021 introduces two new methods, namely "notification with confirmation" and "notification without confirmation", with delivery in the citizen's regular electronic mailbox.</w:t>
      </w:r>
      <w:r w:rsidR="5434298C" w:rsidRPr="00022119">
        <w:rPr>
          <w:rFonts w:eastAsia="Verdana, sans-serif" w:cs="Verdana, sans-serif"/>
          <w:szCs w:val="18"/>
        </w:rPr>
        <w:t xml:space="preserve"> The implementation of this simplified delivery is expected to be fully supported in </w:t>
      </w:r>
      <w:r w:rsidR="00B430C5" w:rsidRPr="00022119">
        <w:rPr>
          <w:rFonts w:eastAsia="Verdana, sans-serif" w:cs="Verdana, sans-serif"/>
          <w:szCs w:val="18"/>
        </w:rPr>
        <w:t>mid-2023</w:t>
      </w:r>
      <w:r w:rsidR="5434298C" w:rsidRPr="00022119">
        <w:rPr>
          <w:rFonts w:eastAsia="Verdana, sans-serif" w:cs="Verdana, sans-serif"/>
          <w:szCs w:val="18"/>
        </w:rPr>
        <w:t xml:space="preserve">. </w:t>
      </w:r>
    </w:p>
    <w:p w14:paraId="3895D9F5" w14:textId="58FC8AAF" w:rsidR="00DF50BA" w:rsidRPr="006F2CF7" w:rsidRDefault="00DF50BA" w:rsidP="00CA7FC8">
      <w:pPr>
        <w:pStyle w:val="Heading2"/>
      </w:pPr>
      <w:r w:rsidRPr="006F2CF7">
        <w:t>eProcurement</w:t>
      </w:r>
    </w:p>
    <w:p w14:paraId="67D757AE" w14:textId="77777777" w:rsidR="00DF50BA" w:rsidRPr="006F2CF7" w:rsidRDefault="00DF50BA" w:rsidP="00E63341">
      <w:pPr>
        <w:pStyle w:val="Subtitle"/>
      </w:pPr>
      <w:r w:rsidRPr="006F2CF7">
        <w:t xml:space="preserve">eProcurement Portal </w:t>
      </w:r>
    </w:p>
    <w:p w14:paraId="4B4B9995" w14:textId="77777777" w:rsidR="00DF50BA" w:rsidRPr="00022119" w:rsidRDefault="00DF50BA" w:rsidP="00DF50BA">
      <w:pPr>
        <w:rPr>
          <w:szCs w:val="18"/>
        </w:rPr>
      </w:pPr>
      <w:r w:rsidRPr="00022119">
        <w:rPr>
          <w:szCs w:val="18"/>
        </w:rPr>
        <w:t>The eProcurement system in the Republic of Slovenia is based on two portals:</w:t>
      </w:r>
    </w:p>
    <w:p w14:paraId="2E4FCE22" w14:textId="41D1B541" w:rsidR="00DF50BA" w:rsidRPr="006F2CF7" w:rsidRDefault="5B0F025C" w:rsidP="00B06CFC">
      <w:pPr>
        <w:pStyle w:val="ListParagraph"/>
        <w:numPr>
          <w:ilvl w:val="0"/>
          <w:numId w:val="72"/>
        </w:numPr>
        <w:rPr>
          <w:rFonts w:eastAsia="Calibri" w:cs="Calibri"/>
          <w:sz w:val="22"/>
          <w:lang w:val="en-US"/>
        </w:rPr>
      </w:pPr>
      <w:r w:rsidRPr="006F2CF7">
        <w:t xml:space="preserve">The </w:t>
      </w:r>
      <w:hyperlink r:id="rId227">
        <w:r w:rsidRPr="006F2CF7">
          <w:rPr>
            <w:rStyle w:val="Hyperlink"/>
          </w:rPr>
          <w:t>Public Procurement Portal</w:t>
        </w:r>
      </w:hyperlink>
      <w:r w:rsidR="00016B22">
        <w:rPr>
          <w:rStyle w:val="Hyperlink"/>
        </w:rPr>
        <w:t xml:space="preserve">, in </w:t>
      </w:r>
      <w:proofErr w:type="gramStart"/>
      <w:r w:rsidR="00016B22">
        <w:rPr>
          <w:rStyle w:val="Hyperlink"/>
        </w:rPr>
        <w:t>which</w:t>
      </w:r>
      <w:r w:rsidRPr="006F2CF7">
        <w:t xml:space="preserve">  all</w:t>
      </w:r>
      <w:proofErr w:type="gramEnd"/>
      <w:r w:rsidRPr="006F2CF7">
        <w:t xml:space="preserve"> procurement notices, all public contracts and their modifications, procurement documentation and a list of public contracts awarded in the previous year with a value equal to or greater than EUR 10 000 net of VAT</w:t>
      </w:r>
      <w:r w:rsidR="00016B22">
        <w:t xml:space="preserve"> are published</w:t>
      </w:r>
      <w:r w:rsidR="3B0F90D8" w:rsidRPr="006F2CF7">
        <w:t>.</w:t>
      </w:r>
      <w:r w:rsidR="6F0B738B" w:rsidRPr="004D7826">
        <w:t xml:space="preserve"> The public procurement portal also track</w:t>
      </w:r>
      <w:r w:rsidR="00016B22">
        <w:t>s</w:t>
      </w:r>
      <w:r w:rsidR="6F0B738B" w:rsidRPr="004D7826">
        <w:t xml:space="preserve"> all payments executed and pair</w:t>
      </w:r>
      <w:r w:rsidR="00016B22">
        <w:t>s</w:t>
      </w:r>
      <w:r w:rsidR="6F0B738B" w:rsidRPr="004D7826">
        <w:t xml:space="preserve"> them with an individual public procurement contract, so the interested public has the information on the financial execution of each individual public procurement contract</w:t>
      </w:r>
      <w:r w:rsidR="00016B22">
        <w:t>, and</w:t>
      </w:r>
    </w:p>
    <w:p w14:paraId="46A3C27F" w14:textId="25235BC0" w:rsidR="00DF50BA" w:rsidRPr="006F2CF7" w:rsidRDefault="34D4C148" w:rsidP="00B06CFC">
      <w:pPr>
        <w:pStyle w:val="ListParagraph"/>
        <w:numPr>
          <w:ilvl w:val="0"/>
          <w:numId w:val="72"/>
        </w:numPr>
        <w:rPr>
          <w:rFonts w:eastAsia="Verdana" w:cs="Verdana"/>
        </w:rPr>
      </w:pPr>
      <w:r w:rsidRPr="006F2CF7">
        <w:t xml:space="preserve">A public State-developed eProcurement system called </w:t>
      </w:r>
      <w:hyperlink r:id="rId228">
        <w:r w:rsidRPr="006F2CF7">
          <w:rPr>
            <w:rStyle w:val="Hyperlink"/>
          </w:rPr>
          <w:t>e-JN Information System</w:t>
        </w:r>
      </w:hyperlink>
      <w:r w:rsidR="00016B22">
        <w:rPr>
          <w:rStyle w:val="Hyperlink"/>
        </w:rPr>
        <w:t>, whose</w:t>
      </w:r>
      <w:r w:rsidRPr="006F2CF7">
        <w:t xml:space="preserve"> use is free of charge. </w:t>
      </w:r>
      <w:hyperlink r:id="rId229">
        <w:r w:rsidRPr="006F2CF7">
          <w:t>After the technological renovation at the end of 2018, the system combines functionalities that were originally developed as part of different stand-alone modules/applications</w:t>
        </w:r>
        <w:r w:rsidRPr="006F2CF7">
          <w:rPr>
            <w:rStyle w:val="Hyperlink"/>
            <w:color w:val="auto"/>
          </w:rPr>
          <w:t xml:space="preserve"> </w:t>
        </w:r>
      </w:hyperlink>
      <w:r w:rsidRPr="006F2CF7">
        <w:rPr>
          <w:color w:val="auto"/>
        </w:rPr>
        <w:t>(</w:t>
      </w:r>
      <w:proofErr w:type="spellStart"/>
      <w:r w:rsidRPr="006F2CF7">
        <w:rPr>
          <w:color w:val="auto"/>
        </w:rPr>
        <w:t>eSubmissions</w:t>
      </w:r>
      <w:proofErr w:type="spellEnd"/>
      <w:r w:rsidRPr="006F2CF7">
        <w:rPr>
          <w:color w:val="auto"/>
        </w:rPr>
        <w:t xml:space="preserve">, </w:t>
      </w:r>
      <w:proofErr w:type="spellStart"/>
      <w:r w:rsidRPr="006F2CF7">
        <w:rPr>
          <w:color w:val="auto"/>
        </w:rPr>
        <w:t>eAuctions</w:t>
      </w:r>
      <w:proofErr w:type="spellEnd"/>
      <w:r w:rsidRPr="006F2CF7">
        <w:rPr>
          <w:color w:val="auto"/>
        </w:rPr>
        <w:t xml:space="preserve">, </w:t>
      </w:r>
      <w:proofErr w:type="spellStart"/>
      <w:r w:rsidRPr="006F2CF7">
        <w:rPr>
          <w:color w:val="auto"/>
        </w:rPr>
        <w:t>eDossier</w:t>
      </w:r>
      <w:proofErr w:type="spellEnd"/>
      <w:r w:rsidRPr="006F2CF7">
        <w:rPr>
          <w:color w:val="auto"/>
        </w:rPr>
        <w:t xml:space="preserve">, </w:t>
      </w:r>
      <w:proofErr w:type="spellStart"/>
      <w:r w:rsidRPr="006F2CF7">
        <w:rPr>
          <w:color w:val="auto"/>
        </w:rPr>
        <w:t>eCatalogue</w:t>
      </w:r>
      <w:proofErr w:type="spellEnd"/>
      <w:r w:rsidRPr="006F2CF7">
        <w:rPr>
          <w:color w:val="auto"/>
        </w:rPr>
        <w:t xml:space="preserve"> and </w:t>
      </w:r>
      <w:proofErr w:type="spellStart"/>
      <w:r w:rsidRPr="006F2CF7">
        <w:rPr>
          <w:color w:val="auto"/>
        </w:rPr>
        <w:t>eInternal</w:t>
      </w:r>
      <w:proofErr w:type="spellEnd"/>
      <w:r w:rsidRPr="006F2CF7">
        <w:rPr>
          <w:color w:val="auto"/>
        </w:rPr>
        <w:t xml:space="preserve"> procedures). </w:t>
      </w:r>
      <w:r w:rsidRPr="006F2CF7">
        <w:t xml:space="preserve">The five modules/applications are integrated into a comprehensive system on a single platform that will enable conducting public procurement procedures </w:t>
      </w:r>
      <w:r w:rsidRPr="006F2CF7">
        <w:rPr>
          <w:rFonts w:eastAsia="Verdana" w:cs="Verdana"/>
        </w:rPr>
        <w:t>and techniques and instruments for electronic and aggregated procurement</w:t>
      </w:r>
      <w:r w:rsidRPr="006F2CF7">
        <w:t xml:space="preserve"> in a fully electronic way, from the proposal to start a procurement procedure to the conclusion of the procedure and ordering of individual items through a catalogue.</w:t>
      </w:r>
    </w:p>
    <w:p w14:paraId="13695B4E" w14:textId="5B1CC677" w:rsidR="00DF50BA" w:rsidRPr="006F2CF7" w:rsidRDefault="007424A0" w:rsidP="00E63341">
      <w:pPr>
        <w:pStyle w:val="Subtitle"/>
      </w:pPr>
      <w:r w:rsidRPr="006F2CF7">
        <w:rPr>
          <w:noProof/>
        </w:rPr>
        <w:drawing>
          <wp:anchor distT="0" distB="0" distL="114300" distR="114300" simplePos="0" relativeHeight="251671552" behindDoc="0" locked="0" layoutInCell="1" allowOverlap="1" wp14:anchorId="5D036C6F" wp14:editId="3139AC94">
            <wp:simplePos x="0" y="0"/>
            <wp:positionH relativeFrom="column">
              <wp:posOffset>-389800</wp:posOffset>
            </wp:positionH>
            <wp:positionV relativeFrom="paragraph">
              <wp:posOffset>88265</wp:posOffset>
            </wp:positionV>
            <wp:extent cx="300990" cy="141605"/>
            <wp:effectExtent l="0" t="0" r="3810" b="0"/>
            <wp:wrapNone/>
            <wp:docPr id="41" name="Picture 41" descr="A picture containing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Picture 343" descr="A picture containing night sky&#10;&#10;Description automatically generated"/>
                    <pic:cNvPicPr>
                      <a:picLocks noChangeAspect="1"/>
                    </pic:cNvPicPr>
                  </pic:nvPicPr>
                  <pic:blipFill rotWithShape="1">
                    <a:blip r:embed="rId41" cstate="print">
                      <a:duotone>
                        <a:schemeClr val="accent2">
                          <a:shade val="45000"/>
                          <a:satMod val="135000"/>
                        </a:schemeClr>
                        <a:prstClr val="white"/>
                      </a:duotone>
                      <a:alphaModFix amt="56000"/>
                    </a:blip>
                    <a:srcRect l="14748" t="34779" r="14766" b="32001"/>
                    <a:stretch/>
                  </pic:blipFill>
                  <pic:spPr bwMode="auto">
                    <a:xfrm>
                      <a:off x="0" y="0"/>
                      <a:ext cx="300990" cy="141605"/>
                    </a:xfrm>
                    <a:prstGeom prst="rect">
                      <a:avLst/>
                    </a:prstGeom>
                    <a:ln>
                      <a:noFill/>
                    </a:ln>
                  </pic:spPr>
                </pic:pic>
              </a:graphicData>
            </a:graphic>
            <wp14:sizeRelH relativeFrom="page">
              <wp14:pctWidth>0</wp14:pctWidth>
            </wp14:sizeRelH>
            <wp14:sizeRelV relativeFrom="margin">
              <wp14:pctHeight>0</wp14:pctHeight>
            </wp14:sizeRelV>
          </wp:anchor>
        </w:drawing>
      </w:r>
      <w:r w:rsidR="00DF50BA" w:rsidRPr="006F2CF7">
        <w:t>STATIST</w:t>
      </w:r>
    </w:p>
    <w:p w14:paraId="793753CB" w14:textId="0E92E6A3" w:rsidR="007424A0" w:rsidRPr="00022119" w:rsidRDefault="00DF50BA" w:rsidP="00DF50BA">
      <w:pPr>
        <w:rPr>
          <w:bCs/>
          <w:szCs w:val="18"/>
        </w:rPr>
      </w:pPr>
      <w:r w:rsidRPr="00022119">
        <w:rPr>
          <w:bCs/>
          <w:szCs w:val="18"/>
        </w:rPr>
        <w:t xml:space="preserve">The Ministry of Public Administration developed an IT tool named </w:t>
      </w:r>
      <w:hyperlink r:id="rId230" w:history="1">
        <w:r w:rsidRPr="00022119">
          <w:rPr>
            <w:rStyle w:val="Hyperlink"/>
            <w:bCs/>
            <w:szCs w:val="18"/>
          </w:rPr>
          <w:t>STATIST</w:t>
        </w:r>
      </w:hyperlink>
      <w:r w:rsidR="00040F1D">
        <w:rPr>
          <w:rStyle w:val="Hyperlink"/>
          <w:bCs/>
          <w:szCs w:val="18"/>
        </w:rPr>
        <w:t>,</w:t>
      </w:r>
      <w:r w:rsidRPr="00022119">
        <w:rPr>
          <w:rStyle w:val="Hyperlink"/>
          <w:bCs/>
          <w:szCs w:val="18"/>
        </w:rPr>
        <w:t xml:space="preserve"> </w:t>
      </w:r>
      <w:r w:rsidRPr="00022119">
        <w:rPr>
          <w:bCs/>
          <w:szCs w:val="18"/>
        </w:rPr>
        <w:t xml:space="preserve">published on the electronic public procurement website. Its purpose is to provide more transparency in the field of public procurement. The application has been in use since January 2016, enabling a complete and thorough overview of public contracts awarded via public procurement. </w:t>
      </w:r>
      <w:hyperlink r:id="rId231" w:history="1">
        <w:r w:rsidRPr="00022119">
          <w:rPr>
            <w:rStyle w:val="Hyperlink"/>
            <w:bCs/>
            <w:szCs w:val="18"/>
          </w:rPr>
          <w:t>STATIST</w:t>
        </w:r>
      </w:hyperlink>
      <w:r w:rsidRPr="00022119">
        <w:rPr>
          <w:bCs/>
          <w:szCs w:val="18"/>
        </w:rPr>
        <w:t xml:space="preserve"> contains all information on public contracts awarded since 1 January 2013. Each user examines the data using various filters. The data can be exported in a .</w:t>
      </w:r>
      <w:proofErr w:type="spellStart"/>
      <w:r w:rsidRPr="00022119">
        <w:rPr>
          <w:bCs/>
          <w:szCs w:val="18"/>
        </w:rPr>
        <w:t>cvs</w:t>
      </w:r>
      <w:proofErr w:type="spellEnd"/>
      <w:r w:rsidRPr="00022119">
        <w:rPr>
          <w:bCs/>
          <w:szCs w:val="18"/>
        </w:rPr>
        <w:t xml:space="preserve"> format, which enables its reuse. Its use is free of charge. The tool is designed to empower the media, civil society organisations and the wider public in their scrutiny of public procurement. When it was launched, the application was well received.</w:t>
      </w:r>
    </w:p>
    <w:p w14:paraId="4BE078A8" w14:textId="74123958" w:rsidR="00DF50BA" w:rsidRPr="00022119" w:rsidRDefault="00DF50BA" w:rsidP="00DF50BA">
      <w:pPr>
        <w:rPr>
          <w:bCs/>
          <w:szCs w:val="18"/>
        </w:rPr>
      </w:pPr>
      <w:r w:rsidRPr="00022119">
        <w:rPr>
          <w:bCs/>
          <w:szCs w:val="18"/>
        </w:rPr>
        <w:lastRenderedPageBreak/>
        <w:t xml:space="preserve">Moreover, it helps the media prepare their reports. The application automatically displays, for the chosen timeframe, the ten largest contracting entities and </w:t>
      </w:r>
      <w:r w:rsidR="00040F1D">
        <w:rPr>
          <w:bCs/>
          <w:szCs w:val="18"/>
        </w:rPr>
        <w:t xml:space="preserve">the </w:t>
      </w:r>
      <w:r w:rsidRPr="00022119">
        <w:rPr>
          <w:bCs/>
          <w:szCs w:val="18"/>
        </w:rPr>
        <w:t xml:space="preserve">ten largest tenderers in terms of contract value, and the most frequently awarded contracts, according to the subject and legal basis. Each user can use the tool according to their needs using various filters, i.e. search parameters like the contracting authority (name, region where the company has its registered seat), procedure (type of procedure, legal basis, CPV) and tenderer (name, </w:t>
      </w:r>
      <w:proofErr w:type="gramStart"/>
      <w:r w:rsidRPr="00022119">
        <w:rPr>
          <w:bCs/>
          <w:szCs w:val="18"/>
        </w:rPr>
        <w:t>country</w:t>
      </w:r>
      <w:proofErr w:type="gramEnd"/>
      <w:r w:rsidRPr="00022119">
        <w:rPr>
          <w:bCs/>
          <w:szCs w:val="18"/>
        </w:rPr>
        <w:t xml:space="preserve"> and region of the company seat). Users can easily add and remove various filters and thus limit or widen the search according to their needs. The data is updated once a day.</w:t>
      </w:r>
    </w:p>
    <w:p w14:paraId="7D819D25" w14:textId="77777777" w:rsidR="00DF50BA" w:rsidRPr="006F2CF7" w:rsidRDefault="00DF50BA" w:rsidP="00E63341">
      <w:pPr>
        <w:pStyle w:val="Subtitle"/>
        <w:rPr>
          <w:rStyle w:val="tlid-translation"/>
          <w:rFonts w:ascii="Verdana" w:hAnsi="Verdana"/>
        </w:rPr>
      </w:pPr>
      <w:proofErr w:type="spellStart"/>
      <w:r w:rsidRPr="006F2CF7">
        <w:rPr>
          <w:rStyle w:val="tlid-translation"/>
          <w:rFonts w:ascii="Verdana" w:hAnsi="Verdana"/>
        </w:rPr>
        <w:t>eSLOG</w:t>
      </w:r>
      <w:proofErr w:type="spellEnd"/>
      <w:r w:rsidRPr="006F2CF7">
        <w:rPr>
          <w:rStyle w:val="tlid-translation"/>
          <w:rFonts w:ascii="Verdana" w:hAnsi="Verdana"/>
        </w:rPr>
        <w:t xml:space="preserve"> Standard 2.0</w:t>
      </w:r>
    </w:p>
    <w:p w14:paraId="4748AC08" w14:textId="73641C96" w:rsidR="00DF50BA" w:rsidRPr="00022119" w:rsidRDefault="00000000" w:rsidP="00E77020">
      <w:pPr>
        <w:rPr>
          <w:rFonts w:eastAsia="Calibri"/>
          <w:szCs w:val="18"/>
        </w:rPr>
      </w:pPr>
      <w:hyperlink r:id="rId232" w:history="1">
        <w:r w:rsidR="00DF50BA" w:rsidRPr="00022119">
          <w:rPr>
            <w:rStyle w:val="Hyperlink"/>
            <w:rFonts w:eastAsia="Calibri"/>
            <w:szCs w:val="18"/>
          </w:rPr>
          <w:t>Directive 2014/55/EU on electronic invoicing in public procurement</w:t>
        </w:r>
      </w:hyperlink>
      <w:r w:rsidR="00DF50BA" w:rsidRPr="00022119">
        <w:rPr>
          <w:rFonts w:eastAsia="Calibri"/>
          <w:szCs w:val="18"/>
        </w:rPr>
        <w:t xml:space="preserve"> stipulates that public procurement contractors must accept an invoice for public procurement if it was issued in electronic form in compliance with European standard 16931 (EN 16391). The transposition of the eInvoicing Directive (2014/55/EU) into Slovenian law is contained in the </w:t>
      </w:r>
      <w:hyperlink r:id="rId233" w:history="1">
        <w:r w:rsidR="00DF50BA" w:rsidRPr="00022119">
          <w:rPr>
            <w:rStyle w:val="Hyperlink"/>
            <w:rFonts w:eastAsia="Calibri"/>
            <w:szCs w:val="18"/>
          </w:rPr>
          <w:t>Act Amending the Provision of Payment Services to Budget Users Act</w:t>
        </w:r>
      </w:hyperlink>
      <w:r w:rsidR="00DF50BA" w:rsidRPr="00022119">
        <w:rPr>
          <w:rFonts w:eastAsia="Calibri"/>
          <w:szCs w:val="18"/>
        </w:rPr>
        <w:t xml:space="preserve">. Slovenia developed the new version of the </w:t>
      </w:r>
      <w:proofErr w:type="spellStart"/>
      <w:r w:rsidR="00DF50BA" w:rsidRPr="00022119">
        <w:rPr>
          <w:rFonts w:eastAsia="Calibri"/>
          <w:szCs w:val="18"/>
        </w:rPr>
        <w:t>eSLOG</w:t>
      </w:r>
      <w:proofErr w:type="spellEnd"/>
      <w:r w:rsidR="00DF50BA" w:rsidRPr="00022119">
        <w:rPr>
          <w:rFonts w:eastAsia="Calibri"/>
          <w:szCs w:val="18"/>
        </w:rPr>
        <w:t xml:space="preserve"> standard (version 2.0), which is compliant with the EN 16931 standard. The </w:t>
      </w:r>
      <w:hyperlink r:id="rId234" w:history="1">
        <w:proofErr w:type="spellStart"/>
        <w:r w:rsidR="00DF50BA" w:rsidRPr="00022119">
          <w:rPr>
            <w:rStyle w:val="Hyperlink"/>
            <w:rFonts w:eastAsia="Calibri"/>
            <w:szCs w:val="18"/>
          </w:rPr>
          <w:t>eSLOG</w:t>
        </w:r>
        <w:proofErr w:type="spellEnd"/>
        <w:r w:rsidR="00DF50BA" w:rsidRPr="00022119">
          <w:rPr>
            <w:rStyle w:val="Hyperlink"/>
            <w:rFonts w:eastAsia="Calibri"/>
            <w:szCs w:val="18"/>
          </w:rPr>
          <w:t xml:space="preserve"> standard version 2.0</w:t>
        </w:r>
      </w:hyperlink>
      <w:r w:rsidR="00DF50BA" w:rsidRPr="00022119">
        <w:rPr>
          <w:rFonts w:eastAsia="Calibri"/>
          <w:szCs w:val="18"/>
        </w:rPr>
        <w:t xml:space="preserve"> is based on UN/EDIFACT INVOIC syntax, which is widespread in Slovenia among economic operators. The Public Payments Administration of the Republic of Slovenia (PPA) is the single entry and exit point for the exchange of eInvoices with budget users. From 1 October 2020 onwards, they can receive them in </w:t>
      </w:r>
      <w:proofErr w:type="spellStart"/>
      <w:r w:rsidR="00DF50BA" w:rsidRPr="00022119">
        <w:rPr>
          <w:rFonts w:eastAsia="Calibri"/>
          <w:szCs w:val="18"/>
        </w:rPr>
        <w:t>eSLOG</w:t>
      </w:r>
      <w:proofErr w:type="spellEnd"/>
      <w:r w:rsidR="00DF50BA" w:rsidRPr="00022119">
        <w:rPr>
          <w:rFonts w:eastAsia="Calibri"/>
          <w:szCs w:val="18"/>
        </w:rPr>
        <w:t xml:space="preserve"> standard version 2.0, UBL 2.1 and CEFACT CII.</w:t>
      </w:r>
    </w:p>
    <w:p w14:paraId="5CB797BE" w14:textId="379766C1" w:rsidR="00DF50BA" w:rsidRPr="00022119" w:rsidRDefault="00DF50BA" w:rsidP="00DF50BA">
      <w:pPr>
        <w:rPr>
          <w:rFonts w:eastAsia="Calibri"/>
          <w:szCs w:val="18"/>
        </w:rPr>
      </w:pPr>
      <w:r w:rsidRPr="00022119">
        <w:rPr>
          <w:rFonts w:eastAsia="Calibri"/>
          <w:szCs w:val="18"/>
        </w:rPr>
        <w:t xml:space="preserve">From 1 October 2020, budget users can also receive and send </w:t>
      </w:r>
      <w:proofErr w:type="spellStart"/>
      <w:r w:rsidRPr="00022119">
        <w:rPr>
          <w:rFonts w:eastAsia="Calibri"/>
          <w:szCs w:val="18"/>
        </w:rPr>
        <w:t>eOrder</w:t>
      </w:r>
      <w:proofErr w:type="spellEnd"/>
      <w:r w:rsidRPr="00022119">
        <w:rPr>
          <w:rFonts w:eastAsia="Calibri"/>
          <w:szCs w:val="18"/>
        </w:rPr>
        <w:t xml:space="preserve"> forms, </w:t>
      </w:r>
      <w:proofErr w:type="spellStart"/>
      <w:r w:rsidRPr="00022119">
        <w:rPr>
          <w:rFonts w:eastAsia="Calibri"/>
          <w:szCs w:val="18"/>
        </w:rPr>
        <w:t>eOrder</w:t>
      </w:r>
      <w:proofErr w:type="spellEnd"/>
      <w:r w:rsidRPr="00022119">
        <w:rPr>
          <w:rFonts w:eastAsia="Calibri"/>
          <w:szCs w:val="18"/>
        </w:rPr>
        <w:t xml:space="preserve"> response and </w:t>
      </w:r>
      <w:proofErr w:type="spellStart"/>
      <w:r w:rsidRPr="00022119">
        <w:rPr>
          <w:rFonts w:eastAsia="Calibri"/>
          <w:szCs w:val="18"/>
        </w:rPr>
        <w:t>eDespatch</w:t>
      </w:r>
      <w:proofErr w:type="spellEnd"/>
      <w:r w:rsidRPr="00022119">
        <w:rPr>
          <w:rFonts w:eastAsia="Calibri"/>
          <w:szCs w:val="18"/>
        </w:rPr>
        <w:t xml:space="preserve"> advice (</w:t>
      </w:r>
      <w:proofErr w:type="spellStart"/>
      <w:r w:rsidRPr="00022119">
        <w:rPr>
          <w:rFonts w:eastAsia="Calibri"/>
          <w:szCs w:val="18"/>
        </w:rPr>
        <w:t>eDocuments</w:t>
      </w:r>
      <w:proofErr w:type="spellEnd"/>
      <w:r w:rsidRPr="00022119">
        <w:rPr>
          <w:rFonts w:eastAsia="Calibri"/>
          <w:szCs w:val="18"/>
        </w:rPr>
        <w:t xml:space="preserve">) in </w:t>
      </w:r>
      <w:proofErr w:type="spellStart"/>
      <w:r w:rsidRPr="00022119">
        <w:rPr>
          <w:rFonts w:eastAsia="Calibri"/>
          <w:szCs w:val="18"/>
        </w:rPr>
        <w:t>eSLOG</w:t>
      </w:r>
      <w:proofErr w:type="spellEnd"/>
      <w:r w:rsidRPr="00022119">
        <w:rPr>
          <w:rFonts w:eastAsia="Calibri"/>
          <w:szCs w:val="18"/>
        </w:rPr>
        <w:t xml:space="preserve"> standard version 2.0.</w:t>
      </w:r>
      <w:r w:rsidR="00501102" w:rsidRPr="00022119">
        <w:rPr>
          <w:rFonts w:eastAsia="Calibri"/>
          <w:szCs w:val="18"/>
        </w:rPr>
        <w:t xml:space="preserve"> </w:t>
      </w:r>
      <w:r w:rsidRPr="00022119">
        <w:rPr>
          <w:rFonts w:eastAsia="Calibri"/>
          <w:szCs w:val="18"/>
        </w:rPr>
        <w:t xml:space="preserve">The PPA upgraded the entry point so that it now includes entry points for eDelivery in accordance with the eDelivery AS4 and </w:t>
      </w:r>
      <w:proofErr w:type="spellStart"/>
      <w:r w:rsidRPr="00022119">
        <w:rPr>
          <w:rFonts w:eastAsia="Calibri"/>
          <w:szCs w:val="18"/>
        </w:rPr>
        <w:t>OpenPEPPOL</w:t>
      </w:r>
      <w:proofErr w:type="spellEnd"/>
      <w:r w:rsidRPr="00022119">
        <w:rPr>
          <w:rFonts w:eastAsia="Calibri"/>
          <w:szCs w:val="18"/>
        </w:rPr>
        <w:t xml:space="preserve"> AS2 profiles, thus enabling budget users to receive eInvoices submitted in the European standard. The PPA has been connected to PEPPOL since 2018.</w:t>
      </w:r>
      <w:r w:rsidR="001101A3" w:rsidRPr="00022119">
        <w:rPr>
          <w:szCs w:val="18"/>
        </w:rPr>
        <w:t xml:space="preserve"> </w:t>
      </w:r>
      <w:r w:rsidR="001101A3" w:rsidRPr="00022119">
        <w:rPr>
          <w:rFonts w:eastAsia="Calibri"/>
          <w:szCs w:val="18"/>
        </w:rPr>
        <w:t xml:space="preserve">Information can be found at </w:t>
      </w:r>
      <w:hyperlink r:id="rId235" w:history="1">
        <w:r w:rsidR="001101A3" w:rsidRPr="00022119">
          <w:rPr>
            <w:rStyle w:val="Hyperlink"/>
            <w:rFonts w:eastAsia="Calibri"/>
            <w:szCs w:val="18"/>
          </w:rPr>
          <w:t>Slovenian National eBusiness Centre</w:t>
        </w:r>
      </w:hyperlink>
      <w:r w:rsidR="00501102" w:rsidRPr="00022119">
        <w:rPr>
          <w:rStyle w:val="Hyperlink"/>
          <w:rFonts w:eastAsia="Calibri"/>
          <w:szCs w:val="18"/>
        </w:rPr>
        <w:t xml:space="preserve">. </w:t>
      </w:r>
      <w:r w:rsidRPr="00022119">
        <w:rPr>
          <w:rFonts w:eastAsia="Calibri"/>
          <w:szCs w:val="18"/>
        </w:rPr>
        <w:t xml:space="preserve">Contracting entities other than budget users can use the eInvoicing exchange hub in accordance with eInvoicing </w:t>
      </w:r>
      <w:hyperlink r:id="rId236" w:history="1">
        <w:r w:rsidRPr="00022119">
          <w:rPr>
            <w:rStyle w:val="Hyperlink"/>
            <w:rFonts w:eastAsia="Calibri"/>
            <w:szCs w:val="18"/>
          </w:rPr>
          <w:t>Directive 2014/55/EU</w:t>
        </w:r>
      </w:hyperlink>
      <w:r w:rsidRPr="00022119">
        <w:rPr>
          <w:rFonts w:eastAsia="Calibri"/>
          <w:szCs w:val="18"/>
        </w:rPr>
        <w:t xml:space="preserve"> and the European standard. The exchange hub is operated by ZZI and provides users with the same set of functionalities for eInvoicing as the PPA single entry and exit point for budget users. The ZZI exchange hub is also a certified PEPPOL access point.</w:t>
      </w:r>
      <w:r w:rsidR="00A10E16" w:rsidRPr="00022119">
        <w:rPr>
          <w:rFonts w:eastAsia="Calibri"/>
          <w:szCs w:val="18"/>
        </w:rPr>
        <w:t xml:space="preserve"> </w:t>
      </w:r>
    </w:p>
    <w:p w14:paraId="0A453476" w14:textId="77777777" w:rsidR="00DF50BA" w:rsidRPr="006F2CF7" w:rsidRDefault="00DF50BA" w:rsidP="00CA7FC8">
      <w:pPr>
        <w:pStyle w:val="Heading2"/>
      </w:pPr>
      <w:r w:rsidRPr="006F2CF7">
        <w:t>ePayment</w:t>
      </w:r>
    </w:p>
    <w:p w14:paraId="1BFA3D94" w14:textId="77777777" w:rsidR="00DF50BA" w:rsidRPr="006F2CF7" w:rsidRDefault="00DF50BA" w:rsidP="00E63341">
      <w:pPr>
        <w:pStyle w:val="Subtitle"/>
      </w:pPr>
      <w:r w:rsidRPr="006F2CF7">
        <w:t>Public Payments Administration</w:t>
      </w:r>
    </w:p>
    <w:p w14:paraId="6A191EC5" w14:textId="15B25ECA" w:rsidR="00DF50BA" w:rsidRPr="00022119" w:rsidRDefault="00DF50BA" w:rsidP="00DF50BA">
      <w:pPr>
        <w:rPr>
          <w:color w:val="626161"/>
          <w:szCs w:val="18"/>
        </w:rPr>
      </w:pPr>
      <w:r w:rsidRPr="00022119">
        <w:rPr>
          <w:szCs w:val="18"/>
        </w:rPr>
        <w:t xml:space="preserve">The </w:t>
      </w:r>
      <w:hyperlink r:id="rId237" w:history="1">
        <w:r w:rsidRPr="00022119">
          <w:rPr>
            <w:rStyle w:val="Hyperlink"/>
            <w:szCs w:val="18"/>
          </w:rPr>
          <w:t>Public Payments Administration</w:t>
        </w:r>
      </w:hyperlink>
      <w:r w:rsidRPr="00022119">
        <w:rPr>
          <w:rFonts w:cs="Tahoma"/>
          <w:szCs w:val="18"/>
        </w:rPr>
        <w:t xml:space="preserve"> operates and manages the dedicated infrastructure for payments and other related servi</w:t>
      </w:r>
      <w:r w:rsidRPr="00022119">
        <w:rPr>
          <w:rStyle w:val="hps"/>
          <w:szCs w:val="18"/>
        </w:rPr>
        <w:t>c</w:t>
      </w:r>
      <w:r w:rsidRPr="00022119">
        <w:rPr>
          <w:szCs w:val="18"/>
        </w:rPr>
        <w:t>es. Payments are ma</w:t>
      </w:r>
      <w:r w:rsidRPr="00022119">
        <w:rPr>
          <w:rStyle w:val="hps"/>
          <w:szCs w:val="18"/>
        </w:rPr>
        <w:t>de via online bank</w:t>
      </w:r>
      <w:r w:rsidRPr="00022119">
        <w:rPr>
          <w:szCs w:val="18"/>
        </w:rPr>
        <w:t>ing, deb</w:t>
      </w:r>
      <w:r w:rsidRPr="00022119">
        <w:rPr>
          <w:rStyle w:val="hps"/>
          <w:szCs w:val="18"/>
        </w:rPr>
        <w:t>it or credit cards and the mobile payments applicat</w:t>
      </w:r>
      <w:r w:rsidRPr="00022119">
        <w:rPr>
          <w:szCs w:val="18"/>
        </w:rPr>
        <w:t>ion</w:t>
      </w:r>
      <w:hyperlink r:id="rId238" w:history="1"/>
      <w:r w:rsidRPr="00022119">
        <w:rPr>
          <w:szCs w:val="18"/>
        </w:rPr>
        <w:t>, which enables the payment of eServices.</w:t>
      </w:r>
      <w:r w:rsidRPr="00022119">
        <w:rPr>
          <w:color w:val="626161"/>
          <w:szCs w:val="18"/>
        </w:rPr>
        <w:t xml:space="preserve"> </w:t>
      </w:r>
    </w:p>
    <w:p w14:paraId="5972B65E" w14:textId="2737C1E9" w:rsidR="00DF50BA" w:rsidRPr="00022119" w:rsidRDefault="00DF50BA" w:rsidP="5DE47ACB">
      <w:pPr>
        <w:rPr>
          <w:rFonts w:eastAsia="Verdana" w:cs="Verdana"/>
          <w:color w:val="222222"/>
          <w:szCs w:val="18"/>
        </w:rPr>
      </w:pPr>
      <w:r w:rsidRPr="00022119">
        <w:rPr>
          <w:color w:val="202124"/>
          <w:szCs w:val="18"/>
        </w:rPr>
        <w:t>The PPA online store is an online payment-related service, which provides an easy way to set up online sales by budget users.</w:t>
      </w:r>
      <w:r w:rsidRPr="00022119">
        <w:rPr>
          <w:color w:val="222222"/>
          <w:szCs w:val="18"/>
        </w:rPr>
        <w:t xml:space="preserve"> All eServices can be accessed using smartphones and tablets, which further contributes to the increased utility and visibility of PPA </w:t>
      </w:r>
      <w:proofErr w:type="spellStart"/>
      <w:r w:rsidRPr="00022119">
        <w:rPr>
          <w:color w:val="222222"/>
          <w:szCs w:val="18"/>
        </w:rPr>
        <w:t>ePayments</w:t>
      </w:r>
      <w:proofErr w:type="spellEnd"/>
      <w:r w:rsidRPr="00022119">
        <w:rPr>
          <w:color w:val="222222"/>
          <w:szCs w:val="18"/>
        </w:rPr>
        <w:t xml:space="preserve"> and online payment of eServices for budget users. The purchase procedure is available in Slovenian, English, Italian and Hungarian.</w:t>
      </w:r>
      <w:r w:rsidR="084E633B" w:rsidRPr="00022119">
        <w:rPr>
          <w:rFonts w:eastAsia="Verdana" w:cs="Verdana"/>
          <w:color w:val="222222"/>
          <w:szCs w:val="18"/>
        </w:rPr>
        <w:t xml:space="preserve"> During the epidemic, the use of </w:t>
      </w:r>
      <w:proofErr w:type="spellStart"/>
      <w:r w:rsidR="084E633B" w:rsidRPr="00022119">
        <w:rPr>
          <w:rFonts w:eastAsia="Verdana" w:cs="Verdana"/>
          <w:color w:val="222222"/>
          <w:szCs w:val="18"/>
        </w:rPr>
        <w:t>ePayments</w:t>
      </w:r>
      <w:proofErr w:type="spellEnd"/>
      <w:r w:rsidR="084E633B" w:rsidRPr="00022119">
        <w:rPr>
          <w:rFonts w:eastAsia="Verdana" w:cs="Verdana"/>
          <w:color w:val="222222"/>
          <w:szCs w:val="18"/>
        </w:rPr>
        <w:t xml:space="preserve"> increased greatly. We are now noticing a change in the habits of users, who are opting for </w:t>
      </w:r>
      <w:r w:rsidR="084E633B" w:rsidRPr="00022119">
        <w:rPr>
          <w:rFonts w:eastAsia="Verdana" w:cs="Verdana"/>
          <w:szCs w:val="18"/>
        </w:rPr>
        <w:t xml:space="preserve">e-applications </w:t>
      </w:r>
      <w:r w:rsidR="084E633B" w:rsidRPr="00022119">
        <w:rPr>
          <w:rFonts w:eastAsia="Verdana" w:cs="Verdana"/>
          <w:color w:val="222222"/>
          <w:szCs w:val="18"/>
        </w:rPr>
        <w:t xml:space="preserve">and online payment of </w:t>
      </w:r>
      <w:r w:rsidR="084E633B" w:rsidRPr="00022119">
        <w:rPr>
          <w:rFonts w:eastAsia="Verdana" w:cs="Verdana"/>
          <w:szCs w:val="18"/>
        </w:rPr>
        <w:t xml:space="preserve">e-applications </w:t>
      </w:r>
      <w:r w:rsidR="084E633B" w:rsidRPr="00022119">
        <w:rPr>
          <w:rFonts w:eastAsia="Verdana" w:cs="Verdana"/>
          <w:color w:val="222222"/>
          <w:szCs w:val="18"/>
        </w:rPr>
        <w:t>in greater numbers. In 2022, the number of online payments increased by 44%.</w:t>
      </w:r>
    </w:p>
    <w:p w14:paraId="20CB206D" w14:textId="77777777" w:rsidR="00DF50BA" w:rsidRPr="006F2CF7" w:rsidRDefault="00DF50BA" w:rsidP="00CA7FC8">
      <w:pPr>
        <w:pStyle w:val="Heading2"/>
      </w:pPr>
      <w:r w:rsidRPr="006F2CF7">
        <w:t>Knowledge Management</w:t>
      </w:r>
    </w:p>
    <w:p w14:paraId="2BA7ABC6" w14:textId="100BBE3C" w:rsidR="00DF50BA" w:rsidRPr="006F2CF7" w:rsidRDefault="00DF50BA" w:rsidP="00E63341">
      <w:pPr>
        <w:pStyle w:val="Subtitle"/>
      </w:pPr>
      <w:r w:rsidRPr="006F2CF7">
        <w:t>Administration Academy</w:t>
      </w:r>
    </w:p>
    <w:p w14:paraId="149FC76C" w14:textId="1BE8AD4B" w:rsidR="5B82EB16" w:rsidRPr="00022119" w:rsidRDefault="5B82EB16" w:rsidP="7D150CA6">
      <w:pPr>
        <w:rPr>
          <w:szCs w:val="18"/>
        </w:rPr>
      </w:pPr>
      <w:r w:rsidRPr="00022119">
        <w:rPr>
          <w:szCs w:val="18"/>
        </w:rPr>
        <w:t xml:space="preserve">The </w:t>
      </w:r>
      <w:hyperlink r:id="rId239" w:history="1">
        <w:r w:rsidRPr="00022119">
          <w:rPr>
            <w:rStyle w:val="Hyperlink"/>
            <w:szCs w:val="18"/>
          </w:rPr>
          <w:t>Administration Academy</w:t>
        </w:r>
      </w:hyperlink>
      <w:r w:rsidRPr="00022119">
        <w:rPr>
          <w:szCs w:val="18"/>
        </w:rPr>
        <w:t>, operating within the Ministry of Public Administration, organizes trainings and proficiency exams for civil servants.</w:t>
      </w:r>
      <w:r w:rsidR="009C3129" w:rsidRPr="00022119">
        <w:rPr>
          <w:szCs w:val="18"/>
        </w:rPr>
        <w:t xml:space="preserve"> </w:t>
      </w:r>
      <w:r w:rsidR="00040F1D">
        <w:rPr>
          <w:szCs w:val="18"/>
        </w:rPr>
        <w:t>To</w:t>
      </w:r>
      <w:r w:rsidRPr="00022119">
        <w:rPr>
          <w:szCs w:val="18"/>
        </w:rPr>
        <w:t xml:space="preserve"> organi</w:t>
      </w:r>
      <w:r w:rsidR="00040F1D">
        <w:rPr>
          <w:szCs w:val="18"/>
        </w:rPr>
        <w:t>se</w:t>
      </w:r>
      <w:r w:rsidRPr="00022119">
        <w:rPr>
          <w:szCs w:val="18"/>
        </w:rPr>
        <w:t>, coordinat</w:t>
      </w:r>
      <w:r w:rsidR="00040F1D">
        <w:rPr>
          <w:szCs w:val="18"/>
        </w:rPr>
        <w:t>e</w:t>
      </w:r>
      <w:r w:rsidRPr="00022119">
        <w:rPr>
          <w:szCs w:val="18"/>
        </w:rPr>
        <w:t>, administ</w:t>
      </w:r>
      <w:r w:rsidR="00040F1D">
        <w:rPr>
          <w:szCs w:val="18"/>
        </w:rPr>
        <w:t>e</w:t>
      </w:r>
      <w:r w:rsidRPr="00022119">
        <w:rPr>
          <w:szCs w:val="18"/>
        </w:rPr>
        <w:t>r and analys</w:t>
      </w:r>
      <w:r w:rsidR="00040F1D">
        <w:rPr>
          <w:szCs w:val="18"/>
        </w:rPr>
        <w:t>e</w:t>
      </w:r>
      <w:r w:rsidRPr="00022119">
        <w:rPr>
          <w:szCs w:val="18"/>
        </w:rPr>
        <w:t xml:space="preserve"> training</w:t>
      </w:r>
      <w:r w:rsidR="00040F1D">
        <w:rPr>
          <w:szCs w:val="18"/>
        </w:rPr>
        <w:t xml:space="preserve"> courses</w:t>
      </w:r>
      <w:r w:rsidRPr="00022119">
        <w:rPr>
          <w:szCs w:val="18"/>
        </w:rPr>
        <w:t xml:space="preserve">, </w:t>
      </w:r>
      <w:proofErr w:type="gramStart"/>
      <w:r w:rsidRPr="00022119">
        <w:rPr>
          <w:szCs w:val="18"/>
        </w:rPr>
        <w:t>programmes</w:t>
      </w:r>
      <w:proofErr w:type="gramEnd"/>
      <w:r w:rsidRPr="00022119">
        <w:rPr>
          <w:szCs w:val="18"/>
        </w:rPr>
        <w:t xml:space="preserve"> and proficiency exams</w:t>
      </w:r>
      <w:r w:rsidR="00040F1D">
        <w:rPr>
          <w:szCs w:val="18"/>
        </w:rPr>
        <w:t>,</w:t>
      </w:r>
      <w:r w:rsidRPr="00022119">
        <w:rPr>
          <w:szCs w:val="18"/>
        </w:rPr>
        <w:t xml:space="preserve"> the </w:t>
      </w:r>
      <w:proofErr w:type="spellStart"/>
      <w:r w:rsidRPr="00022119">
        <w:rPr>
          <w:szCs w:val="18"/>
        </w:rPr>
        <w:t>eUA</w:t>
      </w:r>
      <w:proofErr w:type="spellEnd"/>
      <w:r w:rsidRPr="00022119">
        <w:rPr>
          <w:szCs w:val="18"/>
        </w:rPr>
        <w:t xml:space="preserve"> Portal is used. The </w:t>
      </w:r>
      <w:r w:rsidR="00040F1D">
        <w:rPr>
          <w:szCs w:val="18"/>
        </w:rPr>
        <w:t>p</w:t>
      </w:r>
      <w:r w:rsidRPr="00022119">
        <w:rPr>
          <w:szCs w:val="18"/>
        </w:rPr>
        <w:t xml:space="preserve">ortal also serves as a tool for civil servants to register and track their training activities through an e-learning environment. The </w:t>
      </w:r>
      <w:r w:rsidR="00040F1D">
        <w:rPr>
          <w:szCs w:val="18"/>
        </w:rPr>
        <w:t>p</w:t>
      </w:r>
      <w:r w:rsidRPr="00022119">
        <w:rPr>
          <w:szCs w:val="18"/>
        </w:rPr>
        <w:t xml:space="preserve">ortal consists of a public </w:t>
      </w:r>
      <w:r w:rsidR="00040F1D">
        <w:rPr>
          <w:szCs w:val="18"/>
        </w:rPr>
        <w:t>w</w:t>
      </w:r>
      <w:r w:rsidRPr="00022119">
        <w:rPr>
          <w:szCs w:val="18"/>
        </w:rPr>
        <w:t xml:space="preserve">eb </w:t>
      </w:r>
      <w:r w:rsidR="00040F1D">
        <w:rPr>
          <w:szCs w:val="18"/>
        </w:rPr>
        <w:t>p</w:t>
      </w:r>
      <w:r w:rsidRPr="00022119">
        <w:rPr>
          <w:szCs w:val="18"/>
        </w:rPr>
        <w:t xml:space="preserve">age, an administrative </w:t>
      </w:r>
      <w:proofErr w:type="gramStart"/>
      <w:r w:rsidRPr="00022119">
        <w:rPr>
          <w:szCs w:val="18"/>
        </w:rPr>
        <w:t>environment</w:t>
      </w:r>
      <w:proofErr w:type="gramEnd"/>
      <w:r w:rsidRPr="00022119">
        <w:rPr>
          <w:szCs w:val="18"/>
        </w:rPr>
        <w:t xml:space="preserve"> and a learning environment. The module for proficiency exams is in progress. </w:t>
      </w:r>
      <w:r w:rsidR="00040F1D">
        <w:rPr>
          <w:szCs w:val="18"/>
        </w:rPr>
        <w:t>In 2023, under the RRF, t</w:t>
      </w:r>
      <w:r w:rsidRPr="00022119">
        <w:rPr>
          <w:szCs w:val="18"/>
        </w:rPr>
        <w:t xml:space="preserve">he Administration </w:t>
      </w:r>
      <w:proofErr w:type="gramStart"/>
      <w:r w:rsidRPr="00022119">
        <w:rPr>
          <w:szCs w:val="18"/>
        </w:rPr>
        <w:t>Academy  started</w:t>
      </w:r>
      <w:proofErr w:type="gramEnd"/>
      <w:r w:rsidRPr="00022119">
        <w:rPr>
          <w:szCs w:val="18"/>
        </w:rPr>
        <w:t xml:space="preserve"> the </w:t>
      </w:r>
      <w:r w:rsidR="00E11EAF">
        <w:rPr>
          <w:szCs w:val="18"/>
        </w:rPr>
        <w:t>programme</w:t>
      </w:r>
      <w:r w:rsidRPr="00022119">
        <w:rPr>
          <w:szCs w:val="18"/>
        </w:rPr>
        <w:t xml:space="preserve"> </w:t>
      </w:r>
      <w:r w:rsidR="00040F1D">
        <w:rPr>
          <w:szCs w:val="18"/>
        </w:rPr>
        <w:t>‘</w:t>
      </w:r>
      <w:r w:rsidRPr="00022119">
        <w:rPr>
          <w:szCs w:val="18"/>
        </w:rPr>
        <w:t>Strengthening the digital knowledge and skills of civil servants</w:t>
      </w:r>
      <w:r w:rsidR="00040F1D">
        <w:rPr>
          <w:szCs w:val="18"/>
        </w:rPr>
        <w:t>’</w:t>
      </w:r>
      <w:r w:rsidRPr="00022119">
        <w:rPr>
          <w:szCs w:val="18"/>
        </w:rPr>
        <w:t xml:space="preserve"> to improve the digital </w:t>
      </w:r>
      <w:r w:rsidR="00040F1D">
        <w:rPr>
          <w:szCs w:val="18"/>
        </w:rPr>
        <w:t>skills</w:t>
      </w:r>
      <w:r w:rsidR="00040F1D" w:rsidRPr="00022119">
        <w:rPr>
          <w:szCs w:val="18"/>
        </w:rPr>
        <w:t xml:space="preserve"> </w:t>
      </w:r>
      <w:r w:rsidRPr="00022119">
        <w:rPr>
          <w:szCs w:val="18"/>
        </w:rPr>
        <w:t>and awareness of civil servants.</w:t>
      </w:r>
    </w:p>
    <w:p w14:paraId="6A5F37DA" w14:textId="77777777" w:rsidR="00DF50BA" w:rsidRPr="006F2CF7" w:rsidRDefault="00DF50BA" w:rsidP="00E63341">
      <w:pPr>
        <w:pStyle w:val="Subtitle"/>
      </w:pPr>
      <w:r w:rsidRPr="006F2CF7">
        <w:lastRenderedPageBreak/>
        <w:t>JEP – Electronic Procedures Building Block</w:t>
      </w:r>
    </w:p>
    <w:p w14:paraId="61EEA845" w14:textId="77777777" w:rsidR="00DF50BA" w:rsidRPr="006F2CF7" w:rsidRDefault="00DF50BA" w:rsidP="00DF50BA">
      <w:pPr>
        <w:pStyle w:val="BodyText"/>
        <w:spacing w:after="0"/>
      </w:pPr>
      <w:r w:rsidRPr="006F2CF7">
        <w:t xml:space="preserve">The </w:t>
      </w:r>
      <w:hyperlink r:id="rId240" w:history="1">
        <w:r w:rsidRPr="006F2CF7">
          <w:rPr>
            <w:rStyle w:val="Hyperlink"/>
          </w:rPr>
          <w:t>JEP System</w:t>
        </w:r>
      </w:hyperlink>
      <w:r w:rsidRPr="006F2CF7">
        <w:t xml:space="preserve"> is an information solution for the full and simultaneous electronic implementation of public procedures. The JEP performs the function of a procedure and form editor </w:t>
      </w:r>
      <w:proofErr w:type="gramStart"/>
      <w:r w:rsidRPr="006F2CF7">
        <w:t>and also</w:t>
      </w:r>
      <w:proofErr w:type="gramEnd"/>
      <w:r w:rsidRPr="006F2CF7">
        <w:t xml:space="preserve"> includes a wizard to fill out electronic forms, including the eSignature and ePayment functions. The JEP sends a completed user request to the competent public authority or allows authorities that do not have their own document management system to handle the application within the system itself. The JEP integrates building blocks for data exchange and trust services (see Chapters 6.3 and 6.4).</w:t>
      </w:r>
    </w:p>
    <w:p w14:paraId="1BBA457F" w14:textId="5D9DDA58" w:rsidR="00DF50BA" w:rsidRPr="006F2CF7" w:rsidRDefault="00DF50BA" w:rsidP="00E63341">
      <w:pPr>
        <w:pStyle w:val="Subtitle"/>
      </w:pPr>
      <w:r w:rsidRPr="006F2CF7">
        <w:t>KRPAN – Document Management Building Block</w:t>
      </w:r>
      <w:r w:rsidR="00567C50" w:rsidRPr="006F2CF7">
        <w:t xml:space="preserve"> </w:t>
      </w:r>
    </w:p>
    <w:p w14:paraId="1CBF81DC" w14:textId="6EF7046F" w:rsidR="00E40533" w:rsidRPr="006F2CF7" w:rsidRDefault="00DF50BA" w:rsidP="00E77020">
      <w:pPr>
        <w:pStyle w:val="BodyText"/>
        <w:spacing w:after="0"/>
      </w:pPr>
      <w:r w:rsidRPr="006F2CF7">
        <w:t xml:space="preserve">With the </w:t>
      </w:r>
      <w:hyperlink r:id="rId241">
        <w:r w:rsidRPr="006F2CF7">
          <w:rPr>
            <w:rStyle w:val="Hyperlink"/>
          </w:rPr>
          <w:t>KRPAN Information System</w:t>
        </w:r>
      </w:hyperlink>
      <w:r w:rsidRPr="006F2CF7">
        <w:t>, Slovenia is introducing a single, technologically updated, flexible, easily scalable and advanced information solution for the public sector to support the management of documentary material installed on the central information infrastructure of the Ministry of Public Administration. It enables government employees to work with documentary material faster, more flexibly and more efficiently. The KRPAN Information System provides secure capture and management of original and copy documentary material in digital form. It supports the recording and management of general and administrative matters and document lists, supports work with government materials, with eInvoices and other financial accounting documents and travel orders.</w:t>
      </w:r>
      <w:r w:rsidR="00B430C5" w:rsidRPr="006F2CF7">
        <w:t xml:space="preserve"> </w:t>
      </w:r>
      <w:r w:rsidRPr="006F2CF7">
        <w:t xml:space="preserve">The modular design of this solution is upgrade-friendly, i.e. it is suited to increase the number of users and the volume of data, to change and complement functionalities, to change the internal organisation of users and to connect with other information systems. It offers other information systems and individuals’ central functions, such as: capture of physical material, central numbering, signing of documents, </w:t>
      </w:r>
      <w:r w:rsidR="0033383B" w:rsidRPr="006F2CF7">
        <w:t>validation,</w:t>
      </w:r>
      <w:r w:rsidRPr="006F2CF7">
        <w:t xml:space="preserve"> and shipping of documents. </w:t>
      </w:r>
      <w:proofErr w:type="gramStart"/>
      <w:r w:rsidRPr="006F2CF7">
        <w:t>For the purpose of</w:t>
      </w:r>
      <w:proofErr w:type="gramEnd"/>
      <w:r w:rsidRPr="006F2CF7">
        <w:t xml:space="preserve"> safe and legal long-term storage, central storage of electronic material has been established within the project, which is also available to other State administration bodies’ information solutions. With the new unified information solution, user-friendly interface and mobile access, employees of the State administration get a unified, faster, </w:t>
      </w:r>
      <w:proofErr w:type="gramStart"/>
      <w:r w:rsidRPr="006F2CF7">
        <w:t>cheaper</w:t>
      </w:r>
      <w:proofErr w:type="gramEnd"/>
      <w:r w:rsidRPr="006F2CF7">
        <w:t xml:space="preserve"> and safer tool for working with documentary material. </w:t>
      </w:r>
    </w:p>
    <w:p w14:paraId="6F95B011" w14:textId="51770163" w:rsidR="00E40533" w:rsidRPr="006F2CF7" w:rsidRDefault="00E40533" w:rsidP="00E63341">
      <w:pPr>
        <w:pStyle w:val="Subtitle"/>
      </w:pPr>
      <w:r w:rsidRPr="006F2CF7">
        <w:t>AI4SI platform</w:t>
      </w:r>
    </w:p>
    <w:p w14:paraId="299B5A6A" w14:textId="3601C032" w:rsidR="00E40533" w:rsidRPr="00022119" w:rsidRDefault="00000000" w:rsidP="00E77020">
      <w:pPr>
        <w:rPr>
          <w:szCs w:val="18"/>
        </w:rPr>
      </w:pPr>
      <w:hyperlink r:id="rId242" w:history="1">
        <w:r w:rsidR="00E40533" w:rsidRPr="00022119">
          <w:rPr>
            <w:rStyle w:val="Hyperlink"/>
            <w:szCs w:val="18"/>
          </w:rPr>
          <w:t>AI4SI</w:t>
        </w:r>
      </w:hyperlink>
      <w:r w:rsidR="00E40533" w:rsidRPr="00022119">
        <w:rPr>
          <w:szCs w:val="18"/>
        </w:rPr>
        <w:t xml:space="preserve"> is a non-profit think tank and multistakeholder platform of representatives from supply &amp; demand side, NGOs, research and development and government that aims to promote, </w:t>
      </w:r>
      <w:r w:rsidR="0033383B" w:rsidRPr="00022119">
        <w:rPr>
          <w:szCs w:val="18"/>
        </w:rPr>
        <w:t>coordinate,</w:t>
      </w:r>
      <w:r w:rsidR="00E40533" w:rsidRPr="00022119">
        <w:rPr>
          <w:szCs w:val="18"/>
        </w:rPr>
        <w:t xml:space="preserve"> and organize efficient knowledge transfer from AI research to implementation in companies and organizations.</w:t>
      </w:r>
    </w:p>
    <w:p w14:paraId="4E923A32" w14:textId="484CD0FD" w:rsidR="00DF50BA" w:rsidRPr="006F2CF7" w:rsidRDefault="00DF50BA" w:rsidP="00CA7FC8">
      <w:pPr>
        <w:pStyle w:val="Heading2"/>
      </w:pPr>
      <w:bookmarkStart w:id="37" w:name="_Hlk130475495"/>
      <w:r w:rsidRPr="006F2CF7">
        <w:t xml:space="preserve">Cross-border </w:t>
      </w:r>
      <w:r w:rsidR="00E63341">
        <w:t>I</w:t>
      </w:r>
      <w:r w:rsidR="004D38A8" w:rsidRPr="006F2CF7">
        <w:t>nfrastructure</w:t>
      </w:r>
    </w:p>
    <w:p w14:paraId="5ACF7218" w14:textId="22A51B21" w:rsidR="00DF50BA" w:rsidRPr="006F2CF7" w:rsidRDefault="00DF50BA" w:rsidP="00E63341">
      <w:pPr>
        <w:pStyle w:val="Subtitle"/>
      </w:pPr>
      <w:r w:rsidRPr="006F2CF7">
        <w:t xml:space="preserve">Digital Europe for All </w:t>
      </w:r>
    </w:p>
    <w:p w14:paraId="760FEB84" w14:textId="3413EB33" w:rsidR="00DF50BA" w:rsidRPr="00022119" w:rsidRDefault="00000000" w:rsidP="00DF50BA">
      <w:pPr>
        <w:rPr>
          <w:szCs w:val="18"/>
        </w:rPr>
      </w:pPr>
      <w:hyperlink r:id="rId243">
        <w:r w:rsidR="00DF50BA" w:rsidRPr="00022119">
          <w:rPr>
            <w:rStyle w:val="Hyperlink"/>
            <w:szCs w:val="18"/>
          </w:rPr>
          <w:t>Digital Europe for All</w:t>
        </w:r>
      </w:hyperlink>
      <w:r w:rsidR="00DF50BA" w:rsidRPr="00022119">
        <w:rPr>
          <w:szCs w:val="18"/>
        </w:rPr>
        <w:t xml:space="preserve"> (DE4A) </w:t>
      </w:r>
      <w:r w:rsidR="5FAFD004" w:rsidRPr="00022119">
        <w:rPr>
          <w:szCs w:val="18"/>
        </w:rPr>
        <w:t xml:space="preserve">is </w:t>
      </w:r>
      <w:r w:rsidR="2E81F249" w:rsidRPr="00022119">
        <w:rPr>
          <w:szCs w:val="18"/>
        </w:rPr>
        <w:t>a</w:t>
      </w:r>
      <w:r w:rsidR="00DF50BA" w:rsidRPr="00022119">
        <w:rPr>
          <w:szCs w:val="18"/>
        </w:rPr>
        <w:t xml:space="preserve"> large</w:t>
      </w:r>
      <w:r w:rsidR="00040F1D">
        <w:rPr>
          <w:szCs w:val="18"/>
        </w:rPr>
        <w:t>-</w:t>
      </w:r>
      <w:r w:rsidR="00DF50BA" w:rsidRPr="00022119">
        <w:rPr>
          <w:szCs w:val="18"/>
        </w:rPr>
        <w:t xml:space="preserve">scale pilot </w:t>
      </w:r>
      <w:r w:rsidR="27E77A3F" w:rsidRPr="00022119">
        <w:rPr>
          <w:szCs w:val="18"/>
        </w:rPr>
        <w:t>aim</w:t>
      </w:r>
      <w:r w:rsidR="00040F1D">
        <w:rPr>
          <w:szCs w:val="18"/>
        </w:rPr>
        <w:t>ed</w:t>
      </w:r>
      <w:r w:rsidR="27E77A3F" w:rsidRPr="00022119">
        <w:rPr>
          <w:szCs w:val="18"/>
        </w:rPr>
        <w:t xml:space="preserve"> to explore the possibilities of implementing </w:t>
      </w:r>
      <w:r w:rsidR="00040F1D">
        <w:rPr>
          <w:szCs w:val="18"/>
        </w:rPr>
        <w:t xml:space="preserve">the </w:t>
      </w:r>
      <w:r w:rsidR="27E77A3F" w:rsidRPr="00022119">
        <w:rPr>
          <w:szCs w:val="18"/>
        </w:rPr>
        <w:t xml:space="preserve">Single Digital Gateway Regulation, especially the implementation of </w:t>
      </w:r>
      <w:r w:rsidR="00040F1D">
        <w:rPr>
          <w:szCs w:val="18"/>
        </w:rPr>
        <w:t xml:space="preserve">the </w:t>
      </w:r>
      <w:r w:rsidR="27E77A3F" w:rsidRPr="00022119">
        <w:rPr>
          <w:szCs w:val="18"/>
        </w:rPr>
        <w:t>Once-Only principle.</w:t>
      </w:r>
      <w:r w:rsidR="00DF50BA" w:rsidRPr="00022119">
        <w:rPr>
          <w:szCs w:val="18"/>
        </w:rPr>
        <w:t xml:space="preserve"> Its overarching goal is to reinforce trust in public institutions and to unleash multiple measurable positive impacts in terms of efficiency gains and reduction of current administrative burden and costs. These goals are rooted in a toolkit for extended semantic interoperability and in the secure, privacy-</w:t>
      </w:r>
      <w:r w:rsidR="28647C03" w:rsidRPr="00022119">
        <w:rPr>
          <w:szCs w:val="18"/>
        </w:rPr>
        <w:t>preserving,</w:t>
      </w:r>
      <w:r w:rsidR="00DF50BA" w:rsidRPr="00022119">
        <w:rPr>
          <w:szCs w:val="18"/>
        </w:rPr>
        <w:t xml:space="preserve"> and trustworthy realisation of </w:t>
      </w:r>
      <w:r w:rsidR="00040F1D">
        <w:rPr>
          <w:szCs w:val="18"/>
        </w:rPr>
        <w:t xml:space="preserve">the </w:t>
      </w:r>
      <w:r w:rsidR="00DF50BA" w:rsidRPr="00022119">
        <w:rPr>
          <w:szCs w:val="18"/>
        </w:rPr>
        <w:t xml:space="preserve">fundamental Once-Only </w:t>
      </w:r>
      <w:r w:rsidR="6CF2F5D4" w:rsidRPr="00022119">
        <w:rPr>
          <w:szCs w:val="18"/>
        </w:rPr>
        <w:t>P</w:t>
      </w:r>
      <w:r w:rsidR="00DF50BA" w:rsidRPr="00022119">
        <w:rPr>
          <w:szCs w:val="18"/>
        </w:rPr>
        <w:t>rinciple</w:t>
      </w:r>
      <w:r w:rsidR="317A3F48" w:rsidRPr="00022119">
        <w:rPr>
          <w:szCs w:val="18"/>
        </w:rPr>
        <w:t xml:space="preserve"> (OOP)</w:t>
      </w:r>
      <w:r w:rsidR="432A6EBE" w:rsidRPr="00022119">
        <w:rPr>
          <w:szCs w:val="18"/>
        </w:rPr>
        <w:t>.</w:t>
      </w:r>
      <w:r w:rsidR="00B430C5" w:rsidRPr="00022119">
        <w:rPr>
          <w:szCs w:val="18"/>
        </w:rPr>
        <w:t xml:space="preserve"> </w:t>
      </w:r>
      <w:r w:rsidR="00DF50BA" w:rsidRPr="00022119">
        <w:rPr>
          <w:szCs w:val="18"/>
        </w:rPr>
        <w:t xml:space="preserve">The Ministry of Public Administration takes part in the citizen mobility eService </w:t>
      </w:r>
      <w:r w:rsidR="760188BB" w:rsidRPr="00022119">
        <w:rPr>
          <w:szCs w:val="18"/>
        </w:rPr>
        <w:t xml:space="preserve">as data provider of different </w:t>
      </w:r>
      <w:r w:rsidR="43289C6C" w:rsidRPr="00022119">
        <w:rPr>
          <w:szCs w:val="18"/>
        </w:rPr>
        <w:t>evidence</w:t>
      </w:r>
      <w:r w:rsidR="760188BB" w:rsidRPr="00022119">
        <w:rPr>
          <w:szCs w:val="18"/>
        </w:rPr>
        <w:t xml:space="preserve"> from the central population register </w:t>
      </w:r>
      <w:r w:rsidR="00DF50BA" w:rsidRPr="00022119">
        <w:rPr>
          <w:szCs w:val="18"/>
        </w:rPr>
        <w:t>and contributes to the OOP development at EU level.</w:t>
      </w:r>
      <w:r w:rsidR="00B430C5" w:rsidRPr="00022119">
        <w:rPr>
          <w:szCs w:val="18"/>
        </w:rPr>
        <w:t xml:space="preserve"> </w:t>
      </w:r>
      <w:r w:rsidR="00DF50BA" w:rsidRPr="00022119">
        <w:rPr>
          <w:szCs w:val="18"/>
        </w:rPr>
        <w:t>DE4A is funded by the EU Horizon 2020 research and innovation programme under grant agreement No. 870635.</w:t>
      </w:r>
    </w:p>
    <w:bookmarkEnd w:id="37"/>
    <w:p w14:paraId="5BCB1C5D" w14:textId="4380AEFC" w:rsidR="00DF50BA" w:rsidRPr="006F2CF7" w:rsidRDefault="00DF50BA" w:rsidP="00CA7FC8">
      <w:pPr>
        <w:pStyle w:val="Heading2"/>
      </w:pPr>
      <w:r w:rsidRPr="006F2CF7">
        <w:t xml:space="preserve">Base </w:t>
      </w:r>
      <w:r w:rsidR="00E63341">
        <w:t>R</w:t>
      </w:r>
      <w:r w:rsidRPr="006F2CF7">
        <w:t>egistries</w:t>
      </w:r>
    </w:p>
    <w:p w14:paraId="1A0C0DE7" w14:textId="77777777" w:rsidR="00DF50BA" w:rsidRPr="006F2CF7" w:rsidRDefault="00DF50BA" w:rsidP="00E63341">
      <w:pPr>
        <w:pStyle w:val="Subtitle"/>
      </w:pPr>
      <w:r w:rsidRPr="006F2CF7">
        <w:t>Beneficial Owners Register</w:t>
      </w:r>
    </w:p>
    <w:p w14:paraId="5B7E22E5" w14:textId="77777777" w:rsidR="00DF50BA" w:rsidRPr="00022119" w:rsidRDefault="00DF50BA" w:rsidP="00DF50BA">
      <w:pPr>
        <w:rPr>
          <w:szCs w:val="18"/>
        </w:rPr>
      </w:pPr>
      <w:r w:rsidRPr="00022119">
        <w:rPr>
          <w:szCs w:val="18"/>
        </w:rPr>
        <w:t xml:space="preserve">In December 2017, the </w:t>
      </w:r>
      <w:hyperlink r:id="rId244" w:history="1">
        <w:r w:rsidRPr="00022119">
          <w:rPr>
            <w:rStyle w:val="Hyperlink"/>
            <w:szCs w:val="18"/>
          </w:rPr>
          <w:t>Agency of the Republic of Slovenia for Public Legal Records and Related Services (AJPES)</w:t>
        </w:r>
      </w:hyperlink>
      <w:r w:rsidRPr="00022119">
        <w:rPr>
          <w:szCs w:val="18"/>
        </w:rPr>
        <w:t xml:space="preserve"> established the </w:t>
      </w:r>
      <w:hyperlink r:id="rId245">
        <w:r w:rsidRPr="00022119">
          <w:rPr>
            <w:rStyle w:val="Hyperlink"/>
            <w:szCs w:val="18"/>
          </w:rPr>
          <w:t>Beneficial Owners Register</w:t>
        </w:r>
      </w:hyperlink>
      <w:r w:rsidRPr="00022119">
        <w:rPr>
          <w:szCs w:val="18"/>
        </w:rPr>
        <w:t xml:space="preserve"> in cooperation with </w:t>
      </w:r>
      <w:r w:rsidRPr="00022119">
        <w:rPr>
          <w:rStyle w:val="Hyperlink"/>
          <w:color w:val="auto"/>
          <w:szCs w:val="18"/>
        </w:rPr>
        <w:t xml:space="preserve">the </w:t>
      </w:r>
      <w:hyperlink r:id="rId246">
        <w:r w:rsidRPr="00022119">
          <w:rPr>
            <w:rStyle w:val="Hyperlink"/>
            <w:szCs w:val="18"/>
          </w:rPr>
          <w:t>Office for Money Laundering Prevention</w:t>
        </w:r>
      </w:hyperlink>
      <w:r w:rsidRPr="00022119">
        <w:rPr>
          <w:rStyle w:val="Hyperlink"/>
          <w:szCs w:val="18"/>
        </w:rPr>
        <w:t xml:space="preserve"> of the Republic of Slovenia</w:t>
      </w:r>
      <w:r w:rsidRPr="00022119">
        <w:rPr>
          <w:szCs w:val="18"/>
        </w:rPr>
        <w:t xml:space="preserve">. The register was established based on the </w:t>
      </w:r>
      <w:hyperlink r:id="rId247" w:history="1">
        <w:r w:rsidRPr="00022119">
          <w:rPr>
            <w:rStyle w:val="Hyperlink"/>
            <w:szCs w:val="18"/>
          </w:rPr>
          <w:t>Prevention of Money Laundering and Terrorism Financing Act</w:t>
        </w:r>
      </w:hyperlink>
      <w:r w:rsidRPr="00022119">
        <w:rPr>
          <w:szCs w:val="18"/>
        </w:rPr>
        <w:t xml:space="preserve">. The Beneficial Owners Register is the main repository of beneficial ownership information, since the identification of a natural </w:t>
      </w:r>
      <w:r w:rsidRPr="00022119">
        <w:rPr>
          <w:szCs w:val="18"/>
        </w:rPr>
        <w:lastRenderedPageBreak/>
        <w:t xml:space="preserve">person that is owning or controlling a business entity is one of the conditions for the successful prevention of money laundering and terrorism financing. The purpose for establishing a Beneficial Owners Register was to ensure transparency in the ownership structures of business entities and to provide law enforcement authorities with access to credible information. </w:t>
      </w:r>
      <w:hyperlink r:id="rId248" w:history="1">
        <w:r w:rsidRPr="00022119">
          <w:rPr>
            <w:rStyle w:val="Hyperlink"/>
            <w:szCs w:val="18"/>
          </w:rPr>
          <w:t>Legal entities were obliged</w:t>
        </w:r>
      </w:hyperlink>
      <w:r w:rsidRPr="00022119">
        <w:rPr>
          <w:szCs w:val="18"/>
        </w:rPr>
        <w:t xml:space="preserve"> to enter the data on their beneficial owners. The purpose was to implement anti-money laundering and terrorism financing measures. Since then, public data about beneficial owners have been publicly accessible, with authorised entities having access to all data in the register.</w:t>
      </w:r>
    </w:p>
    <w:p w14:paraId="110D8C14" w14:textId="77777777" w:rsidR="00DF50BA" w:rsidRPr="006F2CF7" w:rsidRDefault="00000000" w:rsidP="00E63341">
      <w:pPr>
        <w:pStyle w:val="Subtitle"/>
        <w:rPr>
          <w:rStyle w:val="tlid-translation"/>
          <w:rFonts w:ascii="Verdana" w:hAnsi="Verdana"/>
        </w:rPr>
      </w:pPr>
      <w:hyperlink r:id="rId249" w:history="1">
        <w:r w:rsidR="00DF50BA" w:rsidRPr="006F2CF7">
          <w:rPr>
            <w:rStyle w:val="tlid-translation"/>
            <w:rFonts w:ascii="Verdana" w:hAnsi="Verdana"/>
          </w:rPr>
          <w:t xml:space="preserve">Register of Accommodation Facilities and </w:t>
        </w:r>
        <w:proofErr w:type="spellStart"/>
        <w:r w:rsidR="00DF50BA" w:rsidRPr="006F2CF7">
          <w:rPr>
            <w:rStyle w:val="tlid-translation"/>
            <w:rFonts w:ascii="Verdana" w:hAnsi="Verdana"/>
          </w:rPr>
          <w:t>eTourism</w:t>
        </w:r>
        <w:proofErr w:type="spellEnd"/>
      </w:hyperlink>
      <w:r w:rsidR="00DF50BA" w:rsidRPr="006F2CF7">
        <w:rPr>
          <w:rStyle w:val="tlid-translation"/>
          <w:rFonts w:ascii="Verdana" w:hAnsi="Verdana"/>
        </w:rPr>
        <w:t xml:space="preserve"> System</w:t>
      </w:r>
    </w:p>
    <w:p w14:paraId="1D8E8EB2" w14:textId="7CB5A267" w:rsidR="00DF50BA" w:rsidRPr="00022119" w:rsidRDefault="00DF50BA" w:rsidP="00DF50BA">
      <w:pPr>
        <w:rPr>
          <w:szCs w:val="18"/>
        </w:rPr>
      </w:pPr>
      <w:r w:rsidRPr="00022119">
        <w:rPr>
          <w:szCs w:val="18"/>
        </w:rPr>
        <w:t xml:space="preserve">In December 2017, AJPES established the </w:t>
      </w:r>
      <w:hyperlink r:id="rId250" w:tgtFrame="_blank" w:history="1">
        <w:r w:rsidRPr="00022119">
          <w:rPr>
            <w:rStyle w:val="Hyperlink"/>
            <w:szCs w:val="18"/>
          </w:rPr>
          <w:t xml:space="preserve">Register of Accommodation Facilities and </w:t>
        </w:r>
        <w:proofErr w:type="spellStart"/>
        <w:r w:rsidRPr="00022119">
          <w:rPr>
            <w:rStyle w:val="Hyperlink"/>
            <w:szCs w:val="18"/>
          </w:rPr>
          <w:t>eTourism</w:t>
        </w:r>
        <w:proofErr w:type="spellEnd"/>
      </w:hyperlink>
      <w:r w:rsidRPr="00022119">
        <w:rPr>
          <w:szCs w:val="18"/>
        </w:rPr>
        <w:t xml:space="preserve"> System. The register was implemented on the legal basis of the Hospitality Industry Act and the </w:t>
      </w:r>
      <w:proofErr w:type="spellStart"/>
      <w:r w:rsidRPr="00022119">
        <w:rPr>
          <w:szCs w:val="18"/>
        </w:rPr>
        <w:t>eTourism</w:t>
      </w:r>
      <w:proofErr w:type="spellEnd"/>
      <w:r w:rsidRPr="00022119">
        <w:rPr>
          <w:szCs w:val="18"/>
        </w:rPr>
        <w:t xml:space="preserve"> System under the Residence Registration Act. The following three goals were achieved by the register and the </w:t>
      </w:r>
      <w:proofErr w:type="spellStart"/>
      <w:r w:rsidRPr="00022119">
        <w:rPr>
          <w:szCs w:val="18"/>
        </w:rPr>
        <w:t>eTourism</w:t>
      </w:r>
      <w:proofErr w:type="spellEnd"/>
      <w:r w:rsidRPr="00022119">
        <w:rPr>
          <w:szCs w:val="18"/>
        </w:rPr>
        <w:t xml:space="preserve"> System:</w:t>
      </w:r>
      <w:r w:rsidR="00B430C5" w:rsidRPr="00022119">
        <w:rPr>
          <w:szCs w:val="18"/>
        </w:rPr>
        <w:t xml:space="preserve"> </w:t>
      </w:r>
      <w:r w:rsidR="00040F1D">
        <w:rPr>
          <w:szCs w:val="18"/>
        </w:rPr>
        <w:t>(</w:t>
      </w:r>
      <w:proofErr w:type="spellStart"/>
      <w:r w:rsidR="00040F1D">
        <w:rPr>
          <w:szCs w:val="18"/>
        </w:rPr>
        <w:t>i</w:t>
      </w:r>
      <w:proofErr w:type="spellEnd"/>
      <w:r w:rsidR="00040F1D">
        <w:rPr>
          <w:szCs w:val="18"/>
        </w:rPr>
        <w:t xml:space="preserve">) </w:t>
      </w:r>
      <w:r w:rsidR="00B430C5" w:rsidRPr="00022119">
        <w:rPr>
          <w:szCs w:val="18"/>
        </w:rPr>
        <w:t>e</w:t>
      </w:r>
      <w:r w:rsidRPr="00022119">
        <w:rPr>
          <w:szCs w:val="18"/>
        </w:rPr>
        <w:t xml:space="preserve">stablishment of unique evidence of all accommodation facilities </w:t>
      </w:r>
      <w:r w:rsidR="00AE0407">
        <w:rPr>
          <w:szCs w:val="18"/>
        </w:rPr>
        <w:t>(i.e.</w:t>
      </w:r>
      <w:r w:rsidRPr="00022119">
        <w:rPr>
          <w:szCs w:val="18"/>
        </w:rPr>
        <w:t xml:space="preserve"> the Register of Accommodation Facilities</w:t>
      </w:r>
      <w:r w:rsidR="00AE0407">
        <w:rPr>
          <w:szCs w:val="18"/>
        </w:rPr>
        <w:t>);</w:t>
      </w:r>
      <w:r w:rsidR="00B430C5" w:rsidRPr="00022119">
        <w:rPr>
          <w:szCs w:val="18"/>
        </w:rPr>
        <w:t xml:space="preserve"> </w:t>
      </w:r>
      <w:r w:rsidR="00AE0407">
        <w:rPr>
          <w:szCs w:val="18"/>
        </w:rPr>
        <w:t xml:space="preserve">(ii) </w:t>
      </w:r>
      <w:r w:rsidR="00B430C5" w:rsidRPr="00022119">
        <w:rPr>
          <w:szCs w:val="18"/>
        </w:rPr>
        <w:t>u</w:t>
      </w:r>
      <w:r w:rsidRPr="00022119">
        <w:rPr>
          <w:szCs w:val="18"/>
        </w:rPr>
        <w:t>nified reporting of guest book data from all accommodation facilities</w:t>
      </w:r>
      <w:r w:rsidR="00AE0407">
        <w:rPr>
          <w:szCs w:val="18"/>
        </w:rPr>
        <w:t>,</w:t>
      </w:r>
      <w:r w:rsidRPr="00022119">
        <w:rPr>
          <w:szCs w:val="18"/>
        </w:rPr>
        <w:t xml:space="preserve"> and</w:t>
      </w:r>
      <w:r w:rsidR="00B430C5" w:rsidRPr="00022119">
        <w:rPr>
          <w:szCs w:val="18"/>
        </w:rPr>
        <w:t xml:space="preserve"> </w:t>
      </w:r>
      <w:r w:rsidR="00AE0407">
        <w:rPr>
          <w:szCs w:val="18"/>
        </w:rPr>
        <w:t xml:space="preserve">(iii) </w:t>
      </w:r>
      <w:r w:rsidR="00B430C5" w:rsidRPr="00022119">
        <w:rPr>
          <w:szCs w:val="18"/>
        </w:rPr>
        <w:t>r</w:t>
      </w:r>
      <w:r w:rsidRPr="00022119">
        <w:rPr>
          <w:szCs w:val="18"/>
        </w:rPr>
        <w:t xml:space="preserve">eduction of </w:t>
      </w:r>
      <w:r w:rsidR="00AE0407">
        <w:rPr>
          <w:szCs w:val="18"/>
        </w:rPr>
        <w:t xml:space="preserve">the </w:t>
      </w:r>
      <w:r w:rsidRPr="00022119">
        <w:rPr>
          <w:szCs w:val="18"/>
        </w:rPr>
        <w:t>administrative burden and costs for both reporters and recipients.</w:t>
      </w:r>
      <w:r w:rsidR="00B430C5" w:rsidRPr="00022119">
        <w:rPr>
          <w:szCs w:val="18"/>
        </w:rPr>
        <w:t xml:space="preserve"> </w:t>
      </w:r>
      <w:r w:rsidRPr="00022119">
        <w:rPr>
          <w:iCs/>
          <w:szCs w:val="18"/>
        </w:rPr>
        <w:t xml:space="preserve">The Register of Accommodation Facilities is publicly accessible free of charge on the AJPES web portal. To simplify the reporting of information and to increase the quality of the collected data, the owners of accommodation facilities report guest arrival information only once through the AJPES </w:t>
      </w:r>
      <w:proofErr w:type="spellStart"/>
      <w:r w:rsidRPr="00022119">
        <w:rPr>
          <w:iCs/>
          <w:szCs w:val="18"/>
        </w:rPr>
        <w:t>eTourism</w:t>
      </w:r>
      <w:proofErr w:type="spellEnd"/>
      <w:r w:rsidRPr="00022119">
        <w:rPr>
          <w:iCs/>
          <w:szCs w:val="18"/>
        </w:rPr>
        <w:t xml:space="preserve"> System. Previously, such reporting was carried out separately to the Police, the Statistical Office of the Republic of </w:t>
      </w:r>
      <w:proofErr w:type="gramStart"/>
      <w:r w:rsidRPr="00022119">
        <w:rPr>
          <w:iCs/>
          <w:szCs w:val="18"/>
        </w:rPr>
        <w:t>Slovenia</w:t>
      </w:r>
      <w:proofErr w:type="gramEnd"/>
      <w:r w:rsidRPr="00022119">
        <w:rPr>
          <w:iCs/>
          <w:szCs w:val="18"/>
        </w:rPr>
        <w:t xml:space="preserve"> and the municipalities. With this new arrangement, AJPES provides collected data for the purpose of keeping records of guests, for statistical purposes and for tax collection purposes.</w:t>
      </w:r>
    </w:p>
    <w:p w14:paraId="0104F46C" w14:textId="77777777" w:rsidR="00DF50BA" w:rsidRPr="006F2CF7" w:rsidRDefault="00DF50BA" w:rsidP="00E63341">
      <w:pPr>
        <w:pStyle w:val="Subtitle"/>
        <w:rPr>
          <w:rStyle w:val="tlid-translation"/>
          <w:rFonts w:ascii="Verdana" w:hAnsi="Verdana"/>
        </w:rPr>
      </w:pPr>
      <w:r w:rsidRPr="006F2CF7">
        <w:rPr>
          <w:rStyle w:val="tlid-translation"/>
          <w:rFonts w:ascii="Verdana" w:hAnsi="Verdana"/>
        </w:rPr>
        <w:t>Register of Deaths, Births and Marriages</w:t>
      </w:r>
    </w:p>
    <w:p w14:paraId="362177BA" w14:textId="77777777" w:rsidR="00DF50BA" w:rsidRPr="00022119" w:rsidRDefault="00DF50BA" w:rsidP="00DF50BA">
      <w:pPr>
        <w:rPr>
          <w:rFonts w:eastAsia="Calibri" w:cs="Calibri"/>
          <w:color w:val="2F5597"/>
          <w:szCs w:val="18"/>
        </w:rPr>
      </w:pPr>
      <w:r w:rsidRPr="00022119">
        <w:rPr>
          <w:iCs/>
          <w:szCs w:val="18"/>
        </w:rPr>
        <w:t>The</w:t>
      </w:r>
      <w:hyperlink r:id="rId251" w:history="1">
        <w:r w:rsidRPr="00022119">
          <w:rPr>
            <w:rStyle w:val="Hyperlink"/>
            <w:iCs/>
            <w:szCs w:val="18"/>
          </w:rPr>
          <w:t xml:space="preserve"> register</w:t>
        </w:r>
      </w:hyperlink>
      <w:r w:rsidRPr="00022119">
        <w:rPr>
          <w:iCs/>
          <w:szCs w:val="18"/>
        </w:rPr>
        <w:t xml:space="preserve"> is a computerised </w:t>
      </w:r>
      <w:hyperlink r:id="rId252" w:history="1">
        <w:r w:rsidRPr="00022119">
          <w:rPr>
            <w:rStyle w:val="Hyperlink"/>
            <w:iCs/>
            <w:szCs w:val="18"/>
          </w:rPr>
          <w:t>database</w:t>
        </w:r>
      </w:hyperlink>
      <w:r w:rsidRPr="00022119">
        <w:rPr>
          <w:iCs/>
          <w:szCs w:val="18"/>
        </w:rPr>
        <w:t xml:space="preserve"> in which the following events are recorded: birth, marriage or partnership and death, as well as other facts provided for by law. The Civil Register shows the personal status of citizens of the Republic of Slovenia and a record of births, marriages or partnerships and deaths of foreign nationals who have occurred in the territory of the Republic of Slovenia. An integral part of the civil register is the collection of documents which form the basis for the entry in the civil register. </w:t>
      </w:r>
      <w:r w:rsidRPr="00022119">
        <w:rPr>
          <w:rFonts w:eastAsia="Calibri" w:cs="Calibri"/>
          <w:color w:val="2F5597"/>
          <w:szCs w:val="18"/>
        </w:rPr>
        <w:t xml:space="preserve"> </w:t>
      </w:r>
    </w:p>
    <w:p w14:paraId="3CFADFA8" w14:textId="77777777" w:rsidR="00DF50BA" w:rsidRPr="006F2CF7" w:rsidRDefault="00DF50BA" w:rsidP="00E63341">
      <w:pPr>
        <w:pStyle w:val="Subtitle"/>
      </w:pPr>
      <w:r w:rsidRPr="006F2CF7">
        <w:rPr>
          <w:rStyle w:val="tlid-translation"/>
          <w:rFonts w:ascii="Verdana" w:hAnsi="Verdana"/>
        </w:rPr>
        <w:t>Permanent Residence Register</w:t>
      </w:r>
      <w:r w:rsidRPr="006F2CF7">
        <w:rPr>
          <w:rFonts w:eastAsia="Calibri" w:cs="Calibri"/>
          <w:color w:val="2F5597"/>
        </w:rPr>
        <w:t xml:space="preserve"> </w:t>
      </w:r>
    </w:p>
    <w:p w14:paraId="7F63011A" w14:textId="557DD7FE" w:rsidR="00DF50BA" w:rsidRPr="00022119" w:rsidRDefault="00DF50BA" w:rsidP="00DF50BA">
      <w:pPr>
        <w:rPr>
          <w:iCs/>
          <w:szCs w:val="18"/>
        </w:rPr>
      </w:pPr>
      <w:r w:rsidRPr="00022119">
        <w:rPr>
          <w:iCs/>
          <w:szCs w:val="18"/>
        </w:rPr>
        <w:t xml:space="preserve">Data on permanent and temporary residences in the Republic of Slovenia, permanent and temporary addresses abroad and addresses for service of individuals are kept, processed, stored and used in the </w:t>
      </w:r>
      <w:hyperlink r:id="rId253" w:history="1">
        <w:r w:rsidRPr="00022119">
          <w:rPr>
            <w:rStyle w:val="Hyperlink"/>
            <w:szCs w:val="18"/>
          </w:rPr>
          <w:t>Register of Permanent Re</w:t>
        </w:r>
        <w:r w:rsidRPr="00022119">
          <w:rPr>
            <w:rStyle w:val="Hyperlink"/>
            <w:iCs/>
            <w:szCs w:val="18"/>
          </w:rPr>
          <w:t>sidence</w:t>
        </w:r>
      </w:hyperlink>
      <w:r w:rsidRPr="00022119">
        <w:rPr>
          <w:rStyle w:val="Hyperlink"/>
          <w:iCs/>
          <w:szCs w:val="18"/>
        </w:rPr>
        <w:t>. The recording of these data serves</w:t>
      </w:r>
      <w:r w:rsidRPr="00022119">
        <w:rPr>
          <w:iCs/>
          <w:szCs w:val="18"/>
        </w:rPr>
        <w:t xml:space="preserve"> the purpose of monitoring the situation and movement of the population for those State authorities and other users who need these data to perform the prescribed task of ensuring electronic service, and for the purpose of carrying out statistical and other surveys provided for by law. Technical information on addresses </w:t>
      </w:r>
      <w:r w:rsidR="0033383B" w:rsidRPr="00022119">
        <w:rPr>
          <w:iCs/>
          <w:szCs w:val="18"/>
        </w:rPr>
        <w:t>is</w:t>
      </w:r>
      <w:r w:rsidRPr="00022119">
        <w:rPr>
          <w:iCs/>
          <w:szCs w:val="18"/>
        </w:rPr>
        <w:t xml:space="preserve"> also kept in the permanent residence register. It is connected to the Register of Spatial Units, the Real Estate Register, the Building Cadastre, the Slovenian Business Register and other records, such as the Birth Register, the </w:t>
      </w:r>
      <w:hyperlink r:id="rId254" w:history="1">
        <w:r w:rsidRPr="00022119">
          <w:rPr>
            <w:rStyle w:val="Hyperlink"/>
            <w:iCs/>
            <w:szCs w:val="18"/>
          </w:rPr>
          <w:t>Central Population Register</w:t>
        </w:r>
      </w:hyperlink>
      <w:r w:rsidRPr="00022119">
        <w:rPr>
          <w:iCs/>
          <w:szCs w:val="18"/>
        </w:rPr>
        <w:t>, the Register of Issued Identity Cards, Passports, etc.</w:t>
      </w:r>
    </w:p>
    <w:p w14:paraId="142E30D1" w14:textId="77777777" w:rsidR="00DF50BA" w:rsidRPr="006F2CF7" w:rsidRDefault="00DF50BA" w:rsidP="00E63341">
      <w:pPr>
        <w:pStyle w:val="Subtitle"/>
        <w:rPr>
          <w:rStyle w:val="tlid-translation"/>
          <w:rFonts w:ascii="Verdana" w:hAnsi="Verdana"/>
        </w:rPr>
      </w:pPr>
      <w:r w:rsidRPr="006F2CF7">
        <w:rPr>
          <w:rStyle w:val="tlid-translation"/>
          <w:rFonts w:ascii="Verdana" w:hAnsi="Verdana"/>
        </w:rPr>
        <w:t>Address Register</w:t>
      </w:r>
    </w:p>
    <w:p w14:paraId="4B138AD5" w14:textId="77777777" w:rsidR="00DF50BA" w:rsidRPr="00022119" w:rsidRDefault="00DF50BA" w:rsidP="00DF50BA">
      <w:pPr>
        <w:rPr>
          <w:iCs/>
          <w:szCs w:val="18"/>
        </w:rPr>
      </w:pPr>
      <w:r w:rsidRPr="00022119">
        <w:rPr>
          <w:szCs w:val="18"/>
        </w:rPr>
        <w:t xml:space="preserve">The </w:t>
      </w:r>
      <w:hyperlink r:id="rId255" w:history="1">
        <w:r w:rsidRPr="00022119">
          <w:rPr>
            <w:rStyle w:val="Hyperlink"/>
            <w:iCs/>
            <w:szCs w:val="18"/>
          </w:rPr>
          <w:t>Surveying and Mapping Authority of Slovenia</w:t>
        </w:r>
      </w:hyperlink>
      <w:r w:rsidRPr="00022119">
        <w:rPr>
          <w:iCs/>
          <w:szCs w:val="18"/>
        </w:rPr>
        <w:t xml:space="preserve"> is in charge of managing the </w:t>
      </w:r>
      <w:hyperlink r:id="rId256" w:anchor="/metadata/25e80f41-8348-4759-bac1-ec56c7223509" w:history="1">
        <w:r w:rsidRPr="00022119">
          <w:rPr>
            <w:rStyle w:val="Hyperlink"/>
            <w:iCs/>
            <w:szCs w:val="18"/>
          </w:rPr>
          <w:t>Address Register</w:t>
        </w:r>
      </w:hyperlink>
      <w:r w:rsidRPr="00022119">
        <w:rPr>
          <w:iCs/>
          <w:szCs w:val="18"/>
        </w:rPr>
        <w:t xml:space="preserve">, which is a part of the Register of Spatial Units. The following information shall be kept in the register of addresses: address number, title, centroid </w:t>
      </w:r>
      <w:proofErr w:type="gramStart"/>
      <w:r w:rsidRPr="00022119">
        <w:rPr>
          <w:iCs/>
          <w:szCs w:val="18"/>
        </w:rPr>
        <w:t>address</w:t>
      </w:r>
      <w:proofErr w:type="gramEnd"/>
      <w:r w:rsidRPr="00022119">
        <w:rPr>
          <w:iCs/>
          <w:szCs w:val="18"/>
        </w:rPr>
        <w:t xml:space="preserve"> and spatial units in the area in which the centroid of the address is located. The address number is an identification mark assigned by the Surveying and Mapping Authority. The address consists of the municipality, settlement, street, house number and additionally the house number and the apartment number or the number of the business premises, if any. The centroid of the address is determined within the floor plan of the building. The Address Register is connected to all the main State registers that use addresses (Population Register, Taxpayers Register, Business Register, Real Estate Register, etc.).</w:t>
      </w:r>
    </w:p>
    <w:p w14:paraId="47C1DD1A" w14:textId="77777777" w:rsidR="00DF50BA" w:rsidRPr="006F2CF7" w:rsidRDefault="00DF50BA" w:rsidP="00E63341">
      <w:pPr>
        <w:pStyle w:val="Subtitle"/>
        <w:rPr>
          <w:rStyle w:val="tlid-translation"/>
          <w:rFonts w:ascii="Verdana" w:hAnsi="Verdana"/>
          <w:color w:val="333333"/>
          <w:sz w:val="20"/>
        </w:rPr>
      </w:pPr>
      <w:r w:rsidRPr="006F2CF7">
        <w:rPr>
          <w:rStyle w:val="tlid-translation"/>
          <w:rFonts w:ascii="Verdana" w:hAnsi="Verdana"/>
        </w:rPr>
        <w:t xml:space="preserve">National Register of eInvoice Recipients </w:t>
      </w:r>
    </w:p>
    <w:p w14:paraId="734C1279" w14:textId="77777777" w:rsidR="00DF50BA" w:rsidRPr="00022119" w:rsidRDefault="00DF50BA" w:rsidP="00DF50BA">
      <w:pPr>
        <w:rPr>
          <w:szCs w:val="18"/>
          <w:lang w:eastAsia="fr-FR"/>
        </w:rPr>
      </w:pPr>
      <w:r w:rsidRPr="00022119">
        <w:rPr>
          <w:szCs w:val="18"/>
          <w:lang w:eastAsia="fr-FR"/>
        </w:rPr>
        <w:t xml:space="preserve">The </w:t>
      </w:r>
      <w:hyperlink r:id="rId257" w:history="1">
        <w:r w:rsidRPr="00022119">
          <w:rPr>
            <w:rStyle w:val="Hyperlink"/>
            <w:rFonts w:cs="Calibri"/>
            <w:szCs w:val="18"/>
          </w:rPr>
          <w:t>National Register of eInvoice Recipients</w:t>
        </w:r>
      </w:hyperlink>
      <w:r w:rsidRPr="00022119">
        <w:rPr>
          <w:szCs w:val="18"/>
          <w:lang w:eastAsia="fr-FR"/>
        </w:rPr>
        <w:t xml:space="preserve"> provides information about recipients of eInvoices and their method for receiving documents in a structured data format. It is open and allows connections to other systems to ensure organisations have a greater degree of automation when </w:t>
      </w:r>
      <w:r w:rsidRPr="00022119">
        <w:rPr>
          <w:szCs w:val="18"/>
          <w:lang w:eastAsia="fr-FR"/>
        </w:rPr>
        <w:lastRenderedPageBreak/>
        <w:t xml:space="preserve">sending eInvoices. The National Register of eInvoice Recipients is managed by the Chamber of Commerce and Industry of Slovenia. The main purpose of the register is to support automation on the issuer’s side. It enables the simplification of eCommerce, reduces the possibility of errors and enables full automation of eInvoicing operations. All budget users are included into the National Register of eInvoice Recipients. </w:t>
      </w:r>
    </w:p>
    <w:p w14:paraId="486D989A" w14:textId="77777777" w:rsidR="00DF50BA" w:rsidRPr="006F2CF7" w:rsidRDefault="00DF50BA" w:rsidP="00E63341">
      <w:pPr>
        <w:pStyle w:val="Subtitle"/>
      </w:pPr>
      <w:r w:rsidRPr="006F2CF7">
        <w:t>Spatial Data Sets</w:t>
      </w:r>
    </w:p>
    <w:p w14:paraId="2F843479" w14:textId="307BF46C" w:rsidR="00DF50BA" w:rsidRPr="00022119" w:rsidRDefault="00DF50BA" w:rsidP="00DF50BA">
      <w:pPr>
        <w:keepNext/>
        <w:rPr>
          <w:rFonts w:cs="Calibri"/>
          <w:szCs w:val="18"/>
        </w:rPr>
      </w:pPr>
      <w:r w:rsidRPr="00022119">
        <w:rPr>
          <w:szCs w:val="18"/>
        </w:rPr>
        <w:t xml:space="preserve">Slovenia is harmonising addresses, buildings, parcels, public </w:t>
      </w:r>
      <w:proofErr w:type="gramStart"/>
      <w:r w:rsidRPr="00022119">
        <w:rPr>
          <w:szCs w:val="18"/>
        </w:rPr>
        <w:t>infrastructure</w:t>
      </w:r>
      <w:proofErr w:type="gramEnd"/>
      <w:r w:rsidRPr="00022119">
        <w:rPr>
          <w:szCs w:val="18"/>
        </w:rPr>
        <w:t xml:space="preserve"> and topography registries with European requirements. This has also led to a </w:t>
      </w:r>
      <w:hyperlink r:id="rId258" w:history="1">
        <w:r w:rsidRPr="00022119">
          <w:rPr>
            <w:rStyle w:val="Hyperlink"/>
            <w:rFonts w:cs="Calibri"/>
            <w:szCs w:val="18"/>
          </w:rPr>
          <w:t>European Reference System, used in the Slovenian spatial data sets</w:t>
        </w:r>
      </w:hyperlink>
      <w:r w:rsidRPr="00022119">
        <w:rPr>
          <w:rStyle w:val="Hyperlink"/>
          <w:rFonts w:cs="Calibri"/>
          <w:szCs w:val="18"/>
        </w:rPr>
        <w:t>,</w:t>
      </w:r>
      <w:r w:rsidRPr="00022119">
        <w:rPr>
          <w:szCs w:val="18"/>
        </w:rPr>
        <w:t xml:space="preserve"> </w:t>
      </w:r>
      <w:r w:rsidRPr="00022119">
        <w:rPr>
          <w:rFonts w:cs="Calibri"/>
          <w:szCs w:val="18"/>
        </w:rPr>
        <w:t xml:space="preserve">that enables interoperable, harmonised and ready to use data by all European bodies and institutions. </w:t>
      </w:r>
    </w:p>
    <w:p w14:paraId="7DDDC857" w14:textId="52723C53" w:rsidR="00DF50BA" w:rsidRPr="006F2CF7" w:rsidRDefault="00DF50BA" w:rsidP="00E63341">
      <w:pPr>
        <w:pStyle w:val="Subtitle"/>
      </w:pPr>
      <w:r w:rsidRPr="006F2CF7">
        <w:t>Central Vocabulary</w:t>
      </w:r>
      <w:r w:rsidR="00567C50" w:rsidRPr="006F2CF7">
        <w:t xml:space="preserve"> </w:t>
      </w:r>
    </w:p>
    <w:p w14:paraId="405BAF43" w14:textId="77777777" w:rsidR="00DF50BA" w:rsidRPr="00022119" w:rsidRDefault="00DF50BA" w:rsidP="00DF50BA">
      <w:pPr>
        <w:rPr>
          <w:szCs w:val="18"/>
        </w:rPr>
      </w:pPr>
      <w:r w:rsidRPr="00022119">
        <w:rPr>
          <w:szCs w:val="18"/>
        </w:rPr>
        <w:t xml:space="preserve">The </w:t>
      </w:r>
      <w:hyperlink r:id="rId259">
        <w:r w:rsidRPr="00022119">
          <w:rPr>
            <w:rStyle w:val="Hyperlink"/>
            <w:rFonts w:cs="Arial"/>
            <w:szCs w:val="18"/>
          </w:rPr>
          <w:t>Central Vocabulary</w:t>
        </w:r>
      </w:hyperlink>
      <w:r w:rsidRPr="00022119">
        <w:rPr>
          <w:rFonts w:cs="Arial"/>
          <w:color w:val="auto"/>
          <w:szCs w:val="18"/>
        </w:rPr>
        <w:t xml:space="preserve"> plays a key role in ensuring semantic interoperability. It uniformly and clearly defines the key terminology used in the public</w:t>
      </w:r>
      <w:r w:rsidRPr="00022119">
        <w:rPr>
          <w:szCs w:val="18"/>
        </w:rPr>
        <w:t xml:space="preserve"> sector</w:t>
      </w:r>
      <w:r w:rsidRPr="00022119">
        <w:rPr>
          <w:rFonts w:cs="Arial"/>
          <w:color w:val="auto"/>
          <w:szCs w:val="18"/>
        </w:rPr>
        <w:t xml:space="preserve">. </w:t>
      </w:r>
      <w:r w:rsidRPr="00022119">
        <w:rPr>
          <w:szCs w:val="18"/>
        </w:rPr>
        <w:t xml:space="preserve">The Central Vocabulary represents a repository of common code lists, upper ontologies, core vocabularies and base registries data models in RDF format. Their use as a base for extension is recommended for the development of sector-specific data models in the public sector. </w:t>
      </w:r>
    </w:p>
    <w:p w14:paraId="185F6859" w14:textId="77777777" w:rsidR="00DF50BA" w:rsidRPr="006F2CF7" w:rsidRDefault="00DF50BA" w:rsidP="00E63341">
      <w:pPr>
        <w:pStyle w:val="Subtitle"/>
      </w:pPr>
      <w:r w:rsidRPr="006F2CF7">
        <w:t>Central Records of Applications</w:t>
      </w:r>
    </w:p>
    <w:p w14:paraId="1F32CAFE" w14:textId="68577AF4" w:rsidR="00DF50BA" w:rsidRPr="00022119" w:rsidRDefault="00DF50BA" w:rsidP="00DF50BA">
      <w:pPr>
        <w:rPr>
          <w:szCs w:val="18"/>
        </w:rPr>
      </w:pPr>
      <w:r w:rsidRPr="00022119">
        <w:rPr>
          <w:szCs w:val="18"/>
        </w:rPr>
        <w:t>The Central Records of Applications (</w:t>
      </w:r>
      <w:hyperlink r:id="rId260" w:history="1">
        <w:r w:rsidRPr="00022119">
          <w:rPr>
            <w:rStyle w:val="Hyperlink"/>
            <w:szCs w:val="18"/>
          </w:rPr>
          <w:t>42EVA</w:t>
        </w:r>
      </w:hyperlink>
      <w:r w:rsidRPr="00022119">
        <w:rPr>
          <w:szCs w:val="18"/>
        </w:rPr>
        <w:t>) is an information support system for storing records that contain important metadata about installed applications. It also contains information about GDPR-compliant personal data processing in the applications. It enables the collection of important data about applications and their modules in one single place and in a structured way to prepare appropriate reviews and lists that can be useful in the decision-making process at different levels. Each user (with the appropriate rights) can either view the data directly or create an</w:t>
      </w:r>
      <w:r w:rsidR="00E95925" w:rsidRPr="00022119">
        <w:rPr>
          <w:szCs w:val="18"/>
        </w:rPr>
        <w:t xml:space="preserve"> “</w:t>
      </w:r>
      <w:r w:rsidRPr="00022119">
        <w:rPr>
          <w:szCs w:val="18"/>
        </w:rPr>
        <w:t>.</w:t>
      </w:r>
      <w:proofErr w:type="spellStart"/>
      <w:r w:rsidRPr="00022119">
        <w:rPr>
          <w:szCs w:val="18"/>
        </w:rPr>
        <w:t>xls</w:t>
      </w:r>
      <w:proofErr w:type="spellEnd"/>
      <w:r w:rsidR="00E95925" w:rsidRPr="00022119">
        <w:rPr>
          <w:szCs w:val="18"/>
        </w:rPr>
        <w:t>”</w:t>
      </w:r>
      <w:r w:rsidRPr="00022119">
        <w:rPr>
          <w:szCs w:val="18"/>
        </w:rPr>
        <w:t xml:space="preserve"> file to view the data using Excel. 42EVA covers applications, modules, contracts/</w:t>
      </w:r>
      <w:proofErr w:type="gramStart"/>
      <w:r w:rsidRPr="00022119">
        <w:rPr>
          <w:szCs w:val="18"/>
        </w:rPr>
        <w:t>agreements</w:t>
      </w:r>
      <w:proofErr w:type="gramEnd"/>
      <w:r w:rsidRPr="00022119">
        <w:rPr>
          <w:szCs w:val="18"/>
        </w:rPr>
        <w:t xml:space="preserve"> and reports. More information can be found </w:t>
      </w:r>
      <w:hyperlink r:id="rId261" w:history="1">
        <w:r w:rsidRPr="00022119">
          <w:rPr>
            <w:rStyle w:val="Hyperlink"/>
            <w:szCs w:val="18"/>
          </w:rPr>
          <w:t>here</w:t>
        </w:r>
      </w:hyperlink>
      <w:r w:rsidRPr="00022119">
        <w:rPr>
          <w:szCs w:val="18"/>
        </w:rPr>
        <w:t xml:space="preserve">. </w:t>
      </w:r>
    </w:p>
    <w:p w14:paraId="7AA22FA3" w14:textId="77777777" w:rsidR="00DF50BA" w:rsidRPr="006F2CF7" w:rsidRDefault="00DF50BA" w:rsidP="00E63341">
      <w:pPr>
        <w:pStyle w:val="Subtitle"/>
      </w:pPr>
      <w:r w:rsidRPr="006F2CF7">
        <w:t>EUCARIS, EULIS and ECRIS</w:t>
      </w:r>
    </w:p>
    <w:p w14:paraId="3B0A775A" w14:textId="77777777" w:rsidR="00DF50BA" w:rsidRPr="00022119" w:rsidRDefault="00DF50BA" w:rsidP="00DF50BA">
      <w:pPr>
        <w:rPr>
          <w:rFonts w:cs="Calibri"/>
          <w:szCs w:val="18"/>
        </w:rPr>
      </w:pPr>
      <w:r w:rsidRPr="00022119">
        <w:rPr>
          <w:rFonts w:cs="Calibri"/>
          <w:szCs w:val="18"/>
        </w:rPr>
        <w:t xml:space="preserve">Slovenia is a member of the </w:t>
      </w:r>
      <w:hyperlink r:id="rId262" w:history="1">
        <w:r w:rsidRPr="00022119">
          <w:rPr>
            <w:rStyle w:val="Hyperlink"/>
            <w:rFonts w:cs="Calibri"/>
            <w:szCs w:val="18"/>
          </w:rPr>
          <w:t>European Car and Driving Licence Information System (EUCARIS)</w:t>
        </w:r>
      </w:hyperlink>
      <w:r w:rsidRPr="00022119">
        <w:rPr>
          <w:rFonts w:cs="Calibri"/>
          <w:szCs w:val="18"/>
        </w:rPr>
        <w:t xml:space="preserve"> and the </w:t>
      </w:r>
      <w:hyperlink r:id="rId263" w:history="1">
        <w:r w:rsidRPr="00022119">
          <w:rPr>
            <w:rStyle w:val="Hyperlink"/>
            <w:rFonts w:cs="Calibri"/>
            <w:szCs w:val="18"/>
          </w:rPr>
          <w:t>European Criminal Records information System (ECRIS)</w:t>
        </w:r>
      </w:hyperlink>
      <w:r w:rsidRPr="00022119">
        <w:rPr>
          <w:rFonts w:cs="Calibri"/>
          <w:szCs w:val="18"/>
        </w:rPr>
        <w:t xml:space="preserve"> and is fully connected to the</w:t>
      </w:r>
      <w:hyperlink r:id="rId264" w:history="1">
        <w:r w:rsidRPr="00022119">
          <w:rPr>
            <w:rStyle w:val="Hyperlink"/>
            <w:rFonts w:cs="Calibri"/>
            <w:szCs w:val="18"/>
          </w:rPr>
          <w:t xml:space="preserve"> European Land Information Service (EULIS)</w:t>
        </w:r>
      </w:hyperlink>
      <w:r w:rsidRPr="00022119">
        <w:rPr>
          <w:rFonts w:cs="Calibri"/>
          <w:szCs w:val="18"/>
        </w:rPr>
        <w:t xml:space="preserve">. </w:t>
      </w:r>
    </w:p>
    <w:p w14:paraId="1B918A58" w14:textId="5F2433BD" w:rsidR="00DF50BA" w:rsidRPr="006F2CF7" w:rsidRDefault="004D38A8" w:rsidP="00CA7FC8">
      <w:pPr>
        <w:pStyle w:val="Heading2"/>
      </w:pPr>
      <w:r w:rsidRPr="006F2CF7">
        <w:t xml:space="preserve">Innovative </w:t>
      </w:r>
      <w:r w:rsidR="00E63341">
        <w:t>T</w:t>
      </w:r>
      <w:r w:rsidR="00DF50BA" w:rsidRPr="006F2CF7">
        <w:t>echnologies</w:t>
      </w:r>
    </w:p>
    <w:p w14:paraId="397512DB" w14:textId="77777777" w:rsidR="00DF50BA" w:rsidRPr="006F2CF7" w:rsidRDefault="00DF50BA" w:rsidP="00C40978">
      <w:pPr>
        <w:pStyle w:val="Heading3"/>
      </w:pPr>
      <w:r w:rsidRPr="006F2CF7">
        <w:t>Artificial Intelligence (AI)</w:t>
      </w:r>
    </w:p>
    <w:p w14:paraId="5B6140EF" w14:textId="5C520586" w:rsidR="00DF50BA" w:rsidRPr="006F2CF7" w:rsidRDefault="00DF50BA" w:rsidP="00E63341">
      <w:pPr>
        <w:pStyle w:val="Subtitle"/>
      </w:pPr>
      <w:r w:rsidRPr="006F2CF7">
        <w:t xml:space="preserve">Semantic Text </w:t>
      </w:r>
      <w:proofErr w:type="spellStart"/>
      <w:r w:rsidRPr="006F2CF7">
        <w:t>Analyser</w:t>
      </w:r>
      <w:proofErr w:type="spellEnd"/>
      <w:r w:rsidR="00567C50" w:rsidRPr="006F2CF7">
        <w:t xml:space="preserve"> </w:t>
      </w:r>
    </w:p>
    <w:p w14:paraId="612E8B0D" w14:textId="3972B62E" w:rsidR="0033631C" w:rsidRPr="00022119" w:rsidRDefault="00000000" w:rsidP="00DF50BA">
      <w:pPr>
        <w:rPr>
          <w:szCs w:val="18"/>
        </w:rPr>
      </w:pPr>
      <w:hyperlink r:id="rId265" w:history="1">
        <w:r w:rsidR="7F532E1B" w:rsidRPr="00022119">
          <w:rPr>
            <w:rStyle w:val="Hyperlink"/>
            <w:szCs w:val="18"/>
          </w:rPr>
          <w:t>The Semantic Text Analyser</w:t>
        </w:r>
      </w:hyperlink>
      <w:r w:rsidR="7F532E1B" w:rsidRPr="00022119">
        <w:rPr>
          <w:szCs w:val="18"/>
        </w:rPr>
        <w:t xml:space="preserve"> is an example of the use of emerging technologies in Slovenia. It</w:t>
      </w:r>
      <w:r w:rsidR="00AE0407">
        <w:rPr>
          <w:szCs w:val="18"/>
        </w:rPr>
        <w:t xml:space="preserve"> i</w:t>
      </w:r>
      <w:r w:rsidR="7F532E1B" w:rsidRPr="00022119">
        <w:rPr>
          <w:szCs w:val="18"/>
        </w:rPr>
        <w:t xml:space="preserve">s a working prototype developed in cooperation with the University of Ljubljana and co-financed by </w:t>
      </w:r>
      <w:r w:rsidR="00AE0407">
        <w:rPr>
          <w:szCs w:val="18"/>
        </w:rPr>
        <w:t xml:space="preserve">the </w:t>
      </w:r>
      <w:r w:rsidR="7F532E1B" w:rsidRPr="00022119">
        <w:rPr>
          <w:szCs w:val="18"/>
        </w:rPr>
        <w:t xml:space="preserve">European Union. Using AI technologies like NLP, </w:t>
      </w:r>
      <w:r w:rsidR="003831F1" w:rsidRPr="00022119">
        <w:rPr>
          <w:szCs w:val="18"/>
        </w:rPr>
        <w:t>machine,</w:t>
      </w:r>
      <w:r w:rsidR="7F532E1B" w:rsidRPr="00022119">
        <w:rPr>
          <w:szCs w:val="18"/>
        </w:rPr>
        <w:t xml:space="preserve"> and deep learning</w:t>
      </w:r>
      <w:r w:rsidR="00AE0407">
        <w:rPr>
          <w:szCs w:val="18"/>
        </w:rPr>
        <w:t>,</w:t>
      </w:r>
      <w:r w:rsidR="7F532E1B" w:rsidRPr="00022119">
        <w:rPr>
          <w:szCs w:val="18"/>
        </w:rPr>
        <w:t xml:space="preserve"> this new tool will support the comparison of texts by content and analysis of their meaning through concepts and terms. It is used </w:t>
      </w:r>
      <w:r w:rsidR="00AE0407">
        <w:rPr>
          <w:szCs w:val="18"/>
        </w:rPr>
        <w:t>t</w:t>
      </w:r>
      <w:r w:rsidR="7F532E1B" w:rsidRPr="00022119">
        <w:rPr>
          <w:szCs w:val="18"/>
        </w:rPr>
        <w:t>o prepar</w:t>
      </w:r>
      <w:r w:rsidR="00AE0407">
        <w:rPr>
          <w:szCs w:val="18"/>
        </w:rPr>
        <w:t>e</w:t>
      </w:r>
      <w:r w:rsidR="7F532E1B" w:rsidRPr="00022119">
        <w:rPr>
          <w:szCs w:val="18"/>
        </w:rPr>
        <w:t xml:space="preserve"> and updat</w:t>
      </w:r>
      <w:r w:rsidR="00AE0407">
        <w:rPr>
          <w:szCs w:val="18"/>
        </w:rPr>
        <w:t>e</w:t>
      </w:r>
      <w:r w:rsidR="7F532E1B" w:rsidRPr="00022119">
        <w:rPr>
          <w:szCs w:val="18"/>
        </w:rPr>
        <w:t xml:space="preserve"> vocabularies, </w:t>
      </w:r>
      <w:r w:rsidR="00AE0407">
        <w:rPr>
          <w:szCs w:val="18"/>
        </w:rPr>
        <w:t>t</w:t>
      </w:r>
      <w:r w:rsidR="7F532E1B" w:rsidRPr="00022119">
        <w:rPr>
          <w:szCs w:val="18"/>
        </w:rPr>
        <w:t xml:space="preserve">o </w:t>
      </w:r>
      <w:proofErr w:type="spellStart"/>
      <w:r w:rsidR="7F532E1B" w:rsidRPr="00022119">
        <w:rPr>
          <w:szCs w:val="18"/>
        </w:rPr>
        <w:t>find</w:t>
      </w:r>
      <w:r w:rsidR="00AE0407">
        <w:rPr>
          <w:szCs w:val="18"/>
        </w:rPr>
        <w:t>e</w:t>
      </w:r>
      <w:proofErr w:type="spellEnd"/>
      <w:r w:rsidR="7F532E1B" w:rsidRPr="00022119">
        <w:rPr>
          <w:szCs w:val="18"/>
        </w:rPr>
        <w:t xml:space="preserve"> and narrow</w:t>
      </w:r>
      <w:r w:rsidR="00AE0407">
        <w:rPr>
          <w:szCs w:val="18"/>
        </w:rPr>
        <w:t xml:space="preserve"> down</w:t>
      </w:r>
      <w:r w:rsidR="7F532E1B" w:rsidRPr="00022119">
        <w:rPr>
          <w:szCs w:val="18"/>
        </w:rPr>
        <w:t xml:space="preserve"> relevant texts </w:t>
      </w:r>
      <w:r w:rsidR="00AE0407">
        <w:rPr>
          <w:szCs w:val="18"/>
        </w:rPr>
        <w:t xml:space="preserve">with </w:t>
      </w:r>
      <w:r w:rsidR="7F532E1B" w:rsidRPr="00022119">
        <w:rPr>
          <w:szCs w:val="18"/>
        </w:rPr>
        <w:t>similar content in one or several collections (</w:t>
      </w:r>
      <w:proofErr w:type="spellStart"/>
      <w:r w:rsidR="7F532E1B" w:rsidRPr="00022119">
        <w:rPr>
          <w:szCs w:val="18"/>
        </w:rPr>
        <w:t>eg.</w:t>
      </w:r>
      <w:proofErr w:type="spellEnd"/>
      <w:r w:rsidR="7F532E1B" w:rsidRPr="00022119">
        <w:rPr>
          <w:szCs w:val="18"/>
        </w:rPr>
        <w:t xml:space="preserve"> finding relevant laws by content) and to improve fast content preview of government texts</w:t>
      </w:r>
      <w:r w:rsidR="00AE0407">
        <w:rPr>
          <w:szCs w:val="18"/>
        </w:rPr>
        <w:t>, among others</w:t>
      </w:r>
      <w:r w:rsidR="7F532E1B" w:rsidRPr="00022119">
        <w:rPr>
          <w:szCs w:val="18"/>
        </w:rPr>
        <w:t>.</w:t>
      </w:r>
      <w:r w:rsidR="003831F1" w:rsidRPr="00022119">
        <w:rPr>
          <w:szCs w:val="18"/>
        </w:rPr>
        <w:t xml:space="preserve"> In the next </w:t>
      </w:r>
      <w:r w:rsidR="00AE0407">
        <w:rPr>
          <w:szCs w:val="18"/>
        </w:rPr>
        <w:t>phase</w:t>
      </w:r>
      <w:r w:rsidR="003831F1" w:rsidRPr="00022119">
        <w:rPr>
          <w:szCs w:val="18"/>
        </w:rPr>
        <w:t xml:space="preserve">, the semantic analyser </w:t>
      </w:r>
      <w:r w:rsidR="00AE0407">
        <w:rPr>
          <w:szCs w:val="18"/>
        </w:rPr>
        <w:t xml:space="preserve">is going to be used </w:t>
      </w:r>
      <w:r w:rsidR="003831F1" w:rsidRPr="00022119">
        <w:rPr>
          <w:szCs w:val="18"/>
        </w:rPr>
        <w:t xml:space="preserve">to support the implementation of digital services, such as the optimisation of work for service portals. </w:t>
      </w:r>
      <w:r w:rsidR="7F532E1B" w:rsidRPr="00022119">
        <w:rPr>
          <w:szCs w:val="18"/>
        </w:rPr>
        <w:t xml:space="preserve"> </w:t>
      </w:r>
    </w:p>
    <w:p w14:paraId="43AE7FCC" w14:textId="71EBA1AE" w:rsidR="00DF50BA" w:rsidRPr="006F2CF7" w:rsidRDefault="00DF50BA" w:rsidP="00C40978">
      <w:pPr>
        <w:pStyle w:val="Heading3"/>
      </w:pPr>
      <w:r w:rsidRPr="006F2CF7">
        <w:t xml:space="preserve">Distributed </w:t>
      </w:r>
      <w:r w:rsidR="00E63341">
        <w:t>L</w:t>
      </w:r>
      <w:r w:rsidRPr="006F2CF7">
        <w:t xml:space="preserve">edger </w:t>
      </w:r>
      <w:r w:rsidR="00E63341">
        <w:t>T</w:t>
      </w:r>
      <w:r w:rsidRPr="006F2CF7">
        <w:t>echnologies</w:t>
      </w:r>
    </w:p>
    <w:p w14:paraId="18698C07" w14:textId="77777777" w:rsidR="00DF50BA" w:rsidRPr="00B06CFC" w:rsidRDefault="00DF50BA" w:rsidP="00E63341">
      <w:pPr>
        <w:pStyle w:val="Subtitle"/>
        <w:rPr>
          <w:lang w:val="fr-FR"/>
        </w:rPr>
      </w:pPr>
      <w:r w:rsidRPr="00B06CFC">
        <w:rPr>
          <w:lang w:val="fr-FR"/>
        </w:rPr>
        <w:t>SI-Chain – National Blockchain Test Infrastructure</w:t>
      </w:r>
    </w:p>
    <w:p w14:paraId="242DB6FF" w14:textId="77777777" w:rsidR="00DF50BA" w:rsidRPr="00022119" w:rsidRDefault="00DF50BA" w:rsidP="00DF50BA">
      <w:pPr>
        <w:rPr>
          <w:szCs w:val="18"/>
        </w:rPr>
      </w:pPr>
      <w:r w:rsidRPr="00022119">
        <w:rPr>
          <w:szCs w:val="18"/>
        </w:rPr>
        <w:t xml:space="preserve">Slovenia launched the </w:t>
      </w:r>
      <w:hyperlink r:id="rId266" w:history="1">
        <w:r w:rsidRPr="00022119">
          <w:rPr>
            <w:rStyle w:val="Hyperlink"/>
            <w:szCs w:val="18"/>
          </w:rPr>
          <w:t>National Blockchain Test Infrastructure SI-Chain</w:t>
        </w:r>
      </w:hyperlink>
      <w:r w:rsidRPr="00022119">
        <w:rPr>
          <w:szCs w:val="18"/>
        </w:rPr>
        <w:t xml:space="preserve"> to enable the testing of existing and new blockchain applications for both the public and private sectors. The blockchain solution, which is still in the test phase, allows for transactions and offers the possibility to create smart contracts. </w:t>
      </w:r>
    </w:p>
    <w:p w14:paraId="08D20EEF" w14:textId="77A68BFE" w:rsidR="00DF50BA" w:rsidRPr="006F2CF7" w:rsidRDefault="00DF50BA" w:rsidP="00C40978">
      <w:pPr>
        <w:pStyle w:val="Heading3"/>
      </w:pPr>
      <w:r w:rsidRPr="006F2CF7">
        <w:lastRenderedPageBreak/>
        <w:t xml:space="preserve">Big </w:t>
      </w:r>
      <w:r w:rsidR="00E63341">
        <w:t>D</w:t>
      </w:r>
      <w:r w:rsidRPr="006F2CF7">
        <w:t>ata</w:t>
      </w:r>
    </w:p>
    <w:p w14:paraId="7D93A66F" w14:textId="4B557759" w:rsidR="00DF50BA" w:rsidRPr="006F2CF7" w:rsidRDefault="00DF50BA" w:rsidP="00DF50BA">
      <w:pPr>
        <w:pStyle w:val="BodyText"/>
      </w:pPr>
      <w:r w:rsidRPr="006F2CF7">
        <w:t xml:space="preserve">No </w:t>
      </w:r>
      <w:proofErr w:type="gramStart"/>
      <w:r w:rsidRPr="006F2CF7">
        <w:t>particular infrastructure</w:t>
      </w:r>
      <w:proofErr w:type="gramEnd"/>
      <w:r w:rsidRPr="006F2CF7">
        <w:t xml:space="preserve"> </w:t>
      </w:r>
      <w:r w:rsidR="00E63341">
        <w:t>has been</w:t>
      </w:r>
      <w:r w:rsidRPr="006F2CF7">
        <w:t xml:space="preserve"> adopted in this field to date.</w:t>
      </w:r>
    </w:p>
    <w:p w14:paraId="2464F8B2" w14:textId="28D076B6" w:rsidR="00DF50BA" w:rsidRPr="006F2CF7" w:rsidRDefault="00DF50BA" w:rsidP="00C40978">
      <w:pPr>
        <w:pStyle w:val="Heading3"/>
      </w:pPr>
      <w:r w:rsidRPr="006F2CF7">
        <w:t xml:space="preserve">Cloud </w:t>
      </w:r>
      <w:r w:rsidR="00E63341">
        <w:t>C</w:t>
      </w:r>
      <w:r w:rsidRPr="006F2CF7">
        <w:t>omputing</w:t>
      </w:r>
    </w:p>
    <w:p w14:paraId="50A58E9E" w14:textId="6066F4BD" w:rsidR="00DF50BA" w:rsidRPr="006F2CF7" w:rsidRDefault="00DF50BA" w:rsidP="00DF50BA">
      <w:pPr>
        <w:pStyle w:val="BodyText"/>
      </w:pPr>
      <w:r w:rsidRPr="006F2CF7">
        <w:t xml:space="preserve">No </w:t>
      </w:r>
      <w:proofErr w:type="gramStart"/>
      <w:r w:rsidRPr="006F2CF7">
        <w:t>particular infrastructure</w:t>
      </w:r>
      <w:proofErr w:type="gramEnd"/>
      <w:r w:rsidRPr="006F2CF7">
        <w:t xml:space="preserve"> </w:t>
      </w:r>
      <w:r w:rsidR="00E63341">
        <w:t>has been</w:t>
      </w:r>
      <w:r w:rsidRPr="006F2CF7">
        <w:t xml:space="preserve"> adopted in this field to date.</w:t>
      </w:r>
    </w:p>
    <w:p w14:paraId="7A5D27F3" w14:textId="77777777" w:rsidR="00DF50BA" w:rsidRPr="006F2CF7" w:rsidRDefault="00DF50BA" w:rsidP="00C40978">
      <w:pPr>
        <w:pStyle w:val="Heading3"/>
      </w:pPr>
      <w:r w:rsidRPr="006F2CF7">
        <w:t>Internet of Things (IoT)</w:t>
      </w:r>
    </w:p>
    <w:p w14:paraId="62D28C56" w14:textId="68C7E195" w:rsidR="00DF50BA" w:rsidRPr="006F2CF7" w:rsidRDefault="00DF50BA" w:rsidP="00DF50BA">
      <w:pPr>
        <w:pStyle w:val="BodyText"/>
      </w:pPr>
      <w:r w:rsidRPr="006F2CF7">
        <w:t xml:space="preserve">No </w:t>
      </w:r>
      <w:proofErr w:type="gramStart"/>
      <w:r w:rsidRPr="006F2CF7">
        <w:t>particular infrastructure</w:t>
      </w:r>
      <w:proofErr w:type="gramEnd"/>
      <w:r w:rsidRPr="006F2CF7">
        <w:t xml:space="preserve"> </w:t>
      </w:r>
      <w:r w:rsidR="00E63341">
        <w:t>has been</w:t>
      </w:r>
      <w:r w:rsidR="00E63341" w:rsidRPr="006F2CF7">
        <w:t xml:space="preserve"> </w:t>
      </w:r>
      <w:r w:rsidRPr="006F2CF7">
        <w:t>adopted in this field to date.</w:t>
      </w:r>
    </w:p>
    <w:p w14:paraId="425EB135" w14:textId="5725F2AF" w:rsidR="00DF50BA" w:rsidRPr="006F2CF7" w:rsidRDefault="00DF50BA" w:rsidP="00C40978">
      <w:pPr>
        <w:pStyle w:val="Heading3"/>
      </w:pPr>
      <w:r w:rsidRPr="006F2CF7">
        <w:t xml:space="preserve">High-performance </w:t>
      </w:r>
      <w:r w:rsidR="00E63341">
        <w:t>C</w:t>
      </w:r>
      <w:r w:rsidRPr="006F2CF7">
        <w:t>omputing</w:t>
      </w:r>
    </w:p>
    <w:p w14:paraId="45C122A8" w14:textId="65DC1071" w:rsidR="00DF50BA" w:rsidRPr="006F2CF7" w:rsidRDefault="00DF50BA" w:rsidP="00DF50BA">
      <w:pPr>
        <w:pStyle w:val="BodyText"/>
      </w:pPr>
      <w:r w:rsidRPr="006F2CF7">
        <w:t xml:space="preserve">No </w:t>
      </w:r>
      <w:proofErr w:type="gramStart"/>
      <w:r w:rsidRPr="006F2CF7">
        <w:t>particular infrastructure</w:t>
      </w:r>
      <w:proofErr w:type="gramEnd"/>
      <w:r w:rsidRPr="006F2CF7">
        <w:t xml:space="preserve"> </w:t>
      </w:r>
      <w:r w:rsidR="00E63341">
        <w:t>has been</w:t>
      </w:r>
      <w:r w:rsidR="00E63341" w:rsidRPr="006F2CF7">
        <w:t xml:space="preserve"> </w:t>
      </w:r>
      <w:r w:rsidRPr="006F2CF7">
        <w:t>adopted in this field to date.</w:t>
      </w:r>
    </w:p>
    <w:p w14:paraId="1D5B7028" w14:textId="4798D754" w:rsidR="00DF50BA" w:rsidRPr="006F2CF7" w:rsidRDefault="00DF50BA" w:rsidP="00C40978">
      <w:pPr>
        <w:pStyle w:val="Heading3"/>
      </w:pPr>
      <w:r w:rsidRPr="006F2CF7">
        <w:t xml:space="preserve">High-speed </w:t>
      </w:r>
      <w:r w:rsidR="00E63341">
        <w:t>B</w:t>
      </w:r>
      <w:r w:rsidRPr="006F2CF7">
        <w:t xml:space="preserve">roadband </w:t>
      </w:r>
      <w:r w:rsidR="00E63341">
        <w:t>C</w:t>
      </w:r>
      <w:r w:rsidRPr="006F2CF7">
        <w:t>onnectivity</w:t>
      </w:r>
    </w:p>
    <w:p w14:paraId="57EA824D" w14:textId="4BA9C39D" w:rsidR="00DF50BA" w:rsidRPr="006F2CF7" w:rsidRDefault="7A6BFC3B" w:rsidP="00E63341">
      <w:pPr>
        <w:pStyle w:val="Subtitle"/>
      </w:pPr>
      <w:r w:rsidRPr="006F2CF7">
        <w:t xml:space="preserve">Portal </w:t>
      </w:r>
      <w:proofErr w:type="spellStart"/>
      <w:r w:rsidRPr="006F2CF7">
        <w:t>Prostor</w:t>
      </w:r>
      <w:proofErr w:type="spellEnd"/>
    </w:p>
    <w:p w14:paraId="08EE030A" w14:textId="4D89922C" w:rsidR="004D38A8" w:rsidRPr="00022119" w:rsidRDefault="00DF50BA" w:rsidP="008A5382">
      <w:pPr>
        <w:rPr>
          <w:color w:val="auto"/>
          <w:szCs w:val="18"/>
          <w:lang w:val="sl-SI" w:eastAsia="en-US"/>
        </w:rPr>
      </w:pPr>
      <w:r w:rsidRPr="00022119">
        <w:rPr>
          <w:szCs w:val="18"/>
        </w:rPr>
        <w:t xml:space="preserve">An infrastructure </w:t>
      </w:r>
      <w:r w:rsidR="63EEC466" w:rsidRPr="00022119">
        <w:rPr>
          <w:szCs w:val="18"/>
        </w:rPr>
        <w:t>vie</w:t>
      </w:r>
      <w:r w:rsidR="5E97F857" w:rsidRPr="00022119">
        <w:rPr>
          <w:szCs w:val="18"/>
        </w:rPr>
        <w:t>w</w:t>
      </w:r>
      <w:r w:rsidR="63EEC466" w:rsidRPr="00022119">
        <w:rPr>
          <w:szCs w:val="18"/>
        </w:rPr>
        <w:t>er</w:t>
      </w:r>
      <w:r w:rsidRPr="00022119">
        <w:rPr>
          <w:szCs w:val="18"/>
        </w:rPr>
        <w:t xml:space="preserve"> has been developed by the Surveying and Mapping Authority</w:t>
      </w:r>
      <w:r w:rsidR="05763B8A" w:rsidRPr="00022119">
        <w:rPr>
          <w:szCs w:val="18"/>
        </w:rPr>
        <w:t>.</w:t>
      </w:r>
      <w:r w:rsidRPr="00022119">
        <w:rPr>
          <w:szCs w:val="18"/>
        </w:rPr>
        <w:t xml:space="preserve"> The mapping system of high-speed broadband connectivity presents the graphical form of data on ducts, cables, nodes, base stations, etc. The system gathers data on electronic communication operators' facilities, mainly location and type of networks used. Citizens can check the availability of the broadband provided by operators</w:t>
      </w:r>
      <w:r w:rsidR="00C66737" w:rsidRPr="00022119">
        <w:rPr>
          <w:szCs w:val="18"/>
        </w:rPr>
        <w:t xml:space="preserve"> on</w:t>
      </w:r>
      <w:r w:rsidR="00C66737" w:rsidRPr="00022119">
        <w:rPr>
          <w:color w:val="auto"/>
          <w:szCs w:val="18"/>
        </w:rPr>
        <w:t xml:space="preserve"> </w:t>
      </w:r>
      <w:hyperlink r:id="rId267" w:history="1">
        <w:r w:rsidR="00C66737" w:rsidRPr="00022119">
          <w:rPr>
            <w:rStyle w:val="Hyperlink"/>
            <w:szCs w:val="18"/>
          </w:rPr>
          <w:t>Geoportal AKOS</w:t>
        </w:r>
      </w:hyperlink>
      <w:r w:rsidR="00AE0407">
        <w:rPr>
          <w:rStyle w:val="Hyperlink"/>
          <w:szCs w:val="18"/>
        </w:rPr>
        <w:t xml:space="preserve"> </w:t>
      </w:r>
      <w:r w:rsidR="00AE0407" w:rsidRPr="00AE0407">
        <w:rPr>
          <w:rStyle w:val="Hyperlink"/>
          <w:szCs w:val="18"/>
        </w:rPr>
        <w:t>as well</w:t>
      </w:r>
      <w:r w:rsidR="009C3129" w:rsidRPr="00022119">
        <w:rPr>
          <w:color w:val="auto"/>
          <w:szCs w:val="18"/>
        </w:rPr>
        <w:t>.</w:t>
      </w:r>
    </w:p>
    <w:p w14:paraId="4C2D0F09" w14:textId="7C9CDBAF" w:rsidR="00AB1978" w:rsidRPr="006F2CF7" w:rsidRDefault="004D38A8" w:rsidP="00C40978">
      <w:pPr>
        <w:pStyle w:val="Heading3"/>
      </w:pPr>
      <w:r w:rsidRPr="006F2CF7">
        <w:t>GovTech</w:t>
      </w:r>
    </w:p>
    <w:p w14:paraId="69C8986A" w14:textId="31B987F7" w:rsidR="00AB1978" w:rsidRPr="006F2CF7" w:rsidRDefault="00AB1978" w:rsidP="00AB1978">
      <w:pPr>
        <w:pStyle w:val="BodyText"/>
      </w:pPr>
      <w:r w:rsidRPr="006F2CF7">
        <w:t xml:space="preserve">No </w:t>
      </w:r>
      <w:proofErr w:type="gramStart"/>
      <w:r w:rsidRPr="006F2CF7">
        <w:t>particular infrastructure</w:t>
      </w:r>
      <w:proofErr w:type="gramEnd"/>
      <w:r w:rsidRPr="006F2CF7">
        <w:t xml:space="preserve"> </w:t>
      </w:r>
      <w:r w:rsidR="00E63341">
        <w:t>has been</w:t>
      </w:r>
      <w:r w:rsidR="00E63341" w:rsidRPr="006F2CF7">
        <w:t xml:space="preserve"> </w:t>
      </w:r>
      <w:r w:rsidRPr="006F2CF7">
        <w:t>adopted in this field to date.</w:t>
      </w:r>
    </w:p>
    <w:p w14:paraId="0594C6CF" w14:textId="78CB1C8D" w:rsidR="004D38A8" w:rsidRPr="006F2CF7" w:rsidRDefault="004D38A8" w:rsidP="004D38A8">
      <w:pPr>
        <w:pStyle w:val="BodyText"/>
      </w:pPr>
    </w:p>
    <w:p w14:paraId="3F4269E3" w14:textId="77777777" w:rsidR="0090552D" w:rsidRPr="006F2CF7" w:rsidRDefault="0090552D" w:rsidP="004D38A8">
      <w:pPr>
        <w:pStyle w:val="BodyText"/>
        <w:sectPr w:rsidR="0090552D" w:rsidRPr="006F2CF7" w:rsidSect="00F52271">
          <w:pgSz w:w="11906" w:h="16838"/>
          <w:pgMar w:top="1701" w:right="1418" w:bottom="1418" w:left="1701" w:header="0" w:footer="386" w:gutter="0"/>
          <w:cols w:space="720"/>
          <w:titlePg/>
        </w:sectPr>
      </w:pPr>
    </w:p>
    <w:p w14:paraId="269F0045" w14:textId="31885958" w:rsidR="0090552D" w:rsidRPr="006F2CF7" w:rsidRDefault="00375C6C" w:rsidP="004D38A8">
      <w:pPr>
        <w:pStyle w:val="BodyText"/>
      </w:pPr>
      <w:r>
        <w:rPr>
          <w:noProof/>
        </w:rPr>
        <w:lastRenderedPageBreak/>
        <mc:AlternateContent>
          <mc:Choice Requires="wps">
            <w:drawing>
              <wp:anchor distT="0" distB="0" distL="114300" distR="114300" simplePos="0" relativeHeight="251697152" behindDoc="0" locked="0" layoutInCell="1" allowOverlap="1" wp14:anchorId="1A239517" wp14:editId="5254F600">
                <wp:simplePos x="0" y="0"/>
                <wp:positionH relativeFrom="column">
                  <wp:posOffset>-1197093</wp:posOffset>
                </wp:positionH>
                <wp:positionV relativeFrom="paragraph">
                  <wp:posOffset>-1292373</wp:posOffset>
                </wp:positionV>
                <wp:extent cx="8378456" cy="10940143"/>
                <wp:effectExtent l="0" t="0" r="3810" b="0"/>
                <wp:wrapNone/>
                <wp:docPr id="1804641762" name="Rectangle 1804641762"/>
                <wp:cNvGraphicFramePr/>
                <a:graphic xmlns:a="http://schemas.openxmlformats.org/drawingml/2006/main">
                  <a:graphicData uri="http://schemas.microsoft.com/office/word/2010/wordprocessingShape">
                    <wps:wsp>
                      <wps:cNvSpPr/>
                      <wps:spPr>
                        <a:xfrm>
                          <a:off x="0" y="0"/>
                          <a:ext cx="8378456" cy="10940143"/>
                        </a:xfrm>
                        <a:prstGeom prst="rect">
                          <a:avLst/>
                        </a:prstGeom>
                        <a:solidFill>
                          <a:srgbClr val="111F37">
                            <a:alpha val="89804"/>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BC732C" id="Rectangle 1804641762" o:spid="_x0000_s1026" style="position:absolute;margin-left:-94.25pt;margin-top:-101.75pt;width:659.7pt;height:861.4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" fillcolor="#111f37" stroked="f" strokeweight="1pt">
                <v:fill opacity="58853f"/>
              </v:rect>
            </w:pict>
          </mc:Fallback>
        </mc:AlternateContent>
      </w:r>
    </w:p>
    <w:p w14:paraId="70731434" w14:textId="64BC5FF2" w:rsidR="0090552D" w:rsidRPr="006F2CF7" w:rsidRDefault="00375C6C" w:rsidP="004D38A8">
      <w:pPr>
        <w:pStyle w:val="BodyText"/>
      </w:pPr>
      <w:r w:rsidRPr="005552C6">
        <w:rPr>
          <w:noProof/>
        </w:rPr>
        <w:drawing>
          <wp:anchor distT="0" distB="0" distL="114300" distR="114300" simplePos="0" relativeHeight="251698176" behindDoc="1" locked="0" layoutInCell="1" allowOverlap="1" wp14:anchorId="4BCF672C" wp14:editId="6FDED048">
            <wp:simplePos x="0" y="0"/>
            <wp:positionH relativeFrom="page">
              <wp:align>right</wp:align>
            </wp:positionH>
            <wp:positionV relativeFrom="margin">
              <wp:posOffset>457473</wp:posOffset>
            </wp:positionV>
            <wp:extent cx="7569200" cy="6153785"/>
            <wp:effectExtent l="0" t="0" r="0" b="0"/>
            <wp:wrapSquare wrapText="bothSides"/>
            <wp:docPr id="1804641763" name="Picture 1804641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569200" cy="61537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552C6">
        <w:rPr>
          <w:noProof/>
        </w:rPr>
        <mc:AlternateContent>
          <mc:Choice Requires="wpg">
            <w:drawing>
              <wp:anchor distT="0" distB="0" distL="114300" distR="114300" simplePos="0" relativeHeight="251699200" behindDoc="0" locked="0" layoutInCell="1" allowOverlap="1" wp14:anchorId="508C6BD8" wp14:editId="56F38407">
                <wp:simplePos x="0" y="0"/>
                <wp:positionH relativeFrom="margin">
                  <wp:posOffset>1086666</wp:posOffset>
                </wp:positionH>
                <wp:positionV relativeFrom="margin">
                  <wp:posOffset>3661047</wp:posOffset>
                </wp:positionV>
                <wp:extent cx="3298825" cy="1355725"/>
                <wp:effectExtent l="0" t="0" r="0" b="0"/>
                <wp:wrapSquare wrapText="bothSides"/>
                <wp:docPr id="321" name="Group 3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98825" cy="1355725"/>
                          <a:chOff x="82" y="1676"/>
                          <a:chExt cx="32988" cy="13562"/>
                        </a:xfrm>
                      </wpg:grpSpPr>
                      <wps:wsp>
                        <wps:cNvPr id="323" name="Text Box 202"/>
                        <wps:cNvSpPr txBox="1">
                          <a:spLocks noChangeArrowheads="1"/>
                        </wps:cNvSpPr>
                        <wps:spPr bwMode="auto">
                          <a:xfrm>
                            <a:off x="82" y="1771"/>
                            <a:ext cx="7385" cy="120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3A32C7" w14:textId="77777777" w:rsidR="00375C6C" w:rsidRPr="00166AB4" w:rsidRDefault="00375C6C" w:rsidP="00375C6C">
                              <w:pPr>
                                <w:jc w:val="left"/>
                                <w:rPr>
                                  <w:color w:val="FFFFFF" w:themeColor="background1"/>
                                  <w:sz w:val="144"/>
                                  <w:szCs w:val="144"/>
                                  <w:lang w:val="fr-BE"/>
                                </w:rPr>
                              </w:pPr>
                              <w:r>
                                <w:rPr>
                                  <w:color w:val="FFFFFF" w:themeColor="background1"/>
                                  <w:sz w:val="144"/>
                                  <w:szCs w:val="144"/>
                                  <w:lang w:val="fr-BE"/>
                                </w:rPr>
                                <w:t>5</w:t>
                              </w:r>
                            </w:p>
                          </w:txbxContent>
                        </wps:txbx>
                        <wps:bodyPr rot="0" vert="horz" wrap="square" lIns="91440" tIns="45720" rIns="91440" bIns="45720" anchor="t" anchorCtr="0" upright="1">
                          <a:spAutoFit/>
                        </wps:bodyPr>
                      </wps:wsp>
                      <wps:wsp>
                        <wps:cNvPr id="324" name="Text Box 203"/>
                        <wps:cNvSpPr txBox="1">
                          <a:spLocks noChangeArrowheads="1"/>
                        </wps:cNvSpPr>
                        <wps:spPr bwMode="auto">
                          <a:xfrm>
                            <a:off x="7467" y="1676"/>
                            <a:ext cx="25603" cy="135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BAF1C8" w14:textId="77777777" w:rsidR="00375C6C" w:rsidRPr="006D73ED" w:rsidRDefault="00375C6C" w:rsidP="00375C6C">
                              <w:pPr>
                                <w:jc w:val="left"/>
                                <w:rPr>
                                  <w:color w:val="FFFFFF"/>
                                  <w:sz w:val="48"/>
                                  <w:szCs w:val="32"/>
                                </w:rPr>
                              </w:pPr>
                              <w:r w:rsidRPr="00160F8F">
                                <w:rPr>
                                  <w:color w:val="FFFFFF"/>
                                  <w:sz w:val="48"/>
                                  <w:szCs w:val="32"/>
                                </w:rPr>
                                <w:t xml:space="preserve">Digital Public Administration </w:t>
                              </w:r>
                              <w:r>
                                <w:rPr>
                                  <w:color w:val="FFFFFF"/>
                                  <w:sz w:val="48"/>
                                  <w:szCs w:val="32"/>
                                </w:rPr>
                                <w:t>Governance</w:t>
                              </w:r>
                              <w:r w:rsidRPr="006E0C04">
                                <w:rPr>
                                  <w:color w:val="FFFFFF"/>
                                  <w:sz w:val="48"/>
                                  <w:szCs w:val="32"/>
                                </w:rPr>
                                <w:t xml:space="preserve"> </w:t>
                              </w:r>
                            </w:p>
                            <w:p w14:paraId="00DA584E" w14:textId="77777777" w:rsidR="00375C6C" w:rsidRPr="006762DB" w:rsidRDefault="00375C6C" w:rsidP="00375C6C">
                              <w:pPr>
                                <w:spacing w:before="240"/>
                                <w:jc w:val="left"/>
                                <w:rPr>
                                  <w:color w:val="FFFFFF" w:themeColor="background1"/>
                                  <w:sz w:val="48"/>
                                  <w:szCs w:val="32"/>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08C6BD8" id="Group 321" o:spid="_x0000_s1039" style="position:absolute;left:0;text-align:left;margin-left:85.55pt;margin-top:288.25pt;width:259.75pt;height:106.75pt;z-index:251699200;mso-position-horizontal-relative:margin;mso-position-vertical-relative:margin" coordorigin="82,1676" coordsize="32988,135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">
                <v:shape id="Text Box 202" o:spid="_x0000_s1040" type="#_x0000_t202" style="position:absolute;left:82;top:1771;width:7385;height:12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" filled="f" stroked="f">
                  <v:textbox style="mso-fit-shape-to-text:t">
                    <w:txbxContent>
                      <w:p w14:paraId="633A32C7" w14:textId="77777777" w:rsidR="00375C6C" w:rsidRPr="00166AB4" w:rsidRDefault="00375C6C" w:rsidP="00375C6C">
                        <w:pPr>
                          <w:jc w:val="left"/>
                          <w:rPr>
                            <w:color w:val="FFFFFF" w:themeColor="background1"/>
                            <w:sz w:val="144"/>
                            <w:szCs w:val="144"/>
                            <w:lang w:val="fr-BE"/>
                          </w:rPr>
                        </w:pPr>
                        <w:r>
                          <w:rPr>
                            <w:color w:val="FFFFFF" w:themeColor="background1"/>
                            <w:sz w:val="144"/>
                            <w:szCs w:val="144"/>
                            <w:lang w:val="fr-BE"/>
                          </w:rPr>
                          <w:t>5</w:t>
                        </w:r>
                      </w:p>
                    </w:txbxContent>
                  </v:textbox>
                </v:shape>
                <v:shape id="Text Box 203" o:spid="_x0000_s1041" type="#_x0000_t202" style="position:absolute;left:7467;top:1676;width:25603;height:13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iti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" filled="f" stroked="f">
                  <v:textbox>
                    <w:txbxContent>
                      <w:p w14:paraId="4ABAF1C8" w14:textId="77777777" w:rsidR="00375C6C" w:rsidRPr="006D73ED" w:rsidRDefault="00375C6C" w:rsidP="00375C6C">
                        <w:pPr>
                          <w:jc w:val="left"/>
                          <w:rPr>
                            <w:color w:val="FFFFFF"/>
                            <w:sz w:val="48"/>
                            <w:szCs w:val="32"/>
                          </w:rPr>
                        </w:pPr>
                        <w:r w:rsidRPr="00160F8F">
                          <w:rPr>
                            <w:color w:val="FFFFFF"/>
                            <w:sz w:val="48"/>
                            <w:szCs w:val="32"/>
                          </w:rPr>
                          <w:t xml:space="preserve">Digital Public Administration </w:t>
                        </w:r>
                        <w:r>
                          <w:rPr>
                            <w:color w:val="FFFFFF"/>
                            <w:sz w:val="48"/>
                            <w:szCs w:val="32"/>
                          </w:rPr>
                          <w:t>Governance</w:t>
                        </w:r>
                        <w:r w:rsidRPr="006E0C04">
                          <w:rPr>
                            <w:color w:val="FFFFFF"/>
                            <w:sz w:val="48"/>
                            <w:szCs w:val="32"/>
                          </w:rPr>
                          <w:t xml:space="preserve"> </w:t>
                        </w:r>
                      </w:p>
                      <w:p w14:paraId="00DA584E" w14:textId="77777777" w:rsidR="00375C6C" w:rsidRPr="006762DB" w:rsidRDefault="00375C6C" w:rsidP="00375C6C">
                        <w:pPr>
                          <w:spacing w:before="240"/>
                          <w:jc w:val="left"/>
                          <w:rPr>
                            <w:color w:val="FFFFFF" w:themeColor="background1"/>
                            <w:sz w:val="48"/>
                            <w:szCs w:val="32"/>
                          </w:rPr>
                        </w:pPr>
                      </w:p>
                    </w:txbxContent>
                  </v:textbox>
                </v:shape>
                <w10:wrap type="square" anchorx="margin" anchory="margin"/>
              </v:group>
            </w:pict>
          </mc:Fallback>
        </mc:AlternateContent>
      </w:r>
    </w:p>
    <w:p w14:paraId="22AB2040" w14:textId="2DE458DF" w:rsidR="0090552D" w:rsidRPr="006F2CF7" w:rsidRDefault="0090552D" w:rsidP="004D38A8">
      <w:pPr>
        <w:pStyle w:val="BodyText"/>
      </w:pPr>
    </w:p>
    <w:p w14:paraId="338C8CF6" w14:textId="7BCFD19E" w:rsidR="0090552D" w:rsidRPr="006F2CF7" w:rsidRDefault="0090552D" w:rsidP="004D38A8">
      <w:pPr>
        <w:pStyle w:val="BodyText"/>
      </w:pPr>
    </w:p>
    <w:p w14:paraId="0F1DDD41" w14:textId="59EC8147" w:rsidR="0090552D" w:rsidRPr="006F2CF7" w:rsidRDefault="0090552D" w:rsidP="004D38A8">
      <w:pPr>
        <w:pStyle w:val="BodyText"/>
      </w:pPr>
    </w:p>
    <w:p w14:paraId="173F3782" w14:textId="5C43EB0A" w:rsidR="0090552D" w:rsidRPr="006F2CF7" w:rsidRDefault="0090552D" w:rsidP="004D38A8">
      <w:pPr>
        <w:pStyle w:val="BodyText"/>
      </w:pPr>
    </w:p>
    <w:p w14:paraId="3592C5E7" w14:textId="77777777" w:rsidR="0090552D" w:rsidRPr="006F2CF7" w:rsidRDefault="0090552D" w:rsidP="004D38A8">
      <w:pPr>
        <w:pStyle w:val="BodyText"/>
      </w:pPr>
    </w:p>
    <w:p w14:paraId="6D91CE37" w14:textId="77777777" w:rsidR="0090552D" w:rsidRPr="006F2CF7" w:rsidRDefault="0090552D" w:rsidP="004D38A8">
      <w:pPr>
        <w:pStyle w:val="BodyText"/>
      </w:pPr>
    </w:p>
    <w:p w14:paraId="05AC3313" w14:textId="77777777" w:rsidR="0090552D" w:rsidRPr="00022119" w:rsidRDefault="0090552D" w:rsidP="0090552D">
      <w:pPr>
        <w:rPr>
          <w:szCs w:val="18"/>
        </w:rPr>
      </w:pPr>
    </w:p>
    <w:p w14:paraId="622D78DB" w14:textId="77777777" w:rsidR="0090552D" w:rsidRPr="00022119" w:rsidRDefault="0090552D" w:rsidP="0090552D">
      <w:pPr>
        <w:rPr>
          <w:szCs w:val="18"/>
        </w:rPr>
      </w:pPr>
    </w:p>
    <w:p w14:paraId="741252AF" w14:textId="77777777" w:rsidR="0090552D" w:rsidRPr="00022119" w:rsidRDefault="0090552D" w:rsidP="0090552D">
      <w:pPr>
        <w:rPr>
          <w:szCs w:val="18"/>
        </w:rPr>
      </w:pPr>
    </w:p>
    <w:p w14:paraId="6C51BD02" w14:textId="05825562" w:rsidR="00DF50BA" w:rsidRPr="00022119" w:rsidRDefault="004A5581" w:rsidP="0090552D">
      <w:pPr>
        <w:rPr>
          <w:rFonts w:cs="Arial"/>
          <w:b/>
          <w:bCs/>
          <w:color w:val="1EC08A"/>
          <w:kern w:val="32"/>
          <w:szCs w:val="18"/>
        </w:rPr>
      </w:pPr>
      <w:r w:rsidRPr="00022119">
        <w:rPr>
          <w:noProof/>
          <w:color w:val="FFFFFF"/>
          <w:szCs w:val="18"/>
        </w:rPr>
        <w:drawing>
          <wp:anchor distT="0" distB="0" distL="114300" distR="114300" simplePos="0" relativeHeight="251639808" behindDoc="0" locked="0" layoutInCell="1" allowOverlap="1" wp14:anchorId="03EB219A" wp14:editId="5A18CA53">
            <wp:simplePos x="0" y="0"/>
            <wp:positionH relativeFrom="column">
              <wp:posOffset>3286614</wp:posOffset>
            </wp:positionH>
            <wp:positionV relativeFrom="paragraph">
              <wp:posOffset>1969135</wp:posOffset>
            </wp:positionV>
            <wp:extent cx="36195" cy="1312545"/>
            <wp:effectExtent l="0" t="0" r="1905" b="1905"/>
            <wp:wrapNone/>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8">
                      <a:extLst>
                        <a:ext uri="{28A0092B-C50C-407E-A947-70E740481C1C}">
                          <a14:useLocalDpi xmlns:a14="http://schemas.microsoft.com/office/drawing/2010/main" val="0"/>
                        </a:ext>
                      </a:extLst>
                    </a:blip>
                    <a:srcRect/>
                    <a:stretch>
                      <a:fillRect/>
                    </a:stretch>
                  </pic:blipFill>
                  <pic:spPr bwMode="auto">
                    <a:xfrm>
                      <a:off x="0" y="0"/>
                      <a:ext cx="36195" cy="1312545"/>
                    </a:xfrm>
                    <a:prstGeom prst="rect">
                      <a:avLst/>
                    </a:prstGeom>
                    <a:noFill/>
                    <a:ln>
                      <a:noFill/>
                    </a:ln>
                  </pic:spPr>
                </pic:pic>
              </a:graphicData>
            </a:graphic>
          </wp:anchor>
        </w:drawing>
      </w:r>
      <w:r w:rsidR="00DF50BA" w:rsidRPr="00022119">
        <w:rPr>
          <w:szCs w:val="18"/>
        </w:rPr>
        <w:br w:type="page"/>
      </w:r>
    </w:p>
    <w:p w14:paraId="79694CBD" w14:textId="2111F47A" w:rsidR="005523ED" w:rsidRPr="006F2CF7" w:rsidRDefault="003730DF" w:rsidP="00C40978">
      <w:pPr>
        <w:pStyle w:val="Heading1"/>
      </w:pPr>
      <w:bookmarkStart w:id="38" w:name="_Toc140676782"/>
      <w:r w:rsidRPr="006F2CF7">
        <w:lastRenderedPageBreak/>
        <w:t xml:space="preserve">Digital </w:t>
      </w:r>
      <w:r w:rsidR="00160F4F" w:rsidRPr="006F2CF7">
        <w:t>Public Administration</w:t>
      </w:r>
      <w:r w:rsidRPr="006F2CF7">
        <w:t xml:space="preserve"> </w:t>
      </w:r>
      <w:r w:rsidR="00457E8B" w:rsidRPr="006F2CF7">
        <w:t>G</w:t>
      </w:r>
      <w:r w:rsidRPr="006F2CF7">
        <w:t>overnance</w:t>
      </w:r>
      <w:bookmarkEnd w:id="38"/>
    </w:p>
    <w:p w14:paraId="441C7ADE" w14:textId="03AD879B" w:rsidR="00AC713C" w:rsidRPr="00022119" w:rsidRDefault="00AC713C" w:rsidP="00BD4354">
      <w:pPr>
        <w:rPr>
          <w:szCs w:val="18"/>
        </w:rPr>
      </w:pPr>
    </w:p>
    <w:p w14:paraId="7DD25F0D" w14:textId="3F408CF2" w:rsidR="00BD4354" w:rsidRPr="00022119" w:rsidRDefault="00AC713C" w:rsidP="00BD4354">
      <w:pPr>
        <w:rPr>
          <w:szCs w:val="18"/>
        </w:rPr>
      </w:pPr>
      <w:r w:rsidRPr="00022119">
        <w:rPr>
          <w:szCs w:val="18"/>
        </w:rPr>
        <w:t xml:space="preserve">For more details on Slovenia’s responsible bodies for digital policy and interoperability, its main actors, as well as relevant digital initiatives, please visit the </w:t>
      </w:r>
      <w:hyperlink r:id="rId269" w:history="1">
        <w:r w:rsidRPr="00022119">
          <w:rPr>
            <w:rStyle w:val="Hyperlink"/>
            <w:szCs w:val="18"/>
          </w:rPr>
          <w:t>NIFO collection</w:t>
        </w:r>
      </w:hyperlink>
      <w:r w:rsidRPr="00022119">
        <w:rPr>
          <w:szCs w:val="18"/>
        </w:rPr>
        <w:t xml:space="preserve"> on Joinup.</w:t>
      </w:r>
    </w:p>
    <w:p w14:paraId="57B1E6EB" w14:textId="59E04A3B" w:rsidR="005523ED" w:rsidRPr="006F2CF7" w:rsidRDefault="003730DF" w:rsidP="00CA7FC8">
      <w:pPr>
        <w:pStyle w:val="Heading2"/>
      </w:pPr>
      <w:bookmarkStart w:id="39" w:name="_Toc1474973"/>
      <w:r w:rsidRPr="006F2CF7">
        <w:t>National</w:t>
      </w:r>
      <w:bookmarkEnd w:id="39"/>
      <w:r w:rsidRPr="006F2CF7">
        <w:t xml:space="preserve"> </w:t>
      </w:r>
    </w:p>
    <w:p w14:paraId="6F5736FD" w14:textId="0C8C8EDB" w:rsidR="00515398" w:rsidRPr="006F2CF7" w:rsidRDefault="00F30490" w:rsidP="00B06CFC">
      <w:pPr>
        <w:pStyle w:val="Subtitle"/>
      </w:pPr>
      <w:r w:rsidRPr="006F2CF7">
        <w:rPr>
          <w:noProof/>
        </w:rPr>
        <w:drawing>
          <wp:anchor distT="0" distB="0" distL="114300" distR="114300" simplePos="0" relativeHeight="251673600" behindDoc="0" locked="0" layoutInCell="1" allowOverlap="1" wp14:anchorId="332A3698" wp14:editId="339CADF1">
            <wp:simplePos x="0" y="0"/>
            <wp:positionH relativeFrom="column">
              <wp:posOffset>-405765</wp:posOffset>
            </wp:positionH>
            <wp:positionV relativeFrom="paragraph">
              <wp:posOffset>81280</wp:posOffset>
            </wp:positionV>
            <wp:extent cx="300990" cy="141605"/>
            <wp:effectExtent l="0" t="0" r="3810" b="0"/>
            <wp:wrapNone/>
            <wp:docPr id="43" name="Picture 43" descr="A picture containing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Picture 343" descr="A picture containing night sky&#10;&#10;Description automatically generated"/>
                    <pic:cNvPicPr>
                      <a:picLocks noChangeAspect="1"/>
                    </pic:cNvPicPr>
                  </pic:nvPicPr>
                  <pic:blipFill rotWithShape="1">
                    <a:blip r:embed="rId41" cstate="print">
                      <a:duotone>
                        <a:schemeClr val="accent2">
                          <a:shade val="45000"/>
                          <a:satMod val="135000"/>
                        </a:schemeClr>
                        <a:prstClr val="white"/>
                      </a:duotone>
                      <a:alphaModFix amt="56000"/>
                    </a:blip>
                    <a:srcRect l="14748" t="34779" r="14766" b="32001"/>
                    <a:stretch/>
                  </pic:blipFill>
                  <pic:spPr bwMode="auto">
                    <a:xfrm>
                      <a:off x="0" y="0"/>
                      <a:ext cx="300990" cy="141605"/>
                    </a:xfrm>
                    <a:prstGeom prst="rect">
                      <a:avLst/>
                    </a:prstGeom>
                    <a:ln>
                      <a:noFill/>
                    </a:ln>
                  </pic:spPr>
                </pic:pic>
              </a:graphicData>
            </a:graphic>
            <wp14:sizeRelH relativeFrom="page">
              <wp14:pctWidth>0</wp14:pctWidth>
            </wp14:sizeRelH>
            <wp14:sizeRelV relativeFrom="margin">
              <wp14:pctHeight>0</wp14:pctHeight>
            </wp14:sizeRelV>
          </wp:anchor>
        </w:drawing>
      </w:r>
      <w:r w:rsidR="61963AB7" w:rsidRPr="006F2CF7">
        <w:t xml:space="preserve">Ministry of </w:t>
      </w:r>
      <w:r w:rsidR="00C94436" w:rsidRPr="006F2CF7">
        <w:t>Digital Transformation</w:t>
      </w:r>
    </w:p>
    <w:p w14:paraId="57C95226" w14:textId="1ADD8ED5" w:rsidR="00CA0F68" w:rsidRPr="006F2CF7" w:rsidRDefault="00515398" w:rsidP="00B06CFC">
      <w:pPr>
        <w:pStyle w:val="paragraph"/>
        <w:spacing w:after="0" w:afterAutospacing="0"/>
        <w:jc w:val="both"/>
        <w:textAlignment w:val="baseline"/>
        <w:rPr>
          <w:rStyle w:val="normaltextrun"/>
          <w:rFonts w:ascii="Verdana" w:eastAsia="Verdana, sans-serif" w:hAnsi="Verdana" w:cs="Segoe UI"/>
          <w:color w:val="333333"/>
          <w:sz w:val="18"/>
          <w:szCs w:val="18"/>
          <w:lang w:val="en-GB"/>
        </w:rPr>
      </w:pPr>
      <w:r w:rsidRPr="006F2CF7">
        <w:rPr>
          <w:rStyle w:val="normaltextrun"/>
          <w:rFonts w:ascii="Verdana" w:hAnsi="Verdana" w:cs="Segoe UI"/>
          <w:color w:val="1F4E79" w:themeColor="accent5" w:themeShade="80"/>
          <w:sz w:val="18"/>
          <w:szCs w:val="18"/>
          <w:lang w:val="en-GB"/>
        </w:rPr>
        <w:t xml:space="preserve">The </w:t>
      </w:r>
      <w:hyperlink r:id="rId270" w:history="1">
        <w:r w:rsidRPr="006F2CF7">
          <w:rPr>
            <w:rStyle w:val="Hyperlink"/>
            <w:rFonts w:cs="Segoe UI"/>
            <w:szCs w:val="18"/>
            <w:lang w:val="en-GB"/>
          </w:rPr>
          <w:t>Ministry of Digital Transformation</w:t>
        </w:r>
      </w:hyperlink>
      <w:r w:rsidRPr="006F2CF7">
        <w:rPr>
          <w:rStyle w:val="normaltextrun"/>
          <w:rFonts w:ascii="Verdana" w:hAnsi="Verdana" w:cs="Segoe UI"/>
          <w:color w:val="1F4E79" w:themeColor="accent5" w:themeShade="80"/>
          <w:sz w:val="18"/>
          <w:szCs w:val="18"/>
          <w:lang w:val="en-GB"/>
        </w:rPr>
        <w:t xml:space="preserve"> </w:t>
      </w:r>
      <w:r w:rsidR="00CA0F68" w:rsidRPr="006F2CF7">
        <w:rPr>
          <w:rStyle w:val="normaltextrun"/>
          <w:rFonts w:ascii="Verdana" w:hAnsi="Verdana" w:cs="Segoe UI"/>
          <w:color w:val="333333"/>
          <w:sz w:val="18"/>
          <w:szCs w:val="18"/>
          <w:lang w:val="en-GB"/>
        </w:rPr>
        <w:t xml:space="preserve">was established on 24 January 2023. It monitors and analyses the state of digital transformation and the information society at national level. It is responsible for the areas of the information society, electronic communications, digital inclusion, digital competences, the data economy, management of information and communication systems, and fostering the digitalisation of public administration services. </w:t>
      </w:r>
    </w:p>
    <w:p w14:paraId="6D9852B0" w14:textId="40BD3F92" w:rsidR="00CA0F68" w:rsidRPr="006F2CF7" w:rsidRDefault="00CA0F68" w:rsidP="00B06CFC">
      <w:pPr>
        <w:pStyle w:val="paragraph"/>
        <w:spacing w:before="0" w:beforeAutospacing="0" w:after="0" w:afterAutospacing="0"/>
        <w:jc w:val="both"/>
        <w:textAlignment w:val="baseline"/>
        <w:rPr>
          <w:rStyle w:val="normaltextrun"/>
          <w:rFonts w:ascii="Verdana" w:hAnsi="Verdana" w:cs="Segoe UI"/>
          <w:color w:val="333333"/>
          <w:sz w:val="18"/>
          <w:szCs w:val="18"/>
          <w:lang w:val="en-GB"/>
        </w:rPr>
      </w:pPr>
      <w:r w:rsidRPr="006F2CF7">
        <w:rPr>
          <w:rStyle w:val="normaltextrun"/>
          <w:rFonts w:ascii="Verdana" w:hAnsi="Verdana" w:cs="Segoe UI"/>
          <w:color w:val="333333"/>
          <w:sz w:val="18"/>
          <w:szCs w:val="18"/>
          <w:lang w:val="en-GB"/>
        </w:rPr>
        <w:t xml:space="preserve">In cooperation with the competent </w:t>
      </w:r>
      <w:r w:rsidR="00B54A7A">
        <w:rPr>
          <w:rStyle w:val="normaltextrun"/>
          <w:rFonts w:ascii="Verdana" w:hAnsi="Verdana" w:cs="Segoe UI"/>
          <w:color w:val="333333"/>
          <w:sz w:val="18"/>
          <w:szCs w:val="18"/>
          <w:lang w:val="en-GB"/>
        </w:rPr>
        <w:t>M</w:t>
      </w:r>
      <w:r w:rsidRPr="006F2CF7">
        <w:rPr>
          <w:rStyle w:val="normaltextrun"/>
          <w:rFonts w:ascii="Verdana" w:hAnsi="Verdana" w:cs="Segoe UI"/>
          <w:color w:val="333333"/>
          <w:sz w:val="18"/>
          <w:szCs w:val="18"/>
          <w:lang w:val="en-GB"/>
        </w:rPr>
        <w:t xml:space="preserve">inistries and government offices, the Ministry prepares, coordinates, and implements national measures and projects in the field of the information society and digital transformation of the economy, public administration, healthcare, justice, agriculture, </w:t>
      </w:r>
      <w:proofErr w:type="gramStart"/>
      <w:r w:rsidRPr="006F2CF7">
        <w:rPr>
          <w:rStyle w:val="normaltextrun"/>
          <w:rFonts w:ascii="Verdana" w:hAnsi="Verdana" w:cs="Segoe UI"/>
          <w:color w:val="333333"/>
          <w:sz w:val="18"/>
          <w:szCs w:val="18"/>
          <w:lang w:val="en-GB"/>
        </w:rPr>
        <w:t>education</w:t>
      </w:r>
      <w:proofErr w:type="gramEnd"/>
      <w:r w:rsidRPr="006F2CF7">
        <w:rPr>
          <w:rStyle w:val="normaltextrun"/>
          <w:rFonts w:ascii="Verdana" w:hAnsi="Verdana" w:cs="Segoe UI"/>
          <w:color w:val="333333"/>
          <w:sz w:val="18"/>
          <w:szCs w:val="18"/>
          <w:lang w:val="en-GB"/>
        </w:rPr>
        <w:t xml:space="preserve"> and other areas.</w:t>
      </w:r>
    </w:p>
    <w:p w14:paraId="7A3B08CB" w14:textId="6A1F6334" w:rsidR="00CD6C60" w:rsidRPr="006F2CF7" w:rsidRDefault="00CA0F68" w:rsidP="00B12936">
      <w:pPr>
        <w:pStyle w:val="paragraph"/>
        <w:spacing w:before="0" w:beforeAutospacing="0" w:after="0" w:afterAutospacing="0"/>
        <w:jc w:val="both"/>
        <w:textAlignment w:val="baseline"/>
        <w:rPr>
          <w:rFonts w:ascii="Verdana" w:hAnsi="Verdana"/>
          <w:lang w:val="en-US"/>
        </w:rPr>
      </w:pPr>
      <w:r w:rsidRPr="006F2CF7">
        <w:rPr>
          <w:rStyle w:val="normaltextrun"/>
          <w:rFonts w:ascii="Verdana" w:hAnsi="Verdana" w:cs="Segoe UI"/>
          <w:color w:val="333333"/>
          <w:sz w:val="18"/>
          <w:szCs w:val="18"/>
          <w:lang w:val="en-GB"/>
        </w:rPr>
        <w:t>The Ministry of Digital Transformation took over the policies and strategies regarding eGovernment focusing on innovative and human-centric solutions and digital public services</w:t>
      </w:r>
      <w:r w:rsidR="00B54A7A">
        <w:rPr>
          <w:rStyle w:val="normaltextrun"/>
          <w:rFonts w:ascii="Verdana" w:hAnsi="Verdana" w:cs="Segoe UI"/>
          <w:color w:val="333333"/>
          <w:sz w:val="18"/>
          <w:szCs w:val="18"/>
          <w:lang w:val="en-GB"/>
        </w:rPr>
        <w:t>,</w:t>
      </w:r>
      <w:r w:rsidRPr="006F2CF7">
        <w:rPr>
          <w:rStyle w:val="normaltextrun"/>
          <w:rFonts w:ascii="Verdana" w:hAnsi="Verdana" w:cs="Segoe UI"/>
          <w:color w:val="333333"/>
          <w:sz w:val="18"/>
          <w:szCs w:val="18"/>
          <w:lang w:val="en-GB"/>
        </w:rPr>
        <w:t xml:space="preserve"> together with the development and management of information systems previously carried out by the Information Technology Directorate within the Ministry of Public Administration.</w:t>
      </w:r>
    </w:p>
    <w:p w14:paraId="18E97195" w14:textId="3C9D0D09" w:rsidR="00110036" w:rsidRPr="006F2CF7" w:rsidRDefault="00110036" w:rsidP="00B06CFC">
      <w:pPr>
        <w:pStyle w:val="Subtitle"/>
      </w:pPr>
      <w:r w:rsidRPr="006F2CF7">
        <w:t>Government Information Security Office</w:t>
      </w:r>
    </w:p>
    <w:p w14:paraId="5FC4941B" w14:textId="2A22E231" w:rsidR="008A5382" w:rsidRPr="00022119" w:rsidRDefault="00000000" w:rsidP="006066AC">
      <w:pPr>
        <w:ind w:left="-5"/>
        <w:rPr>
          <w:szCs w:val="18"/>
        </w:rPr>
      </w:pPr>
      <w:hyperlink r:id="rId271" w:history="1">
        <w:r w:rsidR="007F1DFD" w:rsidRPr="00022119">
          <w:rPr>
            <w:rStyle w:val="Hyperlink"/>
            <w:szCs w:val="18"/>
          </w:rPr>
          <w:t>The Government Information Security Office</w:t>
        </w:r>
      </w:hyperlink>
      <w:r w:rsidR="007F1DFD" w:rsidRPr="00022119">
        <w:rPr>
          <w:szCs w:val="18"/>
        </w:rPr>
        <w:t xml:space="preserve"> </w:t>
      </w:r>
      <w:r w:rsidR="2749117E" w:rsidRPr="00022119">
        <w:rPr>
          <w:szCs w:val="18"/>
        </w:rPr>
        <w:t>(GISO)</w:t>
      </w:r>
      <w:r w:rsidR="00B54A7A">
        <w:rPr>
          <w:szCs w:val="18"/>
        </w:rPr>
        <w:t>,</w:t>
      </w:r>
      <w:r w:rsidR="2749117E" w:rsidRPr="00022119">
        <w:rPr>
          <w:szCs w:val="18"/>
        </w:rPr>
        <w:t xml:space="preserve"> </w:t>
      </w:r>
      <w:r w:rsidR="007F1DFD" w:rsidRPr="00022119">
        <w:rPr>
          <w:szCs w:val="18"/>
        </w:rPr>
        <w:t xml:space="preserve">which succeeded the </w:t>
      </w:r>
      <w:hyperlink r:id="rId272">
        <w:r w:rsidR="007F1DFD" w:rsidRPr="00022119">
          <w:rPr>
            <w:szCs w:val="18"/>
          </w:rPr>
          <w:t xml:space="preserve">Information Security Administration of the Republic of Slovenia, </w:t>
        </w:r>
      </w:hyperlink>
      <w:hyperlink r:id="rId273">
        <w:r w:rsidR="007F1DFD" w:rsidRPr="00022119">
          <w:rPr>
            <w:szCs w:val="18"/>
          </w:rPr>
          <w:t>was</w:t>
        </w:r>
      </w:hyperlink>
      <w:r w:rsidR="007F1DFD" w:rsidRPr="00022119">
        <w:rPr>
          <w:szCs w:val="18"/>
        </w:rPr>
        <w:t xml:space="preserve"> established on 20 July 2021 and became operational on 31 July 2021. </w:t>
      </w:r>
      <w:r w:rsidR="2749117E" w:rsidRPr="00022119">
        <w:rPr>
          <w:szCs w:val="18"/>
        </w:rPr>
        <w:t>GISO</w:t>
      </w:r>
      <w:r w:rsidR="007F1DFD" w:rsidRPr="00022119">
        <w:rPr>
          <w:szCs w:val="18"/>
        </w:rPr>
        <w:t xml:space="preserve"> is the competent national authority in the field of information and cyber security. Its core mission is to increase resilience to cyberthreats that can </w:t>
      </w:r>
      <w:r w:rsidR="002C65F8" w:rsidRPr="00022119">
        <w:rPr>
          <w:szCs w:val="18"/>
        </w:rPr>
        <w:t xml:space="preserve">affect </w:t>
      </w:r>
      <w:r w:rsidR="007F1DFD" w:rsidRPr="00022119">
        <w:rPr>
          <w:szCs w:val="18"/>
        </w:rPr>
        <w:t xml:space="preserve">individuals, businesses, the </w:t>
      </w:r>
      <w:r w:rsidR="004F25B7" w:rsidRPr="00022119">
        <w:rPr>
          <w:szCs w:val="18"/>
        </w:rPr>
        <w:t>government,</w:t>
      </w:r>
      <w:r w:rsidR="007F1DFD" w:rsidRPr="00022119">
        <w:rPr>
          <w:szCs w:val="18"/>
        </w:rPr>
        <w:t xml:space="preserve"> and society at large. </w:t>
      </w:r>
      <w:r w:rsidR="2749117E" w:rsidRPr="00022119">
        <w:rPr>
          <w:szCs w:val="18"/>
        </w:rPr>
        <w:t>GISO</w:t>
      </w:r>
      <w:r w:rsidR="007F1DFD" w:rsidRPr="00022119">
        <w:rPr>
          <w:szCs w:val="18"/>
        </w:rPr>
        <w:t xml:space="preserve"> connects stakeholders in the national information security system and coordinates the operational capabilities of the system at strategic level. Under the </w:t>
      </w:r>
      <w:hyperlink r:id="rId274">
        <w:r w:rsidR="007F1DFD" w:rsidRPr="00022119">
          <w:rPr>
            <w:color w:val="1A3F7C"/>
            <w:szCs w:val="18"/>
          </w:rPr>
          <w:t xml:space="preserve">Information </w:t>
        </w:r>
      </w:hyperlink>
      <w:hyperlink r:id="rId275">
        <w:r w:rsidR="007F1DFD" w:rsidRPr="00022119">
          <w:rPr>
            <w:color w:val="1A3F7C"/>
            <w:szCs w:val="18"/>
          </w:rPr>
          <w:t>Security Act</w:t>
        </w:r>
      </w:hyperlink>
      <w:hyperlink r:id="rId276">
        <w:r w:rsidR="007F1DFD" w:rsidRPr="00022119">
          <w:rPr>
            <w:szCs w:val="18"/>
          </w:rPr>
          <w:t xml:space="preserve"> </w:t>
        </w:r>
      </w:hyperlink>
      <w:r w:rsidR="007F1DFD" w:rsidRPr="00022119">
        <w:rPr>
          <w:szCs w:val="18"/>
        </w:rPr>
        <w:t xml:space="preserve">(ISA), </w:t>
      </w:r>
      <w:r w:rsidR="2749117E" w:rsidRPr="00022119">
        <w:rPr>
          <w:szCs w:val="18"/>
        </w:rPr>
        <w:t>GISO</w:t>
      </w:r>
      <w:r w:rsidR="007F1DFD" w:rsidRPr="00022119">
        <w:rPr>
          <w:szCs w:val="18"/>
        </w:rPr>
        <w:t xml:space="preserve"> pays special attention to a group of essential service providers (in the fields of energy, digital infrastructure, drinking water supply and distribution, healthcare, transport, banking, financial market infrastructure, food supply and environmental protection), a group of digital service providers and a group of State administration authorities. </w:t>
      </w:r>
      <w:r w:rsidR="2749117E" w:rsidRPr="00022119">
        <w:rPr>
          <w:szCs w:val="18"/>
        </w:rPr>
        <w:t>GISO is also the single point of contact to ensure cross-border cooperation with the relevant authorities of other EU Member States and with the European CSIRT Network</w:t>
      </w:r>
      <w:r w:rsidR="00B54A7A">
        <w:rPr>
          <w:szCs w:val="18"/>
        </w:rPr>
        <w:t>, as well as</w:t>
      </w:r>
      <w:r w:rsidR="2749117E" w:rsidRPr="00022119">
        <w:rPr>
          <w:szCs w:val="18"/>
        </w:rPr>
        <w:t xml:space="preserve"> other international cooperation tasks. </w:t>
      </w:r>
    </w:p>
    <w:p w14:paraId="7A245819" w14:textId="5FC8E041" w:rsidR="00D85A1C" w:rsidRPr="00022119" w:rsidRDefault="2749117E" w:rsidP="006066AC">
      <w:pPr>
        <w:ind w:left="-5"/>
        <w:rPr>
          <w:szCs w:val="18"/>
        </w:rPr>
      </w:pPr>
      <w:r w:rsidRPr="00022119">
        <w:rPr>
          <w:szCs w:val="18"/>
        </w:rPr>
        <w:t xml:space="preserve">Through its own inspection service, it oversees the implementation of the ISA. Besides </w:t>
      </w:r>
      <w:r w:rsidR="003C4521" w:rsidRPr="00022119">
        <w:rPr>
          <w:szCs w:val="18"/>
        </w:rPr>
        <w:t>that,</w:t>
      </w:r>
      <w:r w:rsidRPr="00022119">
        <w:rPr>
          <w:szCs w:val="18"/>
        </w:rPr>
        <w:t xml:space="preserve"> GISO is </w:t>
      </w:r>
      <w:r w:rsidR="7D11ABA6" w:rsidRPr="00022119">
        <w:rPr>
          <w:szCs w:val="18"/>
        </w:rPr>
        <w:t xml:space="preserve">the National Cybersecurity Certification Authority and is also </w:t>
      </w:r>
      <w:r w:rsidR="7D11ABA6" w:rsidRPr="00022119">
        <w:rPr>
          <w:rFonts w:eastAsia="Republika" w:cs="Republika"/>
          <w:color w:val="111111"/>
          <w:szCs w:val="18"/>
        </w:rPr>
        <w:t xml:space="preserve">appointed by the Slovenian </w:t>
      </w:r>
      <w:r w:rsidR="00B54A7A">
        <w:rPr>
          <w:rFonts w:eastAsia="Republika" w:cs="Republika"/>
          <w:color w:val="111111"/>
          <w:szCs w:val="18"/>
        </w:rPr>
        <w:t>g</w:t>
      </w:r>
      <w:r w:rsidR="7D11ABA6" w:rsidRPr="00022119">
        <w:rPr>
          <w:rFonts w:eastAsia="Republika" w:cs="Republika"/>
          <w:color w:val="111111"/>
          <w:szCs w:val="18"/>
        </w:rPr>
        <w:t xml:space="preserve">overnment as the National Coordination Centre for Cybersecurity. </w:t>
      </w:r>
      <w:r w:rsidR="7D11ABA6" w:rsidRPr="00022119">
        <w:rPr>
          <w:szCs w:val="18"/>
        </w:rPr>
        <w:t xml:space="preserve">It also incorporated the </w:t>
      </w:r>
      <w:r w:rsidR="00B54A7A">
        <w:rPr>
          <w:szCs w:val="18"/>
        </w:rPr>
        <w:t>g</w:t>
      </w:r>
      <w:r w:rsidR="7D11ABA6" w:rsidRPr="00022119">
        <w:rPr>
          <w:szCs w:val="18"/>
        </w:rPr>
        <w:t>overnment CERT</w:t>
      </w:r>
      <w:r w:rsidR="00B54A7A">
        <w:rPr>
          <w:szCs w:val="18"/>
        </w:rPr>
        <w:t>,</w:t>
      </w:r>
      <w:r w:rsidR="7D11ABA6" w:rsidRPr="00022119">
        <w:rPr>
          <w:szCs w:val="18"/>
        </w:rPr>
        <w:t xml:space="preserve"> which previously operated within the Ministry of Public Administration. </w:t>
      </w:r>
      <w:r w:rsidRPr="00022119">
        <w:rPr>
          <w:szCs w:val="18"/>
        </w:rPr>
        <w:t>GISO</w:t>
      </w:r>
      <w:r w:rsidR="007F1DFD" w:rsidRPr="00022119">
        <w:rPr>
          <w:szCs w:val="18"/>
        </w:rPr>
        <w:t xml:space="preserve"> is strategically placed within the Slovenian national security system and is tasked with notifying the government and the National Security Council (NSC) in the case of a critical incident or cyberattack.</w:t>
      </w:r>
      <w:bookmarkStart w:id="40" w:name="_Toc1474976"/>
      <w:r w:rsidR="4CFAD017" w:rsidRPr="00022119">
        <w:rPr>
          <w:rFonts w:eastAsia="Republika" w:cs="Republika"/>
          <w:color w:val="111111"/>
          <w:szCs w:val="18"/>
          <w:lang w:val="en-US"/>
        </w:rPr>
        <w:t xml:space="preserve"> </w:t>
      </w:r>
    </w:p>
    <w:p w14:paraId="27CD33F1" w14:textId="18ED07C3" w:rsidR="000B19FF" w:rsidRPr="006F2CF7" w:rsidRDefault="0057378C" w:rsidP="00E63341">
      <w:pPr>
        <w:pStyle w:val="Subtitle"/>
      </w:pPr>
      <w:bookmarkStart w:id="41" w:name="_Toc1474977"/>
      <w:bookmarkEnd w:id="40"/>
      <w:r w:rsidRPr="006F2CF7">
        <w:t xml:space="preserve">Council for </w:t>
      </w:r>
      <w:r w:rsidR="00B94475" w:rsidRPr="006F2CF7">
        <w:t xml:space="preserve">the </w:t>
      </w:r>
      <w:r w:rsidRPr="006F2CF7">
        <w:t>Informatics</w:t>
      </w:r>
      <w:r w:rsidR="00D6479F" w:rsidRPr="006F2CF7">
        <w:t xml:space="preserve"> Development</w:t>
      </w:r>
      <w:r w:rsidRPr="006F2CF7">
        <w:t xml:space="preserve"> in Public Administration</w:t>
      </w:r>
      <w:r w:rsidR="00FA0586" w:rsidRPr="006F2CF7">
        <w:t xml:space="preserve"> </w:t>
      </w:r>
    </w:p>
    <w:p w14:paraId="75A0B8DE" w14:textId="3850175F" w:rsidR="000D5383" w:rsidRPr="00022119" w:rsidRDefault="0B22B285" w:rsidP="00EA5990">
      <w:pPr>
        <w:rPr>
          <w:rStyle w:val="y2iqfc"/>
          <w:szCs w:val="18"/>
          <w:lang w:val="en"/>
        </w:rPr>
      </w:pPr>
      <w:r w:rsidRPr="00022119">
        <w:rPr>
          <w:rStyle w:val="y2iqfc"/>
          <w:szCs w:val="18"/>
          <w:lang w:val="en"/>
        </w:rPr>
        <w:t>F</w:t>
      </w:r>
      <w:r w:rsidR="009453E0" w:rsidRPr="00022119">
        <w:rPr>
          <w:rStyle w:val="y2iqfc"/>
          <w:szCs w:val="18"/>
          <w:lang w:val="en"/>
        </w:rPr>
        <w:t>ro</w:t>
      </w:r>
      <w:r w:rsidRPr="00022119">
        <w:rPr>
          <w:rStyle w:val="y2iqfc"/>
          <w:szCs w:val="18"/>
          <w:lang w:val="en"/>
        </w:rPr>
        <w:t>m 25 February 2022</w:t>
      </w:r>
      <w:r w:rsidR="67294641" w:rsidRPr="00022119">
        <w:rPr>
          <w:rStyle w:val="y2iqfc"/>
          <w:szCs w:val="18"/>
          <w:lang w:val="en"/>
        </w:rPr>
        <w:t xml:space="preserve"> t</w:t>
      </w:r>
      <w:r w:rsidR="020B348E" w:rsidRPr="00022119">
        <w:rPr>
          <w:rStyle w:val="y2iqfc"/>
          <w:szCs w:val="18"/>
          <w:lang w:val="en"/>
        </w:rPr>
        <w:t xml:space="preserve">he </w:t>
      </w:r>
      <w:hyperlink r:id="rId277" w:history="1">
        <w:r w:rsidR="020B348E" w:rsidRPr="00022119">
          <w:rPr>
            <w:rStyle w:val="Hyperlink"/>
            <w:szCs w:val="18"/>
            <w:lang w:val="en"/>
          </w:rPr>
          <w:t xml:space="preserve">Council for the </w:t>
        </w:r>
        <w:r w:rsidR="04BB05D5" w:rsidRPr="00022119">
          <w:rPr>
            <w:rStyle w:val="Hyperlink"/>
            <w:szCs w:val="18"/>
            <w:lang w:val="en"/>
          </w:rPr>
          <w:t xml:space="preserve">Informatics </w:t>
        </w:r>
        <w:r w:rsidR="020B348E" w:rsidRPr="00022119">
          <w:rPr>
            <w:rStyle w:val="Hyperlink"/>
            <w:szCs w:val="18"/>
            <w:lang w:val="en"/>
          </w:rPr>
          <w:t>Development</w:t>
        </w:r>
      </w:hyperlink>
      <w:r w:rsidR="020B348E" w:rsidRPr="00022119">
        <w:rPr>
          <w:rStyle w:val="y2iqfc"/>
          <w:szCs w:val="18"/>
          <w:lang w:val="en"/>
        </w:rPr>
        <w:t xml:space="preserve"> </w:t>
      </w:r>
      <w:r w:rsidR="1C4BAC87" w:rsidRPr="00022119">
        <w:rPr>
          <w:rStyle w:val="y2iqfc"/>
          <w:szCs w:val="18"/>
          <w:lang w:val="en"/>
        </w:rPr>
        <w:t xml:space="preserve">is </w:t>
      </w:r>
      <w:r w:rsidR="06121AFC" w:rsidRPr="00022119">
        <w:rPr>
          <w:rStyle w:val="y2iqfc"/>
          <w:szCs w:val="18"/>
          <w:lang w:val="en"/>
        </w:rPr>
        <w:t>again operational</w:t>
      </w:r>
      <w:r w:rsidR="5F694F3D" w:rsidRPr="00022119">
        <w:rPr>
          <w:rStyle w:val="y2iqfc"/>
          <w:szCs w:val="18"/>
          <w:lang w:val="en"/>
        </w:rPr>
        <w:t>.</w:t>
      </w:r>
      <w:r w:rsidR="06121AFC" w:rsidRPr="00022119">
        <w:rPr>
          <w:rStyle w:val="y2iqfc"/>
          <w:szCs w:val="18"/>
          <w:lang w:val="en"/>
        </w:rPr>
        <w:t xml:space="preserve"> </w:t>
      </w:r>
      <w:r w:rsidR="00BE5138" w:rsidRPr="00022119">
        <w:rPr>
          <w:rStyle w:val="y2iqfc"/>
          <w:szCs w:val="18"/>
          <w:lang w:val="en"/>
        </w:rPr>
        <w:t xml:space="preserve">It </w:t>
      </w:r>
      <w:r w:rsidR="00B94475" w:rsidRPr="00022119">
        <w:rPr>
          <w:rStyle w:val="y2iqfc"/>
          <w:szCs w:val="18"/>
          <w:lang w:val="en"/>
        </w:rPr>
        <w:t xml:space="preserve">manages </w:t>
      </w:r>
      <w:r w:rsidR="020B348E" w:rsidRPr="00022119">
        <w:rPr>
          <w:rStyle w:val="y2iqfc"/>
          <w:szCs w:val="18"/>
          <w:lang w:val="en"/>
        </w:rPr>
        <w:t xml:space="preserve">the development of information and communication systems of the </w:t>
      </w:r>
      <w:r w:rsidR="00B94475" w:rsidRPr="00022119">
        <w:rPr>
          <w:rStyle w:val="y2iqfc"/>
          <w:szCs w:val="18"/>
          <w:lang w:val="en"/>
        </w:rPr>
        <w:t>S</w:t>
      </w:r>
      <w:r w:rsidR="020B348E" w:rsidRPr="00022119">
        <w:rPr>
          <w:rStyle w:val="y2iqfc"/>
          <w:szCs w:val="18"/>
          <w:lang w:val="en"/>
        </w:rPr>
        <w:t>tate administration</w:t>
      </w:r>
      <w:r w:rsidR="00B94475" w:rsidRPr="00022119">
        <w:rPr>
          <w:rStyle w:val="y2iqfc"/>
          <w:szCs w:val="18"/>
          <w:lang w:val="en"/>
        </w:rPr>
        <w:t>,</w:t>
      </w:r>
      <w:r w:rsidR="020B348E" w:rsidRPr="00022119">
        <w:rPr>
          <w:rStyle w:val="y2iqfc"/>
          <w:szCs w:val="18"/>
          <w:lang w:val="en"/>
        </w:rPr>
        <w:t xml:space="preserve"> </w:t>
      </w:r>
      <w:r w:rsidR="00B94475" w:rsidRPr="00022119">
        <w:rPr>
          <w:rStyle w:val="y2iqfc"/>
          <w:szCs w:val="18"/>
          <w:lang w:val="en"/>
        </w:rPr>
        <w:t>as well as</w:t>
      </w:r>
      <w:r w:rsidR="020B348E" w:rsidRPr="00022119">
        <w:rPr>
          <w:rStyle w:val="y2iqfc"/>
          <w:szCs w:val="18"/>
          <w:lang w:val="en"/>
        </w:rPr>
        <w:t xml:space="preserve"> their financial resources.</w:t>
      </w:r>
      <w:r w:rsidR="463676A1" w:rsidRPr="00022119">
        <w:rPr>
          <w:szCs w:val="18"/>
          <w:lang w:val="en"/>
        </w:rPr>
        <w:t xml:space="preserve"> </w:t>
      </w:r>
      <w:r w:rsidR="7735D91D" w:rsidRPr="00022119">
        <w:rPr>
          <w:rStyle w:val="y2iqfc"/>
          <w:szCs w:val="18"/>
          <w:lang w:val="en"/>
        </w:rPr>
        <w:t xml:space="preserve">The members of the </w:t>
      </w:r>
      <w:r w:rsidR="00B94475" w:rsidRPr="00022119">
        <w:rPr>
          <w:rStyle w:val="y2iqfc"/>
          <w:szCs w:val="18"/>
          <w:lang w:val="en"/>
        </w:rPr>
        <w:t>C</w:t>
      </w:r>
      <w:r w:rsidR="7735D91D" w:rsidRPr="00022119">
        <w:rPr>
          <w:rStyle w:val="y2iqfc"/>
          <w:szCs w:val="18"/>
          <w:lang w:val="en"/>
        </w:rPr>
        <w:t xml:space="preserve">ouncil are representatives of </w:t>
      </w:r>
      <w:r w:rsidR="00364EE3">
        <w:rPr>
          <w:rStyle w:val="y2iqfc"/>
          <w:szCs w:val="18"/>
          <w:lang w:val="en"/>
        </w:rPr>
        <w:t>M</w:t>
      </w:r>
      <w:r w:rsidR="7735D91D" w:rsidRPr="00022119">
        <w:rPr>
          <w:rStyle w:val="y2iqfc"/>
          <w:szCs w:val="18"/>
          <w:lang w:val="en"/>
        </w:rPr>
        <w:t>inistries, their constituent bodies and government departments.</w:t>
      </w:r>
      <w:r w:rsidR="725D9D31" w:rsidRPr="00022119">
        <w:rPr>
          <w:rStyle w:val="y2iqfc"/>
          <w:szCs w:val="18"/>
          <w:lang w:val="en"/>
        </w:rPr>
        <w:t xml:space="preserve"> </w:t>
      </w:r>
    </w:p>
    <w:p w14:paraId="17873739" w14:textId="03F93311" w:rsidR="00944D92" w:rsidRPr="006F2CF7" w:rsidRDefault="00B94475" w:rsidP="00D50EAC">
      <w:pPr>
        <w:pStyle w:val="HTMLPreformatted"/>
        <w:jc w:val="both"/>
        <w:rPr>
          <w:rFonts w:ascii="Verdana" w:hAnsi="Verdana"/>
        </w:rPr>
      </w:pPr>
      <w:r w:rsidRPr="006F2CF7">
        <w:rPr>
          <w:rStyle w:val="y2iqfc"/>
          <w:rFonts w:ascii="Verdana" w:hAnsi="Verdana"/>
          <w:lang w:val="en"/>
        </w:rPr>
        <w:t xml:space="preserve">The </w:t>
      </w:r>
      <w:r w:rsidR="725D9D31" w:rsidRPr="006F2CF7">
        <w:rPr>
          <w:rStyle w:val="y2iqfc"/>
          <w:rFonts w:ascii="Verdana" w:hAnsi="Verdana"/>
          <w:lang w:val="en"/>
        </w:rPr>
        <w:t>Council consi</w:t>
      </w:r>
      <w:r w:rsidR="29F6BE02" w:rsidRPr="006F2CF7">
        <w:rPr>
          <w:rStyle w:val="y2iqfc"/>
          <w:rFonts w:ascii="Verdana" w:hAnsi="Verdana"/>
          <w:lang w:val="en"/>
        </w:rPr>
        <w:t xml:space="preserve">sts of </w:t>
      </w:r>
      <w:r w:rsidRPr="006F2CF7">
        <w:rPr>
          <w:rStyle w:val="y2iqfc"/>
          <w:rFonts w:ascii="Verdana" w:hAnsi="Verdana"/>
          <w:lang w:val="en"/>
        </w:rPr>
        <w:t xml:space="preserve">a </w:t>
      </w:r>
      <w:r w:rsidR="29F6BE02" w:rsidRPr="006F2CF7">
        <w:rPr>
          <w:rStyle w:val="y2iqfc"/>
          <w:rFonts w:ascii="Verdana" w:hAnsi="Verdana"/>
          <w:lang w:val="en"/>
        </w:rPr>
        <w:t xml:space="preserve">strategic group </w:t>
      </w:r>
      <w:r w:rsidR="243444B9" w:rsidRPr="006F2CF7">
        <w:rPr>
          <w:rStyle w:val="y2iqfc"/>
          <w:rFonts w:ascii="Verdana" w:hAnsi="Verdana"/>
          <w:lang w:val="en"/>
        </w:rPr>
        <w:t>(</w:t>
      </w:r>
      <w:r w:rsidRPr="006F2CF7">
        <w:rPr>
          <w:rStyle w:val="y2iqfc"/>
          <w:rFonts w:ascii="Verdana" w:hAnsi="Verdana"/>
          <w:lang w:val="en"/>
        </w:rPr>
        <w:t>S</w:t>
      </w:r>
      <w:r w:rsidR="243444B9" w:rsidRPr="006F2CF7">
        <w:rPr>
          <w:rStyle w:val="y2iqfc"/>
          <w:rFonts w:ascii="Verdana" w:hAnsi="Verdana"/>
          <w:lang w:val="en"/>
        </w:rPr>
        <w:t xml:space="preserve">tate secretaries from certain governmental bodies) </w:t>
      </w:r>
      <w:r w:rsidR="29F6BE02" w:rsidRPr="006F2CF7">
        <w:rPr>
          <w:rStyle w:val="y2iqfc"/>
          <w:rFonts w:ascii="Verdana" w:hAnsi="Verdana"/>
          <w:lang w:val="en"/>
        </w:rPr>
        <w:t xml:space="preserve">and </w:t>
      </w:r>
      <w:r w:rsidRPr="006F2CF7">
        <w:rPr>
          <w:rStyle w:val="y2iqfc"/>
          <w:rFonts w:ascii="Verdana" w:hAnsi="Verdana"/>
          <w:lang w:val="en"/>
        </w:rPr>
        <w:t xml:space="preserve">an </w:t>
      </w:r>
      <w:r w:rsidR="29F6BE02" w:rsidRPr="006F2CF7">
        <w:rPr>
          <w:rStyle w:val="y2iqfc"/>
          <w:rFonts w:ascii="Verdana" w:hAnsi="Verdana"/>
          <w:lang w:val="en"/>
        </w:rPr>
        <w:t xml:space="preserve">operational working group (heads of informatics in all bodies and government services of the </w:t>
      </w:r>
      <w:r w:rsidRPr="006F2CF7">
        <w:rPr>
          <w:rStyle w:val="y2iqfc"/>
          <w:rFonts w:ascii="Verdana" w:hAnsi="Verdana"/>
          <w:lang w:val="en"/>
        </w:rPr>
        <w:t>S</w:t>
      </w:r>
      <w:r w:rsidR="29F6BE02" w:rsidRPr="006F2CF7">
        <w:rPr>
          <w:rStyle w:val="y2iqfc"/>
          <w:rFonts w:ascii="Verdana" w:hAnsi="Verdana"/>
          <w:lang w:val="en"/>
        </w:rPr>
        <w:t>tate administration)</w:t>
      </w:r>
      <w:r w:rsidR="463676A1" w:rsidRPr="006F2CF7">
        <w:rPr>
          <w:rStyle w:val="y2iqfc"/>
          <w:rFonts w:ascii="Verdana" w:hAnsi="Verdana"/>
          <w:lang w:val="en"/>
        </w:rPr>
        <w:t>.</w:t>
      </w:r>
      <w:r w:rsidR="00D50EAC" w:rsidRPr="006F2CF7">
        <w:rPr>
          <w:rStyle w:val="y2iqfc"/>
          <w:rFonts w:ascii="Verdana" w:hAnsi="Verdana"/>
          <w:lang w:val="en"/>
        </w:rPr>
        <w:t xml:space="preserve"> </w:t>
      </w:r>
    </w:p>
    <w:p w14:paraId="25277DDE" w14:textId="225F7862" w:rsidR="000668E2" w:rsidRPr="00022119" w:rsidRDefault="00B94475" w:rsidP="2F82A2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alibri"/>
          <w:szCs w:val="18"/>
          <w:lang w:val="en" w:eastAsia="sl-SI"/>
        </w:rPr>
      </w:pPr>
      <w:r w:rsidRPr="00022119">
        <w:rPr>
          <w:rFonts w:cs="Calibri"/>
          <w:szCs w:val="18"/>
          <w:lang w:val="en" w:eastAsia="sl-SI"/>
        </w:rPr>
        <w:t xml:space="preserve">The </w:t>
      </w:r>
      <w:r w:rsidR="3984AD4F" w:rsidRPr="00022119">
        <w:rPr>
          <w:rFonts w:cs="Calibri"/>
          <w:szCs w:val="18"/>
          <w:lang w:val="en" w:eastAsia="sl-SI"/>
        </w:rPr>
        <w:t>Council has two main tasks:</w:t>
      </w:r>
    </w:p>
    <w:p w14:paraId="77147294" w14:textId="793C8340" w:rsidR="000668E2" w:rsidRPr="006F2CF7" w:rsidRDefault="16786679" w:rsidP="00B06CFC">
      <w:pPr>
        <w:pStyle w:val="ListParagraph"/>
        <w:numPr>
          <w:ilvl w:val="0"/>
          <w:numId w:val="73"/>
        </w:numPr>
      </w:pPr>
      <w:r w:rsidRPr="006F2CF7">
        <w:t xml:space="preserve">Promoting </w:t>
      </w:r>
      <w:r w:rsidR="34573D4C" w:rsidRPr="006F2CF7">
        <w:t xml:space="preserve">the </w:t>
      </w:r>
      <w:r w:rsidRPr="006F2CF7">
        <w:t xml:space="preserve">digitalisation and digital transformation in </w:t>
      </w:r>
      <w:r w:rsidR="34573D4C" w:rsidRPr="006F2CF7">
        <w:t>S</w:t>
      </w:r>
      <w:r w:rsidRPr="006F2CF7">
        <w:t xml:space="preserve">tate administration and e-services related to </w:t>
      </w:r>
      <w:r w:rsidR="34573D4C" w:rsidRPr="006F2CF7">
        <w:t>S</w:t>
      </w:r>
      <w:r w:rsidRPr="006F2CF7">
        <w:t>tate administration for the population of Slovenia and the Slovenian economy</w:t>
      </w:r>
      <w:r w:rsidR="34573D4C" w:rsidRPr="006F2CF7">
        <w:t>; and</w:t>
      </w:r>
    </w:p>
    <w:p w14:paraId="1FDCF59C" w14:textId="77777777" w:rsidR="00B71B4B" w:rsidRPr="006F2CF7" w:rsidRDefault="3984AD4F" w:rsidP="00B06CFC">
      <w:pPr>
        <w:pStyle w:val="ListParagraph"/>
        <w:numPr>
          <w:ilvl w:val="0"/>
          <w:numId w:val="73"/>
        </w:numPr>
      </w:pPr>
      <w:r w:rsidRPr="006F2CF7">
        <w:lastRenderedPageBreak/>
        <w:t xml:space="preserve">Coordinating and issuing opinions on the eligibility of investments and projects of </w:t>
      </w:r>
      <w:r w:rsidR="00B94475" w:rsidRPr="006F2CF7">
        <w:t>S</w:t>
      </w:r>
      <w:r w:rsidRPr="006F2CF7">
        <w:t>tate administration bodies.</w:t>
      </w:r>
    </w:p>
    <w:p w14:paraId="0B6F3FCA" w14:textId="7B06B05F" w:rsidR="00B71B4B" w:rsidRPr="00022119" w:rsidRDefault="00B71B4B" w:rsidP="008A5382">
      <w:pPr>
        <w:rPr>
          <w:szCs w:val="18"/>
        </w:rPr>
      </w:pPr>
      <w:r w:rsidRPr="00022119">
        <w:rPr>
          <w:szCs w:val="18"/>
        </w:rPr>
        <w:t>The Council will cease to function when the Ministry of Digital Transformation will fully take over its tasks, as stipulated by the latest amendment to the State Administration Act (Official Gazette of the Republic of Slovenia, No. 18 /23), ZDU-1O).</w:t>
      </w:r>
    </w:p>
    <w:p w14:paraId="09B5D223" w14:textId="274D9757" w:rsidR="000B19FF" w:rsidRPr="006F2CF7" w:rsidRDefault="000B19FF" w:rsidP="00E63341">
      <w:pPr>
        <w:pStyle w:val="Subtitle"/>
      </w:pPr>
      <w:r w:rsidRPr="006F2CF7">
        <w:t>Secretariat-General of the Government of the Republic of Slovenia</w:t>
      </w:r>
    </w:p>
    <w:p w14:paraId="1F4B3CDE" w14:textId="7CC82121" w:rsidR="000B19FF" w:rsidRPr="00022119" w:rsidRDefault="000B19FF" w:rsidP="002152E2">
      <w:pPr>
        <w:rPr>
          <w:szCs w:val="18"/>
        </w:rPr>
      </w:pPr>
      <w:r w:rsidRPr="00022119">
        <w:rPr>
          <w:szCs w:val="18"/>
        </w:rPr>
        <w:t xml:space="preserve">The </w:t>
      </w:r>
      <w:hyperlink r:id="rId278" w:history="1">
        <w:r w:rsidRPr="00022119">
          <w:rPr>
            <w:rStyle w:val="Hyperlink"/>
            <w:szCs w:val="18"/>
          </w:rPr>
          <w:t>Secretariat-General of the Government of the Republic of Slovenia</w:t>
        </w:r>
      </w:hyperlink>
      <w:r w:rsidRPr="00022119">
        <w:rPr>
          <w:szCs w:val="18"/>
        </w:rPr>
        <w:t xml:space="preserve"> is primarily responsible for </w:t>
      </w:r>
      <w:r w:rsidR="002C43B8" w:rsidRPr="00022119">
        <w:rPr>
          <w:szCs w:val="18"/>
        </w:rPr>
        <w:t>conducting the sessions of the go</w:t>
      </w:r>
      <w:r w:rsidRPr="00022119">
        <w:rPr>
          <w:szCs w:val="18"/>
        </w:rPr>
        <w:t xml:space="preserve">vernment, its working bodies, expert </w:t>
      </w:r>
      <w:proofErr w:type="gramStart"/>
      <w:r w:rsidRPr="00022119">
        <w:rPr>
          <w:szCs w:val="18"/>
        </w:rPr>
        <w:t>councils</w:t>
      </w:r>
      <w:proofErr w:type="gramEnd"/>
      <w:r w:rsidRPr="00022119">
        <w:rPr>
          <w:szCs w:val="18"/>
        </w:rPr>
        <w:t xml:space="preserve"> and other governmental bodies, and for monitoring the implementation of decisions adopted by the </w:t>
      </w:r>
      <w:r w:rsidR="002C43B8" w:rsidRPr="00022119">
        <w:rPr>
          <w:szCs w:val="18"/>
        </w:rPr>
        <w:t xml:space="preserve">government </w:t>
      </w:r>
      <w:r w:rsidRPr="00022119">
        <w:rPr>
          <w:szCs w:val="18"/>
        </w:rPr>
        <w:t xml:space="preserve">and </w:t>
      </w:r>
      <w:r w:rsidR="002C43B8" w:rsidRPr="00022119">
        <w:rPr>
          <w:szCs w:val="18"/>
        </w:rPr>
        <w:t xml:space="preserve">the </w:t>
      </w:r>
      <w:r w:rsidRPr="00022119">
        <w:rPr>
          <w:szCs w:val="18"/>
        </w:rPr>
        <w:t>obligations undertaken by or imposed on it.</w:t>
      </w:r>
      <w:r w:rsidR="006D157F" w:rsidRPr="00022119">
        <w:rPr>
          <w:szCs w:val="18"/>
        </w:rPr>
        <w:t xml:space="preserve"> </w:t>
      </w:r>
    </w:p>
    <w:p w14:paraId="246AD450" w14:textId="07EE846D" w:rsidR="000B19FF" w:rsidRPr="00022119" w:rsidRDefault="00044DF4" w:rsidP="002152E2">
      <w:pPr>
        <w:rPr>
          <w:szCs w:val="18"/>
        </w:rPr>
      </w:pPr>
      <w:r w:rsidRPr="00022119">
        <w:rPr>
          <w:szCs w:val="18"/>
        </w:rPr>
        <w:t>O</w:t>
      </w:r>
      <w:r w:rsidR="000B19FF" w:rsidRPr="00022119">
        <w:rPr>
          <w:szCs w:val="18"/>
        </w:rPr>
        <w:t xml:space="preserve">ne of the key tasks of the Secretariat-General is to ensure the smooth operation of information systems whose primary function is to support the decision-making processes. </w:t>
      </w:r>
      <w:r w:rsidR="00666FD6" w:rsidRPr="00022119">
        <w:rPr>
          <w:szCs w:val="18"/>
        </w:rPr>
        <w:t>E</w:t>
      </w:r>
      <w:r w:rsidR="000B19FF" w:rsidRPr="00022119">
        <w:rPr>
          <w:szCs w:val="18"/>
        </w:rPr>
        <w:t xml:space="preserve">lectronic services and systems developed for this purpose facilitate the harmonisation of documents at different levels and the provision of information on </w:t>
      </w:r>
      <w:r w:rsidR="002C43B8" w:rsidRPr="00022119">
        <w:rPr>
          <w:szCs w:val="18"/>
        </w:rPr>
        <w:t xml:space="preserve">government </w:t>
      </w:r>
      <w:r w:rsidR="000B19FF" w:rsidRPr="00022119">
        <w:rPr>
          <w:szCs w:val="18"/>
        </w:rPr>
        <w:t xml:space="preserve">decisions to various target user groups and </w:t>
      </w:r>
      <w:r w:rsidR="00271CBE" w:rsidRPr="00022119">
        <w:rPr>
          <w:szCs w:val="18"/>
        </w:rPr>
        <w:t xml:space="preserve">to </w:t>
      </w:r>
      <w:r w:rsidR="000B19FF" w:rsidRPr="00022119">
        <w:rPr>
          <w:szCs w:val="18"/>
        </w:rPr>
        <w:t>the public.</w:t>
      </w:r>
    </w:p>
    <w:p w14:paraId="37BC50E2" w14:textId="7391E149" w:rsidR="000B19FF" w:rsidRPr="006F2CF7" w:rsidRDefault="00B72869" w:rsidP="00E63341">
      <w:pPr>
        <w:pStyle w:val="Subtitle"/>
        <w:rPr>
          <w:rStyle w:val="hps"/>
          <w:rFonts w:ascii="Verdana" w:hAnsi="Verdana"/>
        </w:rPr>
      </w:pPr>
      <w:r w:rsidRPr="006F2CF7">
        <w:rPr>
          <w:rStyle w:val="Hyperlink"/>
          <w:color w:val="F7A33D"/>
          <w:sz w:val="22"/>
        </w:rPr>
        <w:t xml:space="preserve">ICT </w:t>
      </w:r>
      <w:r w:rsidR="000B19FF" w:rsidRPr="006F2CF7">
        <w:rPr>
          <w:rStyle w:val="Hyperlink"/>
          <w:color w:val="F7A33D"/>
          <w:sz w:val="22"/>
        </w:rPr>
        <w:t>Association at the Chamber of Commerce and Industry</w:t>
      </w:r>
    </w:p>
    <w:p w14:paraId="79D42E75" w14:textId="4AA92752" w:rsidR="20EE4C03" w:rsidRPr="00022119" w:rsidRDefault="794DFA10" w:rsidP="00BF00F5">
      <w:pPr>
        <w:rPr>
          <w:rFonts w:eastAsia="Verdana" w:cs="Verdana"/>
          <w:szCs w:val="18"/>
        </w:rPr>
      </w:pPr>
      <w:r w:rsidRPr="00022119">
        <w:rPr>
          <w:rFonts w:eastAsia="Verdana" w:cs="Verdana"/>
          <w:szCs w:val="18"/>
        </w:rPr>
        <w:t>T</w:t>
      </w:r>
      <w:r w:rsidR="008C12CE" w:rsidRPr="00022119">
        <w:rPr>
          <w:rFonts w:eastAsia="Verdana" w:cs="Verdana"/>
          <w:szCs w:val="18"/>
        </w:rPr>
        <w:t xml:space="preserve">he </w:t>
      </w:r>
      <w:r w:rsidR="3760138F" w:rsidRPr="00022119">
        <w:rPr>
          <w:rFonts w:eastAsia="Verdana" w:cs="Verdana"/>
          <w:szCs w:val="18"/>
        </w:rPr>
        <w:t>Ministry of Digital Transformation</w:t>
      </w:r>
      <w:r w:rsidRPr="00022119">
        <w:rPr>
          <w:rFonts w:eastAsia="Verdana" w:cs="Verdana"/>
          <w:szCs w:val="18"/>
        </w:rPr>
        <w:t xml:space="preserve"> works with the </w:t>
      </w:r>
      <w:hyperlink r:id="rId279" w:history="1">
        <w:r w:rsidRPr="00022119">
          <w:rPr>
            <w:rStyle w:val="Hyperlink"/>
            <w:szCs w:val="18"/>
          </w:rPr>
          <w:t>ICT Association of Slovenia (ZIT) at the Chamber of Commerce and Industry</w:t>
        </w:r>
      </w:hyperlink>
      <w:r w:rsidRPr="00022119">
        <w:rPr>
          <w:rFonts w:eastAsia="Verdana" w:cs="Verdana"/>
          <w:szCs w:val="18"/>
        </w:rPr>
        <w:t xml:space="preserve">. The association strives to connect public administration and ICT companies as well as to cooperate in marketing and implementing ICT solutions abroad. There are several cooperation initiatives, from 5G networks, </w:t>
      </w:r>
      <w:proofErr w:type="spellStart"/>
      <w:r w:rsidRPr="00022119">
        <w:rPr>
          <w:rFonts w:eastAsia="Verdana" w:cs="Verdana"/>
          <w:szCs w:val="18"/>
        </w:rPr>
        <w:t>eIdentity</w:t>
      </w:r>
      <w:proofErr w:type="spellEnd"/>
      <w:r w:rsidRPr="00022119">
        <w:rPr>
          <w:rFonts w:eastAsia="Verdana" w:cs="Verdana"/>
          <w:szCs w:val="18"/>
        </w:rPr>
        <w:t xml:space="preserve"> legislation, smart city solutions to the Artificial Intelligence National Strategy and the </w:t>
      </w:r>
      <w:hyperlink r:id="rId280" w:history="1">
        <w:r w:rsidRPr="00022119">
          <w:rPr>
            <w:rStyle w:val="Hyperlink"/>
            <w:szCs w:val="18"/>
          </w:rPr>
          <w:t>Open Data National Hub</w:t>
        </w:r>
      </w:hyperlink>
      <w:r w:rsidRPr="00022119">
        <w:rPr>
          <w:rFonts w:eastAsia="Verdana" w:cs="Verdana"/>
          <w:szCs w:val="18"/>
        </w:rPr>
        <w:t>.</w:t>
      </w:r>
      <w:r w:rsidR="002507E3" w:rsidRPr="00022119">
        <w:rPr>
          <w:rFonts w:eastAsia="Verdana" w:cs="Verdana"/>
          <w:szCs w:val="18"/>
        </w:rPr>
        <w:t xml:space="preserve"> </w:t>
      </w:r>
      <w:r w:rsidR="20EE4C03" w:rsidRPr="00022119">
        <w:rPr>
          <w:rFonts w:eastAsia="Verdana" w:cs="Verdana"/>
          <w:szCs w:val="18"/>
        </w:rPr>
        <w:t>The ZIT runs several sections, competence centres, initiatives and projects that support the ICT sector and the digitalisation of the economy in Slovenia. The key sections are:</w:t>
      </w:r>
    </w:p>
    <w:p w14:paraId="5F4E335C" w14:textId="7C80D87D" w:rsidR="20EE4C03" w:rsidRPr="006F2CF7" w:rsidRDefault="20EE4C03" w:rsidP="000D73A6">
      <w:pPr>
        <w:pStyle w:val="ListParagraph"/>
        <w:numPr>
          <w:ilvl w:val="0"/>
          <w:numId w:val="26"/>
        </w:numPr>
        <w:rPr>
          <w:rFonts w:eastAsia="Verdana" w:cs="Verdana"/>
          <w:szCs w:val="18"/>
        </w:rPr>
      </w:pPr>
      <w:r w:rsidRPr="006F2CF7">
        <w:rPr>
          <w:rFonts w:eastAsia="Verdana" w:cs="Verdana"/>
          <w:szCs w:val="18"/>
        </w:rPr>
        <w:t xml:space="preserve">ZITEX – the export section, organising activities to support the internationalisation of the </w:t>
      </w:r>
      <w:proofErr w:type="gramStart"/>
      <w:r w:rsidRPr="006F2CF7">
        <w:rPr>
          <w:rFonts w:eastAsia="Verdana" w:cs="Verdana"/>
          <w:szCs w:val="18"/>
        </w:rPr>
        <w:t>industry;</w:t>
      </w:r>
      <w:proofErr w:type="gramEnd"/>
    </w:p>
    <w:p w14:paraId="1B2B31A5" w14:textId="6D3F1F21" w:rsidR="20EE4C03" w:rsidRPr="006F2CF7" w:rsidRDefault="20EE4C03" w:rsidP="000D73A6">
      <w:pPr>
        <w:pStyle w:val="ListParagraph"/>
        <w:numPr>
          <w:ilvl w:val="0"/>
          <w:numId w:val="26"/>
        </w:numPr>
        <w:rPr>
          <w:rFonts w:eastAsia="Verdana" w:cs="Verdana"/>
          <w:szCs w:val="18"/>
        </w:rPr>
      </w:pPr>
      <w:r w:rsidRPr="006F2CF7">
        <w:rPr>
          <w:rFonts w:eastAsia="Verdana" w:cs="Verdana"/>
          <w:szCs w:val="18"/>
        </w:rPr>
        <w:t xml:space="preserve">AIDAS – section for data science and artificial intelligence to work on key topics on these very important areas for the country and common EU digital </w:t>
      </w:r>
      <w:proofErr w:type="gramStart"/>
      <w:r w:rsidRPr="006F2CF7">
        <w:rPr>
          <w:rFonts w:eastAsia="Verdana" w:cs="Verdana"/>
          <w:szCs w:val="18"/>
        </w:rPr>
        <w:t>market</w:t>
      </w:r>
      <w:r w:rsidR="00364EE3">
        <w:rPr>
          <w:rFonts w:eastAsia="Verdana" w:cs="Verdana"/>
          <w:szCs w:val="18"/>
        </w:rPr>
        <w:t>;</w:t>
      </w:r>
      <w:proofErr w:type="gramEnd"/>
      <w:r w:rsidRPr="006F2CF7">
        <w:rPr>
          <w:rFonts w:eastAsia="Verdana" w:cs="Verdana"/>
          <w:szCs w:val="18"/>
        </w:rPr>
        <w:t xml:space="preserve"> </w:t>
      </w:r>
    </w:p>
    <w:p w14:paraId="3ABA5C1D" w14:textId="25124BF5" w:rsidR="20EE4C03" w:rsidRPr="006F2CF7" w:rsidRDefault="20EE4C03" w:rsidP="000D73A6">
      <w:pPr>
        <w:pStyle w:val="ListParagraph"/>
        <w:numPr>
          <w:ilvl w:val="0"/>
          <w:numId w:val="26"/>
        </w:numPr>
        <w:rPr>
          <w:rFonts w:eastAsia="Verdana" w:cs="Verdana"/>
          <w:szCs w:val="18"/>
        </w:rPr>
      </w:pPr>
      <w:r w:rsidRPr="006F2CF7">
        <w:rPr>
          <w:rFonts w:eastAsia="Verdana" w:cs="Verdana"/>
          <w:szCs w:val="18"/>
        </w:rPr>
        <w:t xml:space="preserve">SOEK – improving the business environment for telecom solutions providers and cooperating on the regulation on digital </w:t>
      </w:r>
      <w:proofErr w:type="gramStart"/>
      <w:r w:rsidRPr="006F2CF7">
        <w:rPr>
          <w:rFonts w:eastAsia="Verdana" w:cs="Verdana"/>
          <w:szCs w:val="18"/>
        </w:rPr>
        <w:t>connectivity</w:t>
      </w:r>
      <w:r w:rsidR="00364EE3">
        <w:rPr>
          <w:rFonts w:eastAsia="Verdana" w:cs="Verdana"/>
          <w:szCs w:val="18"/>
        </w:rPr>
        <w:t>;</w:t>
      </w:r>
      <w:proofErr w:type="gramEnd"/>
      <w:r w:rsidRPr="006F2CF7">
        <w:rPr>
          <w:rFonts w:eastAsia="Verdana" w:cs="Verdana"/>
          <w:szCs w:val="18"/>
        </w:rPr>
        <w:t xml:space="preserve"> </w:t>
      </w:r>
    </w:p>
    <w:p w14:paraId="418B27AD" w14:textId="0082625F" w:rsidR="20EE4C03" w:rsidRPr="006F2CF7" w:rsidRDefault="20EE4C03" w:rsidP="000D73A6">
      <w:pPr>
        <w:pStyle w:val="ListParagraph"/>
        <w:numPr>
          <w:ilvl w:val="0"/>
          <w:numId w:val="26"/>
        </w:numPr>
        <w:rPr>
          <w:rFonts w:eastAsia="Verdana" w:cs="Verdana"/>
          <w:szCs w:val="18"/>
        </w:rPr>
      </w:pPr>
      <w:proofErr w:type="spellStart"/>
      <w:r w:rsidRPr="006F2CF7">
        <w:rPr>
          <w:rFonts w:eastAsia="Verdana" w:cs="Verdana"/>
          <w:szCs w:val="18"/>
        </w:rPr>
        <w:t>SeGov</w:t>
      </w:r>
      <w:proofErr w:type="spellEnd"/>
      <w:r w:rsidRPr="006F2CF7">
        <w:rPr>
          <w:rFonts w:eastAsia="Verdana" w:cs="Verdana"/>
          <w:szCs w:val="18"/>
        </w:rPr>
        <w:t xml:space="preserve"> – cooperating with the government, connecting providers and exporting </w:t>
      </w:r>
      <w:proofErr w:type="gramStart"/>
      <w:r w:rsidRPr="006F2CF7">
        <w:rPr>
          <w:rFonts w:eastAsia="Verdana" w:cs="Verdana"/>
          <w:szCs w:val="18"/>
        </w:rPr>
        <w:t>solutions;</w:t>
      </w:r>
      <w:proofErr w:type="gramEnd"/>
    </w:p>
    <w:p w14:paraId="0A313691" w14:textId="0AAE6A50" w:rsidR="20EE4C03" w:rsidRPr="006F2CF7" w:rsidRDefault="20EE4C03" w:rsidP="000D73A6">
      <w:pPr>
        <w:pStyle w:val="ListParagraph"/>
        <w:numPr>
          <w:ilvl w:val="0"/>
          <w:numId w:val="26"/>
        </w:numPr>
        <w:rPr>
          <w:rFonts w:eastAsia="Verdana" w:cs="Verdana"/>
          <w:szCs w:val="18"/>
        </w:rPr>
      </w:pPr>
      <w:r w:rsidRPr="006F2CF7">
        <w:rPr>
          <w:rFonts w:eastAsia="Verdana" w:cs="Verdana"/>
          <w:szCs w:val="18"/>
        </w:rPr>
        <w:t xml:space="preserve">S3P – promoting online-business and eCommerce, cooperating with the government offices in the field of financial </w:t>
      </w:r>
      <w:proofErr w:type="gramStart"/>
      <w:r w:rsidRPr="006F2CF7">
        <w:rPr>
          <w:rFonts w:eastAsia="Verdana" w:cs="Verdana"/>
          <w:szCs w:val="18"/>
        </w:rPr>
        <w:t>regulation;</w:t>
      </w:r>
      <w:proofErr w:type="gramEnd"/>
    </w:p>
    <w:p w14:paraId="3B10E627" w14:textId="35D17CCF" w:rsidR="20EE4C03" w:rsidRPr="006F2CF7" w:rsidRDefault="20EE4C03" w:rsidP="000D73A6">
      <w:pPr>
        <w:pStyle w:val="ListParagraph"/>
        <w:numPr>
          <w:ilvl w:val="0"/>
          <w:numId w:val="26"/>
        </w:numPr>
        <w:rPr>
          <w:rFonts w:eastAsia="Verdana" w:cs="Verdana"/>
          <w:szCs w:val="18"/>
        </w:rPr>
      </w:pPr>
      <w:proofErr w:type="spellStart"/>
      <w:r w:rsidRPr="006F2CF7">
        <w:rPr>
          <w:rFonts w:eastAsia="Verdana" w:cs="Verdana"/>
          <w:szCs w:val="18"/>
        </w:rPr>
        <w:t>SeKV</w:t>
      </w:r>
      <w:proofErr w:type="spellEnd"/>
      <w:r w:rsidRPr="006F2CF7">
        <w:rPr>
          <w:rFonts w:eastAsia="Verdana" w:cs="Verdana"/>
          <w:szCs w:val="18"/>
        </w:rPr>
        <w:t xml:space="preserve"> – networking in the field of </w:t>
      </w:r>
      <w:proofErr w:type="gramStart"/>
      <w:r w:rsidRPr="006F2CF7">
        <w:rPr>
          <w:rFonts w:eastAsia="Verdana" w:cs="Verdana"/>
          <w:szCs w:val="18"/>
        </w:rPr>
        <w:t>cybersecurity;</w:t>
      </w:r>
      <w:proofErr w:type="gramEnd"/>
    </w:p>
    <w:p w14:paraId="4CC0DAD1" w14:textId="72314B40" w:rsidR="20EE4C03" w:rsidRPr="006F2CF7" w:rsidRDefault="20EE4C03" w:rsidP="000D73A6">
      <w:pPr>
        <w:pStyle w:val="ListParagraph"/>
        <w:numPr>
          <w:ilvl w:val="0"/>
          <w:numId w:val="26"/>
        </w:numPr>
        <w:rPr>
          <w:rFonts w:eastAsia="Verdana" w:cs="Verdana"/>
          <w:szCs w:val="18"/>
        </w:rPr>
      </w:pPr>
      <w:proofErr w:type="spellStart"/>
      <w:r w:rsidRPr="006F2CF7">
        <w:rPr>
          <w:rFonts w:eastAsia="Verdana" w:cs="Verdana"/>
          <w:szCs w:val="18"/>
        </w:rPr>
        <w:t>ScienceTech</w:t>
      </w:r>
      <w:proofErr w:type="spellEnd"/>
      <w:r w:rsidRPr="006F2CF7">
        <w:rPr>
          <w:rFonts w:eastAsia="Verdana" w:cs="Verdana"/>
          <w:szCs w:val="18"/>
        </w:rPr>
        <w:t xml:space="preserve"> – networking high technology companies for further cooperation with CERN, ESA, EUMETSAT, </w:t>
      </w:r>
      <w:proofErr w:type="gramStart"/>
      <w:r w:rsidRPr="006F2CF7">
        <w:rPr>
          <w:rFonts w:eastAsia="Verdana" w:cs="Verdana"/>
          <w:szCs w:val="18"/>
        </w:rPr>
        <w:t>etc.;</w:t>
      </w:r>
      <w:proofErr w:type="gramEnd"/>
    </w:p>
    <w:p w14:paraId="087A4D08" w14:textId="5656438A" w:rsidR="20EE4C03" w:rsidRPr="006F2CF7" w:rsidRDefault="20EE4C03" w:rsidP="000D73A6">
      <w:pPr>
        <w:pStyle w:val="ListParagraph"/>
        <w:numPr>
          <w:ilvl w:val="0"/>
          <w:numId w:val="26"/>
        </w:numPr>
        <w:rPr>
          <w:rFonts w:eastAsia="Verdana" w:cs="Verdana"/>
          <w:szCs w:val="18"/>
        </w:rPr>
      </w:pPr>
      <w:r w:rsidRPr="006F2CF7">
        <w:rPr>
          <w:rFonts w:eastAsia="Verdana" w:cs="Verdana"/>
          <w:szCs w:val="18"/>
        </w:rPr>
        <w:t>eHealth – section working closely with Ministry of Health in developing Slovene e</w:t>
      </w:r>
      <w:r w:rsidR="00364EE3">
        <w:rPr>
          <w:rFonts w:eastAsia="Verdana" w:cs="Verdana"/>
          <w:szCs w:val="18"/>
        </w:rPr>
        <w:t>H</w:t>
      </w:r>
      <w:r w:rsidRPr="006F2CF7">
        <w:rPr>
          <w:rFonts w:eastAsia="Verdana" w:cs="Verdana"/>
          <w:szCs w:val="18"/>
        </w:rPr>
        <w:t xml:space="preserve">ealth system including the strategy, key </w:t>
      </w:r>
      <w:proofErr w:type="gramStart"/>
      <w:r w:rsidRPr="006F2CF7">
        <w:rPr>
          <w:rFonts w:eastAsia="Verdana" w:cs="Verdana"/>
          <w:szCs w:val="18"/>
        </w:rPr>
        <w:t>goals</w:t>
      </w:r>
      <w:proofErr w:type="gramEnd"/>
      <w:r w:rsidRPr="006F2CF7">
        <w:rPr>
          <w:rFonts w:eastAsia="Verdana" w:cs="Verdana"/>
          <w:szCs w:val="18"/>
        </w:rPr>
        <w:t xml:space="preserve"> and projects. Also working closely with all key stakeholders on the </w:t>
      </w:r>
      <w:proofErr w:type="gramStart"/>
      <w:r w:rsidRPr="006F2CF7">
        <w:rPr>
          <w:rFonts w:eastAsia="Verdana" w:cs="Verdana"/>
          <w:szCs w:val="18"/>
        </w:rPr>
        <w:t>topic</w:t>
      </w:r>
      <w:r w:rsidR="00364EE3">
        <w:rPr>
          <w:rFonts w:eastAsia="Verdana" w:cs="Verdana"/>
          <w:szCs w:val="18"/>
        </w:rPr>
        <w:t>;</w:t>
      </w:r>
      <w:proofErr w:type="gramEnd"/>
      <w:r w:rsidRPr="006F2CF7">
        <w:rPr>
          <w:rFonts w:eastAsia="Verdana" w:cs="Verdana"/>
          <w:szCs w:val="18"/>
        </w:rPr>
        <w:t xml:space="preserve">   </w:t>
      </w:r>
    </w:p>
    <w:p w14:paraId="0E090B74" w14:textId="4669DB4D" w:rsidR="20EE4C03" w:rsidRPr="006F2CF7" w:rsidRDefault="20EE4C03" w:rsidP="000D73A6">
      <w:pPr>
        <w:pStyle w:val="ListParagraph"/>
        <w:numPr>
          <w:ilvl w:val="0"/>
          <w:numId w:val="26"/>
        </w:numPr>
        <w:rPr>
          <w:rFonts w:eastAsia="Verdana" w:cs="Verdana"/>
          <w:szCs w:val="18"/>
        </w:rPr>
      </w:pPr>
      <w:r w:rsidRPr="006F2CF7">
        <w:rPr>
          <w:rFonts w:eastAsia="Verdana" w:cs="Verdana"/>
          <w:szCs w:val="18"/>
        </w:rPr>
        <w:t xml:space="preserve">Initiatives of ICT Association of </w:t>
      </w:r>
      <w:proofErr w:type="gramStart"/>
      <w:r w:rsidRPr="006F2CF7">
        <w:rPr>
          <w:rFonts w:eastAsia="Verdana" w:cs="Verdana"/>
          <w:szCs w:val="18"/>
        </w:rPr>
        <w:t>Slovenia</w:t>
      </w:r>
      <w:r w:rsidR="00364EE3">
        <w:rPr>
          <w:rFonts w:eastAsia="Verdana" w:cs="Verdana"/>
          <w:szCs w:val="18"/>
        </w:rPr>
        <w:t>;</w:t>
      </w:r>
      <w:proofErr w:type="gramEnd"/>
      <w:r w:rsidRPr="006F2CF7">
        <w:rPr>
          <w:rFonts w:eastAsia="Verdana" w:cs="Verdana"/>
          <w:szCs w:val="18"/>
        </w:rPr>
        <w:t xml:space="preserve"> </w:t>
      </w:r>
    </w:p>
    <w:p w14:paraId="73F356D3" w14:textId="5B85BD6F" w:rsidR="20EE4C03" w:rsidRPr="006F2CF7" w:rsidRDefault="20EE4C03" w:rsidP="000D73A6">
      <w:pPr>
        <w:pStyle w:val="ListParagraph"/>
        <w:numPr>
          <w:ilvl w:val="0"/>
          <w:numId w:val="26"/>
        </w:numPr>
        <w:rPr>
          <w:rFonts w:eastAsia="Verdana" w:cs="Verdana"/>
          <w:szCs w:val="18"/>
        </w:rPr>
      </w:pPr>
      <w:r w:rsidRPr="006F2CF7">
        <w:rPr>
          <w:rFonts w:eastAsia="Verdana" w:cs="Verdana"/>
          <w:szCs w:val="18"/>
        </w:rPr>
        <w:t xml:space="preserve">Centre for eBusiness (EPOS), providing B2B support to SMEs with standards, tools and </w:t>
      </w:r>
      <w:proofErr w:type="gramStart"/>
      <w:r w:rsidRPr="006F2CF7">
        <w:rPr>
          <w:rFonts w:eastAsia="Verdana" w:cs="Verdana"/>
          <w:szCs w:val="18"/>
        </w:rPr>
        <w:t>skills;</w:t>
      </w:r>
      <w:proofErr w:type="gramEnd"/>
    </w:p>
    <w:p w14:paraId="4BC25453" w14:textId="660EEE77" w:rsidR="20EE4C03" w:rsidRPr="006F2CF7" w:rsidRDefault="20EE4C03" w:rsidP="000D73A6">
      <w:pPr>
        <w:pStyle w:val="ListParagraph"/>
        <w:numPr>
          <w:ilvl w:val="0"/>
          <w:numId w:val="26"/>
        </w:numPr>
        <w:rPr>
          <w:rFonts w:eastAsia="Verdana" w:cs="Verdana"/>
          <w:color w:val="1A3F7C"/>
          <w:szCs w:val="18"/>
        </w:rPr>
      </w:pPr>
      <w:r w:rsidRPr="00B06CFC">
        <w:rPr>
          <w:rFonts w:eastAsia="Verdana" w:cs="Verdana"/>
          <w:color w:val="auto"/>
          <w:szCs w:val="18"/>
        </w:rPr>
        <w:t xml:space="preserve">AI4Slovenia (AI4SI) </w:t>
      </w:r>
      <w:proofErr w:type="gramStart"/>
      <w:r w:rsidRPr="00B06CFC">
        <w:rPr>
          <w:rFonts w:eastAsia="Verdana" w:cs="Verdana"/>
          <w:color w:val="auto"/>
          <w:szCs w:val="18"/>
        </w:rPr>
        <w:t>–  initiative</w:t>
      </w:r>
      <w:proofErr w:type="gramEnd"/>
      <w:r w:rsidRPr="00B06CFC">
        <w:rPr>
          <w:rFonts w:eastAsia="Verdana" w:cs="Verdana"/>
          <w:color w:val="auto"/>
          <w:szCs w:val="18"/>
        </w:rPr>
        <w:t xml:space="preserve"> to promote and support the transfer of knowledge of AI to industry, from research to use; </w:t>
      </w:r>
    </w:p>
    <w:p w14:paraId="57A06FBD" w14:textId="65DF2EBC" w:rsidR="20EE4C03" w:rsidRPr="006F2CF7" w:rsidRDefault="20EE4C03" w:rsidP="000D73A6">
      <w:pPr>
        <w:pStyle w:val="ListParagraph"/>
        <w:numPr>
          <w:ilvl w:val="0"/>
          <w:numId w:val="26"/>
        </w:numPr>
        <w:rPr>
          <w:rFonts w:eastAsia="Verdana" w:cs="Verdana"/>
          <w:szCs w:val="18"/>
        </w:rPr>
      </w:pPr>
      <w:r w:rsidRPr="006F2CF7">
        <w:rPr>
          <w:rFonts w:eastAsia="Verdana" w:cs="Verdana"/>
          <w:szCs w:val="18"/>
        </w:rPr>
        <w:t>ICT Innovation Network</w:t>
      </w:r>
      <w:r w:rsidR="00364EE3">
        <w:rPr>
          <w:rFonts w:eastAsia="Verdana" w:cs="Verdana"/>
          <w:szCs w:val="18"/>
        </w:rPr>
        <w:t xml:space="preserve"> </w:t>
      </w:r>
      <w:proofErr w:type="gramStart"/>
      <w:r w:rsidR="00364EE3">
        <w:rPr>
          <w:rFonts w:eastAsia="Verdana" w:cs="Verdana"/>
          <w:szCs w:val="18"/>
        </w:rPr>
        <w:t xml:space="preserve">- </w:t>
      </w:r>
      <w:r w:rsidRPr="006F2CF7">
        <w:rPr>
          <w:rFonts w:eastAsia="Verdana" w:cs="Verdana"/>
          <w:szCs w:val="18"/>
        </w:rPr>
        <w:t xml:space="preserve"> part</w:t>
      </w:r>
      <w:proofErr w:type="gramEnd"/>
      <w:r w:rsidRPr="006F2CF7">
        <w:rPr>
          <w:rFonts w:eastAsia="Verdana" w:cs="Verdana"/>
          <w:szCs w:val="18"/>
        </w:rPr>
        <w:t xml:space="preserve"> of Smart Specialisation of Slovenia, supporting all vertical industries with digitalisation initiatives and projects</w:t>
      </w:r>
      <w:r w:rsidR="00364EE3">
        <w:rPr>
          <w:rFonts w:eastAsia="Verdana" w:cs="Verdana"/>
          <w:szCs w:val="18"/>
        </w:rPr>
        <w:t>;</w:t>
      </w:r>
    </w:p>
    <w:p w14:paraId="34D2CD54" w14:textId="24504DE7" w:rsidR="20EE4C03" w:rsidRPr="006F2CF7" w:rsidRDefault="20EE4C03" w:rsidP="000D73A6">
      <w:pPr>
        <w:pStyle w:val="ListParagraph"/>
        <w:numPr>
          <w:ilvl w:val="0"/>
          <w:numId w:val="26"/>
        </w:numPr>
        <w:rPr>
          <w:rFonts w:eastAsia="Verdana" w:cs="Verdana"/>
          <w:szCs w:val="18"/>
        </w:rPr>
      </w:pPr>
      <w:r w:rsidRPr="006F2CF7">
        <w:rPr>
          <w:rFonts w:eastAsia="Verdana" w:cs="Verdana"/>
          <w:szCs w:val="18"/>
        </w:rPr>
        <w:t>Gaia-X Hub Slovenia</w:t>
      </w:r>
      <w:r w:rsidR="00364EE3">
        <w:rPr>
          <w:rFonts w:eastAsia="Verdana" w:cs="Verdana"/>
          <w:szCs w:val="18"/>
        </w:rPr>
        <w:t xml:space="preserve"> -</w:t>
      </w:r>
      <w:r w:rsidRPr="006F2CF7">
        <w:rPr>
          <w:rFonts w:eastAsia="Verdana" w:cs="Verdana"/>
          <w:szCs w:val="18"/>
        </w:rPr>
        <w:t xml:space="preserve"> the central contact point for Slovenian companies, stakeholders, initiatives, associations, and public sector bodies contributing to the Gaia-X project and reference point for data spaces</w:t>
      </w:r>
      <w:r w:rsidR="00364EE3">
        <w:rPr>
          <w:rFonts w:eastAsia="Verdana" w:cs="Verdana"/>
          <w:szCs w:val="18"/>
        </w:rPr>
        <w:t>, and</w:t>
      </w:r>
    </w:p>
    <w:p w14:paraId="2D861E8C" w14:textId="4BEE3599" w:rsidR="0030634B" w:rsidRPr="004D7826" w:rsidRDefault="20EE4C03" w:rsidP="0030634B">
      <w:pPr>
        <w:pStyle w:val="ListParagraph"/>
        <w:numPr>
          <w:ilvl w:val="0"/>
          <w:numId w:val="26"/>
        </w:numPr>
        <w:rPr>
          <w:rStyle w:val="Hyperlink"/>
          <w:rFonts w:eastAsia="Verdana" w:cs="Verdana"/>
          <w:color w:val="333333"/>
          <w:szCs w:val="18"/>
        </w:rPr>
      </w:pPr>
      <w:proofErr w:type="spellStart"/>
      <w:r w:rsidRPr="006F2CF7">
        <w:rPr>
          <w:rFonts w:eastAsia="Verdana" w:cs="Verdana"/>
          <w:szCs w:val="18"/>
        </w:rPr>
        <w:t>OPSIHub</w:t>
      </w:r>
      <w:proofErr w:type="spellEnd"/>
      <w:r w:rsidR="00364EE3">
        <w:rPr>
          <w:rFonts w:eastAsia="Verdana" w:cs="Verdana"/>
          <w:szCs w:val="18"/>
        </w:rPr>
        <w:t xml:space="preserve"> </w:t>
      </w:r>
      <w:proofErr w:type="gramStart"/>
      <w:r w:rsidR="00364EE3">
        <w:rPr>
          <w:rFonts w:eastAsia="Verdana" w:cs="Verdana"/>
          <w:szCs w:val="18"/>
        </w:rPr>
        <w:t xml:space="preserve">- </w:t>
      </w:r>
      <w:r w:rsidRPr="006F2CF7">
        <w:rPr>
          <w:rFonts w:eastAsia="Verdana" w:cs="Verdana"/>
          <w:szCs w:val="18"/>
        </w:rPr>
        <w:t xml:space="preserve"> </w:t>
      </w:r>
      <w:r w:rsidR="00364EE3">
        <w:rPr>
          <w:rFonts w:eastAsia="Verdana" w:cs="Verdana"/>
          <w:szCs w:val="18"/>
        </w:rPr>
        <w:t>an</w:t>
      </w:r>
      <w:proofErr w:type="gramEnd"/>
      <w:r w:rsidR="00364EE3">
        <w:rPr>
          <w:rFonts w:eastAsia="Verdana" w:cs="Verdana"/>
          <w:szCs w:val="18"/>
        </w:rPr>
        <w:t xml:space="preserve"> </w:t>
      </w:r>
      <w:r w:rsidRPr="006F2CF7">
        <w:rPr>
          <w:rFonts w:eastAsia="Verdana" w:cs="Verdana"/>
          <w:szCs w:val="18"/>
        </w:rPr>
        <w:t xml:space="preserve">initiative with </w:t>
      </w:r>
      <w:r w:rsidR="00364EE3">
        <w:rPr>
          <w:rFonts w:eastAsia="Verdana" w:cs="Verdana"/>
          <w:szCs w:val="18"/>
        </w:rPr>
        <w:t xml:space="preserve">the </w:t>
      </w:r>
      <w:r w:rsidRPr="006F2CF7">
        <w:rPr>
          <w:rFonts w:eastAsia="Verdana" w:cs="Verdana"/>
          <w:szCs w:val="18"/>
        </w:rPr>
        <w:t xml:space="preserve">Ministry for </w:t>
      </w:r>
      <w:r w:rsidR="00364EE3">
        <w:rPr>
          <w:rFonts w:eastAsia="Verdana" w:cs="Verdana"/>
          <w:szCs w:val="18"/>
        </w:rPr>
        <w:t>P</w:t>
      </w:r>
      <w:r w:rsidRPr="006F2CF7">
        <w:rPr>
          <w:rFonts w:eastAsia="Verdana" w:cs="Verdana"/>
          <w:szCs w:val="18"/>
        </w:rPr>
        <w:t xml:space="preserve">ublic </w:t>
      </w:r>
      <w:r w:rsidR="00364EE3">
        <w:rPr>
          <w:rFonts w:eastAsia="Verdana" w:cs="Verdana"/>
          <w:szCs w:val="18"/>
        </w:rPr>
        <w:t>A</w:t>
      </w:r>
      <w:r w:rsidRPr="006F2CF7">
        <w:rPr>
          <w:rFonts w:eastAsia="Verdana" w:cs="Verdana"/>
          <w:szCs w:val="18"/>
        </w:rPr>
        <w:t>dministration to promote public open data.</w:t>
      </w:r>
    </w:p>
    <w:p w14:paraId="0D5CD376" w14:textId="4846C385" w:rsidR="008865F6" w:rsidRPr="006F2CF7" w:rsidRDefault="008865F6" w:rsidP="00E63341">
      <w:pPr>
        <w:pStyle w:val="Subtitle"/>
        <w:rPr>
          <w:rStyle w:val="Hyperlink"/>
          <w:color w:val="F7A33D"/>
          <w:sz w:val="22"/>
        </w:rPr>
      </w:pPr>
      <w:r w:rsidRPr="006F2CF7">
        <w:rPr>
          <w:rStyle w:val="Hyperlink"/>
          <w:color w:val="F7A33D"/>
          <w:sz w:val="22"/>
        </w:rPr>
        <w:t>Slovenian Digital Coalition – Digitalna.si</w:t>
      </w:r>
    </w:p>
    <w:p w14:paraId="3D291C86" w14:textId="2DB7DAD7" w:rsidR="00306C20" w:rsidRPr="00022119" w:rsidRDefault="26C8B440" w:rsidP="00587EFA">
      <w:pPr>
        <w:rPr>
          <w:rStyle w:val="StyleHyperlink11ptLightBlue"/>
          <w:szCs w:val="18"/>
        </w:rPr>
      </w:pPr>
      <w:r w:rsidRPr="00022119">
        <w:rPr>
          <w:szCs w:val="18"/>
        </w:rPr>
        <w:t xml:space="preserve">The </w:t>
      </w:r>
      <w:hyperlink r:id="rId281">
        <w:r w:rsidRPr="00022119">
          <w:rPr>
            <w:rStyle w:val="Hyperlink"/>
            <w:szCs w:val="18"/>
          </w:rPr>
          <w:t>Slovenian Digital Coalition</w:t>
        </w:r>
      </w:hyperlink>
      <w:r w:rsidRPr="00022119">
        <w:rPr>
          <w:szCs w:val="18"/>
        </w:rPr>
        <w:t xml:space="preserve"> </w:t>
      </w:r>
      <w:r w:rsidR="4AD4EC8A" w:rsidRPr="00022119">
        <w:rPr>
          <w:szCs w:val="18"/>
        </w:rPr>
        <w:t>includes</w:t>
      </w:r>
      <w:r w:rsidRPr="00022119">
        <w:rPr>
          <w:szCs w:val="18"/>
        </w:rPr>
        <w:t xml:space="preserve"> stakeholders from trade and industry, science, education, public administration, public sector, local </w:t>
      </w:r>
      <w:proofErr w:type="gramStart"/>
      <w:r w:rsidRPr="00022119">
        <w:rPr>
          <w:szCs w:val="18"/>
        </w:rPr>
        <w:t>government</w:t>
      </w:r>
      <w:proofErr w:type="gramEnd"/>
      <w:r w:rsidRPr="00022119">
        <w:rPr>
          <w:szCs w:val="18"/>
        </w:rPr>
        <w:t xml:space="preserve"> and civil society</w:t>
      </w:r>
      <w:r w:rsidR="34CCB62B" w:rsidRPr="00022119">
        <w:rPr>
          <w:szCs w:val="18"/>
        </w:rPr>
        <w:t xml:space="preserve">. The Slovenian Digital Coalition is focused on attaining </w:t>
      </w:r>
      <w:r w:rsidR="3786F75E" w:rsidRPr="00022119">
        <w:rPr>
          <w:szCs w:val="18"/>
        </w:rPr>
        <w:t xml:space="preserve">a </w:t>
      </w:r>
      <w:r w:rsidR="34CCB62B" w:rsidRPr="00022119">
        <w:rPr>
          <w:szCs w:val="18"/>
        </w:rPr>
        <w:t>cross-sector multiplier impact</w:t>
      </w:r>
      <w:r w:rsidR="74B90672" w:rsidRPr="00022119">
        <w:rPr>
          <w:szCs w:val="18"/>
        </w:rPr>
        <w:t>,</w:t>
      </w:r>
      <w:r w:rsidR="34CCB62B" w:rsidRPr="00022119">
        <w:rPr>
          <w:szCs w:val="18"/>
        </w:rPr>
        <w:t xml:space="preserve"> </w:t>
      </w:r>
      <w:r w:rsidR="3786F75E" w:rsidRPr="00022119">
        <w:rPr>
          <w:szCs w:val="18"/>
        </w:rPr>
        <w:t>accelerating</w:t>
      </w:r>
      <w:r w:rsidR="34CCB62B" w:rsidRPr="00022119">
        <w:rPr>
          <w:szCs w:val="18"/>
        </w:rPr>
        <w:t xml:space="preserve"> the development of the digital </w:t>
      </w:r>
      <w:proofErr w:type="gramStart"/>
      <w:r w:rsidR="34CCB62B" w:rsidRPr="00022119">
        <w:rPr>
          <w:szCs w:val="18"/>
        </w:rPr>
        <w:t>society</w:t>
      </w:r>
      <w:proofErr w:type="gramEnd"/>
      <w:r w:rsidR="34CCB62B" w:rsidRPr="00022119">
        <w:rPr>
          <w:szCs w:val="18"/>
        </w:rPr>
        <w:t xml:space="preserve"> and </w:t>
      </w:r>
      <w:r w:rsidR="3786F75E" w:rsidRPr="00022119">
        <w:rPr>
          <w:szCs w:val="18"/>
        </w:rPr>
        <w:t xml:space="preserve">leveraging </w:t>
      </w:r>
      <w:r w:rsidR="34CCB62B" w:rsidRPr="00022119">
        <w:rPr>
          <w:szCs w:val="18"/>
        </w:rPr>
        <w:t xml:space="preserve">opportunities for </w:t>
      </w:r>
      <w:r w:rsidR="5FFAA5B2" w:rsidRPr="00022119">
        <w:rPr>
          <w:szCs w:val="18"/>
        </w:rPr>
        <w:t xml:space="preserve">the </w:t>
      </w:r>
      <w:r w:rsidR="34CCB62B" w:rsidRPr="00022119">
        <w:rPr>
          <w:szCs w:val="18"/>
        </w:rPr>
        <w:t xml:space="preserve">development of ICT and the internet. In November </w:t>
      </w:r>
      <w:r w:rsidR="52F2F53A" w:rsidRPr="00022119">
        <w:rPr>
          <w:szCs w:val="18"/>
        </w:rPr>
        <w:t>2020</w:t>
      </w:r>
      <w:r w:rsidR="34CCB62B" w:rsidRPr="00022119">
        <w:rPr>
          <w:szCs w:val="18"/>
        </w:rPr>
        <w:t xml:space="preserve">, </w:t>
      </w:r>
      <w:r w:rsidR="2981AA50" w:rsidRPr="00022119">
        <w:rPr>
          <w:szCs w:val="18"/>
        </w:rPr>
        <w:t>t</w:t>
      </w:r>
      <w:r w:rsidR="52CEA497" w:rsidRPr="00022119">
        <w:rPr>
          <w:szCs w:val="18"/>
        </w:rPr>
        <w:t xml:space="preserve">he Slovenian Digital Coalition </w:t>
      </w:r>
      <w:r w:rsidR="34CCB62B" w:rsidRPr="00022119">
        <w:rPr>
          <w:szCs w:val="18"/>
        </w:rPr>
        <w:t>organi</w:t>
      </w:r>
      <w:r w:rsidR="2981AA50" w:rsidRPr="00022119">
        <w:rPr>
          <w:szCs w:val="18"/>
        </w:rPr>
        <w:t>s</w:t>
      </w:r>
      <w:r w:rsidR="34CCB62B" w:rsidRPr="00022119">
        <w:rPr>
          <w:szCs w:val="18"/>
        </w:rPr>
        <w:t xml:space="preserve">ed a forum </w:t>
      </w:r>
      <w:r w:rsidR="3786F75E" w:rsidRPr="00022119">
        <w:rPr>
          <w:szCs w:val="18"/>
        </w:rPr>
        <w:t>showcasing</w:t>
      </w:r>
      <w:r w:rsidR="34CCB62B" w:rsidRPr="00022119">
        <w:rPr>
          <w:szCs w:val="18"/>
        </w:rPr>
        <w:t xml:space="preserve"> </w:t>
      </w:r>
      <w:r w:rsidR="52F2F53A" w:rsidRPr="00022119">
        <w:rPr>
          <w:szCs w:val="18"/>
        </w:rPr>
        <w:t xml:space="preserve">three </w:t>
      </w:r>
      <w:r w:rsidR="3786F75E" w:rsidRPr="00022119">
        <w:rPr>
          <w:szCs w:val="18"/>
        </w:rPr>
        <w:t xml:space="preserve">years of </w:t>
      </w:r>
      <w:r w:rsidR="34CCB62B" w:rsidRPr="00022119">
        <w:rPr>
          <w:szCs w:val="18"/>
        </w:rPr>
        <w:t>work</w:t>
      </w:r>
      <w:r w:rsidR="3786F75E" w:rsidRPr="00022119">
        <w:rPr>
          <w:szCs w:val="18"/>
        </w:rPr>
        <w:t xml:space="preserve"> </w:t>
      </w:r>
      <w:r w:rsidR="3786F75E" w:rsidRPr="00022119">
        <w:rPr>
          <w:szCs w:val="18"/>
        </w:rPr>
        <w:lastRenderedPageBreak/>
        <w:t xml:space="preserve">and assessing the </w:t>
      </w:r>
      <w:r w:rsidR="34CCB62B" w:rsidRPr="00022119">
        <w:rPr>
          <w:szCs w:val="18"/>
        </w:rPr>
        <w:t>current state of play in the fie</w:t>
      </w:r>
      <w:r w:rsidR="72F0F3AD" w:rsidRPr="00022119">
        <w:rPr>
          <w:szCs w:val="18"/>
        </w:rPr>
        <w:t>l</w:t>
      </w:r>
      <w:r w:rsidR="34CCB62B" w:rsidRPr="00022119">
        <w:rPr>
          <w:szCs w:val="18"/>
        </w:rPr>
        <w:t>d o</w:t>
      </w:r>
      <w:r w:rsidR="72F0F3AD" w:rsidRPr="00022119">
        <w:rPr>
          <w:szCs w:val="18"/>
        </w:rPr>
        <w:t>f</w:t>
      </w:r>
      <w:r w:rsidR="34CCB62B" w:rsidRPr="00022119">
        <w:rPr>
          <w:szCs w:val="18"/>
        </w:rPr>
        <w:t xml:space="preserve"> </w:t>
      </w:r>
      <w:r w:rsidR="1B0599CC" w:rsidRPr="00022119">
        <w:rPr>
          <w:szCs w:val="18"/>
        </w:rPr>
        <w:t>digital</w:t>
      </w:r>
      <w:r w:rsidR="52F2F53A" w:rsidRPr="00022119">
        <w:rPr>
          <w:szCs w:val="18"/>
        </w:rPr>
        <w:t xml:space="preserve"> transformation</w:t>
      </w:r>
      <w:r w:rsidR="6740CAAF" w:rsidRPr="00022119">
        <w:rPr>
          <w:szCs w:val="18"/>
        </w:rPr>
        <w:t>.</w:t>
      </w:r>
      <w:r w:rsidR="112D91AC" w:rsidRPr="00022119">
        <w:rPr>
          <w:szCs w:val="18"/>
        </w:rPr>
        <w:t xml:space="preserve"> </w:t>
      </w:r>
      <w:r w:rsidR="00770CCC" w:rsidRPr="00022119">
        <w:rPr>
          <w:szCs w:val="18"/>
        </w:rPr>
        <w:t xml:space="preserve">A wide variety of stakeholders took part in this forum and </w:t>
      </w:r>
      <w:r w:rsidR="00164B8B" w:rsidRPr="00022119">
        <w:rPr>
          <w:szCs w:val="18"/>
        </w:rPr>
        <w:t xml:space="preserve">the </w:t>
      </w:r>
      <w:r w:rsidR="00770CCC" w:rsidRPr="00022119">
        <w:rPr>
          <w:szCs w:val="18"/>
        </w:rPr>
        <w:t>topics discussed covered key areas in this field.</w:t>
      </w:r>
      <w:r w:rsidR="00B430C5" w:rsidRPr="00022119">
        <w:rPr>
          <w:szCs w:val="18"/>
        </w:rPr>
        <w:t xml:space="preserve"> </w:t>
      </w:r>
      <w:r w:rsidR="00770CCC" w:rsidRPr="00022119">
        <w:rPr>
          <w:szCs w:val="18"/>
        </w:rPr>
        <w:t>There are three focus areas for</w:t>
      </w:r>
      <w:r w:rsidR="00587EFA" w:rsidRPr="00022119">
        <w:rPr>
          <w:szCs w:val="18"/>
        </w:rPr>
        <w:t xml:space="preserve"> the</w:t>
      </w:r>
      <w:r w:rsidR="00770CCC" w:rsidRPr="00022119">
        <w:rPr>
          <w:szCs w:val="18"/>
        </w:rPr>
        <w:t xml:space="preserve"> Digital Coalition:</w:t>
      </w:r>
      <w:r w:rsidR="00364EE3">
        <w:rPr>
          <w:szCs w:val="18"/>
        </w:rPr>
        <w:t>(</w:t>
      </w:r>
      <w:proofErr w:type="spellStart"/>
      <w:r w:rsidR="00364EE3">
        <w:rPr>
          <w:szCs w:val="18"/>
        </w:rPr>
        <w:t>i</w:t>
      </w:r>
      <w:proofErr w:type="spellEnd"/>
      <w:r w:rsidR="00364EE3">
        <w:rPr>
          <w:szCs w:val="18"/>
        </w:rPr>
        <w:t>)</w:t>
      </w:r>
      <w:r w:rsidR="00770CCC" w:rsidRPr="00022119">
        <w:rPr>
          <w:szCs w:val="18"/>
        </w:rPr>
        <w:t xml:space="preserve"> </w:t>
      </w:r>
      <w:r w:rsidR="00B430C5" w:rsidRPr="00022119">
        <w:rPr>
          <w:szCs w:val="18"/>
        </w:rPr>
        <w:t>d</w:t>
      </w:r>
      <w:r w:rsidR="2320B641" w:rsidRPr="00022119">
        <w:rPr>
          <w:szCs w:val="18"/>
        </w:rPr>
        <w:t>igital economy</w:t>
      </w:r>
      <w:r w:rsidR="00364EE3">
        <w:rPr>
          <w:szCs w:val="18"/>
        </w:rPr>
        <w:t>;</w:t>
      </w:r>
      <w:r w:rsidR="00B430C5" w:rsidRPr="00022119">
        <w:rPr>
          <w:szCs w:val="18"/>
        </w:rPr>
        <w:t xml:space="preserve"> </w:t>
      </w:r>
      <w:r w:rsidR="00364EE3">
        <w:rPr>
          <w:szCs w:val="18"/>
        </w:rPr>
        <w:t xml:space="preserve">(ii) </w:t>
      </w:r>
      <w:r w:rsidR="00B430C5" w:rsidRPr="00022119">
        <w:rPr>
          <w:szCs w:val="18"/>
        </w:rPr>
        <w:t>d</w:t>
      </w:r>
      <w:r w:rsidR="2320B641" w:rsidRPr="00022119">
        <w:rPr>
          <w:szCs w:val="18"/>
        </w:rPr>
        <w:t xml:space="preserve">igital </w:t>
      </w:r>
      <w:r w:rsidR="00364EE3">
        <w:rPr>
          <w:szCs w:val="18"/>
        </w:rPr>
        <w:t>skills</w:t>
      </w:r>
      <w:r w:rsidR="00364EE3" w:rsidRPr="00022119">
        <w:rPr>
          <w:szCs w:val="18"/>
        </w:rPr>
        <w:t xml:space="preserve"> </w:t>
      </w:r>
      <w:r w:rsidR="02CB7FD6" w:rsidRPr="00022119">
        <w:rPr>
          <w:szCs w:val="18"/>
        </w:rPr>
        <w:t>and education system</w:t>
      </w:r>
      <w:r w:rsidR="00364EE3">
        <w:rPr>
          <w:szCs w:val="18"/>
        </w:rPr>
        <w:t>,</w:t>
      </w:r>
      <w:r w:rsidR="2320B641" w:rsidRPr="00022119">
        <w:rPr>
          <w:szCs w:val="18"/>
        </w:rPr>
        <w:t xml:space="preserve"> </w:t>
      </w:r>
      <w:r w:rsidR="7B0E163D" w:rsidRPr="00022119">
        <w:rPr>
          <w:szCs w:val="18"/>
        </w:rPr>
        <w:t>and</w:t>
      </w:r>
      <w:r w:rsidR="00B430C5" w:rsidRPr="00022119">
        <w:rPr>
          <w:szCs w:val="18"/>
        </w:rPr>
        <w:t xml:space="preserve"> </w:t>
      </w:r>
      <w:r w:rsidR="00364EE3">
        <w:rPr>
          <w:szCs w:val="18"/>
        </w:rPr>
        <w:t xml:space="preserve">(iii) </w:t>
      </w:r>
      <w:r w:rsidR="00B430C5" w:rsidRPr="00022119">
        <w:rPr>
          <w:szCs w:val="18"/>
        </w:rPr>
        <w:t>r</w:t>
      </w:r>
      <w:r w:rsidR="2320B641" w:rsidRPr="00022119">
        <w:rPr>
          <w:szCs w:val="18"/>
        </w:rPr>
        <w:t xml:space="preserve">egulatory </w:t>
      </w:r>
      <w:r w:rsidR="02CB7FD6" w:rsidRPr="00022119">
        <w:rPr>
          <w:szCs w:val="18"/>
        </w:rPr>
        <w:t xml:space="preserve">and business ecosystem. </w:t>
      </w:r>
      <w:r w:rsidR="00984646" w:rsidRPr="00022119">
        <w:rPr>
          <w:szCs w:val="18"/>
        </w:rPr>
        <w:t xml:space="preserve">Each area is supported by a coalition strategic working group. Furthermore, </w:t>
      </w:r>
      <w:r w:rsidR="00F964E0" w:rsidRPr="00022119">
        <w:rPr>
          <w:szCs w:val="18"/>
        </w:rPr>
        <w:t xml:space="preserve">the </w:t>
      </w:r>
      <w:r w:rsidR="00984646" w:rsidRPr="00022119">
        <w:rPr>
          <w:szCs w:val="18"/>
        </w:rPr>
        <w:t>Sloven</w:t>
      </w:r>
      <w:r w:rsidR="00F964E0" w:rsidRPr="00022119">
        <w:rPr>
          <w:szCs w:val="18"/>
        </w:rPr>
        <w:t>ian</w:t>
      </w:r>
      <w:r w:rsidR="00984646" w:rsidRPr="00022119">
        <w:rPr>
          <w:szCs w:val="18"/>
        </w:rPr>
        <w:t xml:space="preserve"> Digital Coalition established a project team on</w:t>
      </w:r>
      <w:r w:rsidR="00C81989" w:rsidRPr="00022119">
        <w:rPr>
          <w:szCs w:val="18"/>
        </w:rPr>
        <w:t xml:space="preserve"> the topics of</w:t>
      </w:r>
      <w:r w:rsidR="00984646" w:rsidRPr="00022119">
        <w:rPr>
          <w:szCs w:val="18"/>
        </w:rPr>
        <w:t xml:space="preserve"> </w:t>
      </w:r>
      <w:r w:rsidR="00F964E0" w:rsidRPr="00022119">
        <w:rPr>
          <w:szCs w:val="18"/>
        </w:rPr>
        <w:t xml:space="preserve">smart </w:t>
      </w:r>
      <w:r w:rsidR="00984646" w:rsidRPr="00022119">
        <w:rPr>
          <w:szCs w:val="18"/>
        </w:rPr>
        <w:t xml:space="preserve">cities and society and </w:t>
      </w:r>
      <w:r w:rsidR="00D21737" w:rsidRPr="00022119">
        <w:rPr>
          <w:szCs w:val="18"/>
        </w:rPr>
        <w:t>b</w:t>
      </w:r>
      <w:r w:rsidR="00984646" w:rsidRPr="00022119">
        <w:rPr>
          <w:szCs w:val="18"/>
        </w:rPr>
        <w:t>lock</w:t>
      </w:r>
      <w:r w:rsidR="00C81989" w:rsidRPr="00022119">
        <w:rPr>
          <w:szCs w:val="18"/>
        </w:rPr>
        <w:t>c</w:t>
      </w:r>
      <w:r w:rsidR="00984646" w:rsidRPr="00022119">
        <w:rPr>
          <w:szCs w:val="18"/>
        </w:rPr>
        <w:t>hain.</w:t>
      </w:r>
      <w:r w:rsidR="004C1993" w:rsidRPr="00022119">
        <w:rPr>
          <w:szCs w:val="18"/>
        </w:rPr>
        <w:t xml:space="preserve"> </w:t>
      </w:r>
      <w:r w:rsidR="00344036" w:rsidRPr="00022119">
        <w:rPr>
          <w:szCs w:val="18"/>
        </w:rPr>
        <w:t>The c</w:t>
      </w:r>
      <w:r w:rsidR="004C1993" w:rsidRPr="00022119">
        <w:rPr>
          <w:szCs w:val="18"/>
        </w:rPr>
        <w:t xml:space="preserve">oalition is also actively participating in different events, </w:t>
      </w:r>
      <w:r w:rsidR="00364EE3">
        <w:rPr>
          <w:szCs w:val="18"/>
        </w:rPr>
        <w:t xml:space="preserve">and it </w:t>
      </w:r>
      <w:r w:rsidR="004C1993" w:rsidRPr="00022119">
        <w:rPr>
          <w:szCs w:val="18"/>
        </w:rPr>
        <w:t>represents</w:t>
      </w:r>
      <w:r w:rsidR="000B1356" w:rsidRPr="00022119">
        <w:rPr>
          <w:szCs w:val="18"/>
        </w:rPr>
        <w:t xml:space="preserve"> the</w:t>
      </w:r>
      <w:r w:rsidR="004C1993" w:rsidRPr="00022119">
        <w:rPr>
          <w:szCs w:val="18"/>
        </w:rPr>
        <w:t xml:space="preserve"> </w:t>
      </w:r>
      <w:r w:rsidR="000B1356" w:rsidRPr="00022119">
        <w:rPr>
          <w:szCs w:val="18"/>
        </w:rPr>
        <w:t>point of view of businesses</w:t>
      </w:r>
      <w:r w:rsidR="00364EE3">
        <w:rPr>
          <w:szCs w:val="18"/>
        </w:rPr>
        <w:t>. It also highlights those</w:t>
      </w:r>
      <w:r w:rsidR="004C1993" w:rsidRPr="00022119">
        <w:rPr>
          <w:szCs w:val="18"/>
        </w:rPr>
        <w:t xml:space="preserve"> areas wh</w:t>
      </w:r>
      <w:r w:rsidR="00364EE3">
        <w:rPr>
          <w:szCs w:val="18"/>
        </w:rPr>
        <w:t>ich</w:t>
      </w:r>
      <w:r w:rsidR="004C1993" w:rsidRPr="00022119">
        <w:rPr>
          <w:szCs w:val="18"/>
        </w:rPr>
        <w:t xml:space="preserve"> </w:t>
      </w:r>
      <w:r w:rsidR="00364EE3">
        <w:rPr>
          <w:szCs w:val="18"/>
        </w:rPr>
        <w:t xml:space="preserve">would require </w:t>
      </w:r>
      <w:r w:rsidR="004C1993" w:rsidRPr="00022119">
        <w:rPr>
          <w:szCs w:val="18"/>
        </w:rPr>
        <w:t xml:space="preserve">additional activities </w:t>
      </w:r>
      <w:proofErr w:type="gramStart"/>
      <w:r w:rsidR="00CA7FC8">
        <w:rPr>
          <w:szCs w:val="18"/>
        </w:rPr>
        <w:t>in order to</w:t>
      </w:r>
      <w:proofErr w:type="gramEnd"/>
      <w:r w:rsidR="00CA7FC8">
        <w:rPr>
          <w:szCs w:val="18"/>
        </w:rPr>
        <w:t xml:space="preserve"> keep on </w:t>
      </w:r>
      <w:r w:rsidR="004C1993" w:rsidRPr="00022119">
        <w:rPr>
          <w:szCs w:val="18"/>
        </w:rPr>
        <w:t>grow</w:t>
      </w:r>
      <w:r w:rsidR="00CA7FC8">
        <w:rPr>
          <w:szCs w:val="18"/>
        </w:rPr>
        <w:t>ing</w:t>
      </w:r>
      <w:r w:rsidR="004C1993" w:rsidRPr="00022119">
        <w:rPr>
          <w:szCs w:val="18"/>
        </w:rPr>
        <w:t>.</w:t>
      </w:r>
    </w:p>
    <w:bookmarkEnd w:id="41"/>
    <w:p w14:paraId="7F3AEA2B" w14:textId="499EBCC5" w:rsidR="009D7670" w:rsidRPr="006F2CF7" w:rsidRDefault="009D7670" w:rsidP="00E63341">
      <w:pPr>
        <w:pStyle w:val="Subtitle"/>
      </w:pPr>
      <w:r w:rsidRPr="006F2CF7">
        <w:rPr>
          <w:rStyle w:val="Hyperlink"/>
          <w:color w:val="F7A33D"/>
          <w:sz w:val="22"/>
        </w:rPr>
        <w:t>Information Commissioner</w:t>
      </w:r>
      <w:r w:rsidRPr="006F2CF7">
        <w:t xml:space="preserve"> </w:t>
      </w:r>
    </w:p>
    <w:p w14:paraId="7A9920EC" w14:textId="257C18C9" w:rsidR="0064161E" w:rsidRPr="00022119" w:rsidRDefault="00EC7F50" w:rsidP="00B26D20">
      <w:pPr>
        <w:rPr>
          <w:szCs w:val="18"/>
        </w:rPr>
      </w:pPr>
      <w:r w:rsidRPr="00022119">
        <w:rPr>
          <w:szCs w:val="18"/>
        </w:rPr>
        <w:t>T</w:t>
      </w:r>
      <w:r w:rsidR="003C7B6E" w:rsidRPr="00022119">
        <w:rPr>
          <w:szCs w:val="18"/>
        </w:rPr>
        <w:t xml:space="preserve">he </w:t>
      </w:r>
      <w:hyperlink r:id="rId282" w:history="1">
        <w:r w:rsidR="00984D10" w:rsidRPr="00022119">
          <w:rPr>
            <w:rStyle w:val="Hyperlink"/>
            <w:szCs w:val="18"/>
          </w:rPr>
          <w:t>Information Commissioner</w:t>
        </w:r>
      </w:hyperlink>
      <w:r w:rsidR="00984D10" w:rsidRPr="00022119">
        <w:rPr>
          <w:szCs w:val="18"/>
        </w:rPr>
        <w:t xml:space="preserve"> performs </w:t>
      </w:r>
      <w:r w:rsidR="005A01F4" w:rsidRPr="00022119">
        <w:rPr>
          <w:szCs w:val="18"/>
        </w:rPr>
        <w:t xml:space="preserve">the </w:t>
      </w:r>
      <w:r w:rsidR="00984D10" w:rsidRPr="00022119">
        <w:rPr>
          <w:szCs w:val="18"/>
        </w:rPr>
        <w:t xml:space="preserve">duties of </w:t>
      </w:r>
      <w:r w:rsidR="005A01F4" w:rsidRPr="00022119">
        <w:rPr>
          <w:szCs w:val="18"/>
        </w:rPr>
        <w:t xml:space="preserve">the </w:t>
      </w:r>
      <w:r w:rsidR="00984D10" w:rsidRPr="00022119">
        <w:rPr>
          <w:szCs w:val="18"/>
        </w:rPr>
        <w:t xml:space="preserve">national </w:t>
      </w:r>
      <w:r w:rsidR="00CA7FC8">
        <w:rPr>
          <w:szCs w:val="18"/>
        </w:rPr>
        <w:t>D</w:t>
      </w:r>
      <w:r w:rsidR="00984D10" w:rsidRPr="00022119">
        <w:rPr>
          <w:szCs w:val="18"/>
        </w:rPr>
        <w:t xml:space="preserve">ata </w:t>
      </w:r>
      <w:r w:rsidR="00CA7FC8">
        <w:rPr>
          <w:szCs w:val="18"/>
        </w:rPr>
        <w:t>P</w:t>
      </w:r>
      <w:r w:rsidR="00984D10" w:rsidRPr="00022119">
        <w:rPr>
          <w:szCs w:val="18"/>
        </w:rPr>
        <w:t xml:space="preserve">rotection </w:t>
      </w:r>
      <w:r w:rsidR="00CA7FC8">
        <w:rPr>
          <w:szCs w:val="18"/>
        </w:rPr>
        <w:t>A</w:t>
      </w:r>
      <w:r w:rsidR="00984D10" w:rsidRPr="00022119">
        <w:rPr>
          <w:szCs w:val="18"/>
        </w:rPr>
        <w:t>uthority</w:t>
      </w:r>
      <w:r w:rsidR="00CA7FC8">
        <w:rPr>
          <w:szCs w:val="18"/>
        </w:rPr>
        <w:t>:</w:t>
      </w:r>
      <w:r w:rsidR="00984D10" w:rsidRPr="00022119">
        <w:rPr>
          <w:szCs w:val="18"/>
        </w:rPr>
        <w:t xml:space="preserve"> it oversees the application of the rules on personal data protection </w:t>
      </w:r>
      <w:r w:rsidR="00CA7FC8">
        <w:rPr>
          <w:szCs w:val="18"/>
        </w:rPr>
        <w:t>(</w:t>
      </w:r>
      <w:r w:rsidR="00984D10" w:rsidRPr="00022119">
        <w:rPr>
          <w:szCs w:val="18"/>
        </w:rPr>
        <w:t xml:space="preserve">including </w:t>
      </w:r>
      <w:r w:rsidR="006B223F" w:rsidRPr="00022119">
        <w:rPr>
          <w:szCs w:val="18"/>
        </w:rPr>
        <w:t xml:space="preserve">the </w:t>
      </w:r>
      <w:r w:rsidR="00984D10" w:rsidRPr="00022119">
        <w:rPr>
          <w:szCs w:val="18"/>
        </w:rPr>
        <w:t>GDPR</w:t>
      </w:r>
      <w:r w:rsidR="00CA7FC8">
        <w:rPr>
          <w:szCs w:val="18"/>
        </w:rPr>
        <w:t>)</w:t>
      </w:r>
      <w:r w:rsidR="00984D10" w:rsidRPr="00022119">
        <w:rPr>
          <w:szCs w:val="18"/>
        </w:rPr>
        <w:t xml:space="preserve">, </w:t>
      </w:r>
      <w:r w:rsidR="006B223F" w:rsidRPr="00022119">
        <w:rPr>
          <w:szCs w:val="18"/>
        </w:rPr>
        <w:t xml:space="preserve">the </w:t>
      </w:r>
      <w:r w:rsidR="00984D10" w:rsidRPr="00022119">
        <w:rPr>
          <w:szCs w:val="18"/>
        </w:rPr>
        <w:t>Personal Data Protection Act and</w:t>
      </w:r>
      <w:r w:rsidR="006B223F" w:rsidRPr="00022119">
        <w:rPr>
          <w:szCs w:val="18"/>
        </w:rPr>
        <w:t xml:space="preserve"> the</w:t>
      </w:r>
      <w:r w:rsidR="00984D10" w:rsidRPr="00022119">
        <w:rPr>
          <w:szCs w:val="18"/>
        </w:rPr>
        <w:t xml:space="preserve"> Act on the Protection of Personal Data in the Area of Treatment of Criminal Offences. It performs inspections and issues penalties with regards to violations of the </w:t>
      </w:r>
      <w:r w:rsidR="00CA7FC8">
        <w:rPr>
          <w:szCs w:val="18"/>
        </w:rPr>
        <w:t>above-mentioned laws</w:t>
      </w:r>
      <w:r w:rsidR="00984D10" w:rsidRPr="00022119">
        <w:rPr>
          <w:szCs w:val="18"/>
        </w:rPr>
        <w:t xml:space="preserve">. </w:t>
      </w:r>
      <w:r w:rsidR="005A01F4" w:rsidRPr="00022119">
        <w:rPr>
          <w:szCs w:val="18"/>
        </w:rPr>
        <w:t xml:space="preserve">The </w:t>
      </w:r>
      <w:r w:rsidR="00984D10" w:rsidRPr="00022119">
        <w:rPr>
          <w:szCs w:val="18"/>
        </w:rPr>
        <w:t xml:space="preserve">Information </w:t>
      </w:r>
      <w:r w:rsidR="005A01F4" w:rsidRPr="00022119">
        <w:rPr>
          <w:szCs w:val="18"/>
        </w:rPr>
        <w:t>C</w:t>
      </w:r>
      <w:r w:rsidR="00984D10" w:rsidRPr="00022119">
        <w:rPr>
          <w:szCs w:val="18"/>
        </w:rPr>
        <w:t xml:space="preserve">ommissioner also acts as a body of appeal for resolving complaints from the data subjects regarding their rights, namely </w:t>
      </w:r>
      <w:r w:rsidR="00225055" w:rsidRPr="00022119">
        <w:rPr>
          <w:szCs w:val="18"/>
        </w:rPr>
        <w:t>the r</w:t>
      </w:r>
      <w:r w:rsidR="00984D10" w:rsidRPr="00022119">
        <w:rPr>
          <w:szCs w:val="18"/>
        </w:rPr>
        <w:t xml:space="preserve">ight of access by the data subject, </w:t>
      </w:r>
      <w:r w:rsidR="00225055" w:rsidRPr="00022119">
        <w:rPr>
          <w:szCs w:val="18"/>
        </w:rPr>
        <w:t>the r</w:t>
      </w:r>
      <w:r w:rsidR="00984D10" w:rsidRPr="00022119">
        <w:rPr>
          <w:szCs w:val="18"/>
        </w:rPr>
        <w:t xml:space="preserve">ight to rectification, </w:t>
      </w:r>
      <w:r w:rsidR="00225055" w:rsidRPr="00022119">
        <w:rPr>
          <w:szCs w:val="18"/>
        </w:rPr>
        <w:t>the r</w:t>
      </w:r>
      <w:r w:rsidR="00984D10" w:rsidRPr="00022119">
        <w:rPr>
          <w:szCs w:val="18"/>
        </w:rPr>
        <w:t xml:space="preserve">ight to erasure, etc. </w:t>
      </w:r>
    </w:p>
    <w:p w14:paraId="4EFABCB7" w14:textId="35F5E423" w:rsidR="00984D10" w:rsidRPr="00022119" w:rsidRDefault="00984D10" w:rsidP="00B26D20">
      <w:pPr>
        <w:rPr>
          <w:szCs w:val="18"/>
        </w:rPr>
      </w:pPr>
      <w:r w:rsidRPr="00022119">
        <w:rPr>
          <w:szCs w:val="18"/>
        </w:rPr>
        <w:t>On the other hand,</w:t>
      </w:r>
      <w:r w:rsidR="008C4571" w:rsidRPr="00022119">
        <w:rPr>
          <w:szCs w:val="18"/>
        </w:rPr>
        <w:t xml:space="preserve"> the</w:t>
      </w:r>
      <w:r w:rsidRPr="00022119">
        <w:rPr>
          <w:szCs w:val="18"/>
        </w:rPr>
        <w:t xml:space="preserve"> Information Commissioner oversees the application of the Access to Public Information Act with regards to individual complaints when liable public sector bodies refuse access to public documents or refuse a request for reuse of public sector information. The role that the Information Commissioner has played is vital in ensuring a high degree of institutional transparency. The number of individual complaints is steadily growing every year, which shows that the awareness o</w:t>
      </w:r>
      <w:r w:rsidR="006B223F" w:rsidRPr="00022119">
        <w:rPr>
          <w:szCs w:val="18"/>
        </w:rPr>
        <w:t>n</w:t>
      </w:r>
      <w:r w:rsidRPr="00022119">
        <w:rPr>
          <w:szCs w:val="18"/>
        </w:rPr>
        <w:t xml:space="preserve"> the </w:t>
      </w:r>
      <w:r w:rsidR="00CA7FC8">
        <w:rPr>
          <w:szCs w:val="18"/>
        </w:rPr>
        <w:t>r</w:t>
      </w:r>
      <w:r w:rsidRPr="00022119">
        <w:rPr>
          <w:szCs w:val="18"/>
        </w:rPr>
        <w:t xml:space="preserve">ight to </w:t>
      </w:r>
      <w:r w:rsidR="00CA7FC8">
        <w:rPr>
          <w:szCs w:val="18"/>
        </w:rPr>
        <w:t>a</w:t>
      </w:r>
      <w:r w:rsidRPr="00022119">
        <w:rPr>
          <w:szCs w:val="18"/>
        </w:rPr>
        <w:t xml:space="preserve">ccess to </w:t>
      </w:r>
      <w:r w:rsidR="00CA7FC8">
        <w:rPr>
          <w:szCs w:val="18"/>
        </w:rPr>
        <w:t>p</w:t>
      </w:r>
      <w:r w:rsidRPr="00022119">
        <w:rPr>
          <w:szCs w:val="18"/>
        </w:rPr>
        <w:t xml:space="preserve">ublic </w:t>
      </w:r>
      <w:r w:rsidR="00CA7FC8">
        <w:rPr>
          <w:szCs w:val="18"/>
        </w:rPr>
        <w:t>i</w:t>
      </w:r>
      <w:r w:rsidRPr="00022119">
        <w:rPr>
          <w:szCs w:val="18"/>
        </w:rPr>
        <w:t xml:space="preserve">nformation has risen also among Slovenian citizens. The Information Commissioner receives only a low number of complaints every year regarding the right to reuse public information when compared to the number of complaints raised over the refusal of access to public documents. This can be interpreted as evidence that government efforts to promote and enable the reuse of public sector information </w:t>
      </w:r>
      <w:r w:rsidR="00BB3F63" w:rsidRPr="00022119">
        <w:rPr>
          <w:szCs w:val="18"/>
        </w:rPr>
        <w:t xml:space="preserve">are </w:t>
      </w:r>
      <w:r w:rsidRPr="00022119">
        <w:rPr>
          <w:szCs w:val="18"/>
        </w:rPr>
        <w:t>working.</w:t>
      </w:r>
      <w:bookmarkStart w:id="42" w:name="_Toc1474981"/>
    </w:p>
    <w:p w14:paraId="2CA8BBB6" w14:textId="26E3E8D6" w:rsidR="003730DF" w:rsidRPr="006F2CF7" w:rsidRDefault="003730DF" w:rsidP="00CA7FC8">
      <w:pPr>
        <w:pStyle w:val="Heading2"/>
      </w:pPr>
      <w:bookmarkStart w:id="43" w:name="_Hlk69200004"/>
      <w:r w:rsidRPr="006F2CF7">
        <w:t>Subnational (</w:t>
      </w:r>
      <w:r w:rsidR="00CA7FC8">
        <w:t>F</w:t>
      </w:r>
      <w:r w:rsidRPr="006F2CF7">
        <w:t xml:space="preserve">ederal, </w:t>
      </w:r>
      <w:r w:rsidR="00CA7FC8">
        <w:t>R</w:t>
      </w:r>
      <w:r w:rsidRPr="006F2CF7">
        <w:t xml:space="preserve">egional and </w:t>
      </w:r>
      <w:r w:rsidR="00CA7FC8">
        <w:t>L</w:t>
      </w:r>
      <w:r w:rsidRPr="006F2CF7">
        <w:t>ocal)</w:t>
      </w:r>
      <w:bookmarkEnd w:id="42"/>
    </w:p>
    <w:bookmarkEnd w:id="43"/>
    <w:p w14:paraId="55A82FD4" w14:textId="77777777" w:rsidR="005105F0" w:rsidRPr="006F2CF7" w:rsidRDefault="00547124" w:rsidP="00E63341">
      <w:pPr>
        <w:pStyle w:val="Subtitle"/>
        <w:rPr>
          <w:rStyle w:val="tlid-translation"/>
          <w:rFonts w:ascii="Verdana" w:hAnsi="Verdana"/>
        </w:rPr>
      </w:pPr>
      <w:r w:rsidRPr="006F2CF7">
        <w:rPr>
          <w:rStyle w:val="tlid-translation"/>
          <w:rFonts w:ascii="Verdana" w:hAnsi="Verdana"/>
        </w:rPr>
        <w:t>Munici</w:t>
      </w:r>
      <w:r w:rsidR="005105F0" w:rsidRPr="006F2CF7">
        <w:rPr>
          <w:rStyle w:val="tlid-translation"/>
          <w:rFonts w:ascii="Verdana" w:hAnsi="Verdana"/>
        </w:rPr>
        <w:t>palities</w:t>
      </w:r>
    </w:p>
    <w:p w14:paraId="68999810" w14:textId="5128318E" w:rsidR="008A22F5" w:rsidRPr="00022119" w:rsidRDefault="008A22F5" w:rsidP="008A22F5">
      <w:pPr>
        <w:rPr>
          <w:szCs w:val="18"/>
        </w:rPr>
      </w:pPr>
      <w:r w:rsidRPr="00022119">
        <w:rPr>
          <w:szCs w:val="18"/>
        </w:rPr>
        <w:t xml:space="preserve">In accordance with the constitutional provisions, </w:t>
      </w:r>
      <w:hyperlink r:id="rId283" w:history="1">
        <w:r w:rsidRPr="00022119">
          <w:rPr>
            <w:rStyle w:val="Hyperlink"/>
            <w:szCs w:val="18"/>
          </w:rPr>
          <w:t>Slovenian municipalities and urban municipalities</w:t>
        </w:r>
      </w:hyperlink>
      <w:r w:rsidRPr="00022119">
        <w:rPr>
          <w:szCs w:val="18"/>
        </w:rPr>
        <w:t xml:space="preserve"> are autonomous in the field of introducing </w:t>
      </w:r>
      <w:proofErr w:type="spellStart"/>
      <w:r w:rsidRPr="00022119">
        <w:rPr>
          <w:szCs w:val="18"/>
        </w:rPr>
        <w:t>eSolutions</w:t>
      </w:r>
      <w:proofErr w:type="spellEnd"/>
      <w:r w:rsidRPr="00022119">
        <w:rPr>
          <w:szCs w:val="18"/>
        </w:rPr>
        <w:t>.</w:t>
      </w:r>
      <w:r w:rsidR="00C80034" w:rsidRPr="00022119">
        <w:rPr>
          <w:szCs w:val="18"/>
        </w:rPr>
        <w:t xml:space="preserve"> Local eGovernment initiatives are solely under the responsibility of local authorities, mostly municipalities, which implement them using their own mechanisms and time schedules.</w:t>
      </w:r>
      <w:r w:rsidR="0020143D" w:rsidRPr="00022119">
        <w:rPr>
          <w:szCs w:val="18"/>
        </w:rPr>
        <w:t xml:space="preserve"> </w:t>
      </w:r>
    </w:p>
    <w:p w14:paraId="0FF453A1" w14:textId="662628CA" w:rsidR="00F312EA" w:rsidRPr="00022119" w:rsidRDefault="008A22F5" w:rsidP="008A22F5">
      <w:pPr>
        <w:rPr>
          <w:szCs w:val="18"/>
        </w:rPr>
      </w:pPr>
      <w:r w:rsidRPr="00022119">
        <w:rPr>
          <w:szCs w:val="18"/>
        </w:rPr>
        <w:t xml:space="preserve">Voluntary coordination is taking place in the framework of local government associations. For instance, the </w:t>
      </w:r>
      <w:hyperlink r:id="rId284" w:history="1">
        <w:r w:rsidRPr="00022119">
          <w:rPr>
            <w:rStyle w:val="Hyperlink"/>
            <w:szCs w:val="18"/>
          </w:rPr>
          <w:t>Association of Urban Municipalities of Slovenia</w:t>
        </w:r>
      </w:hyperlink>
      <w:r w:rsidRPr="00022119">
        <w:rPr>
          <w:szCs w:val="18"/>
        </w:rPr>
        <w:t xml:space="preserve"> established the Committee for </w:t>
      </w:r>
      <w:r w:rsidR="00154DFF" w:rsidRPr="00022119">
        <w:rPr>
          <w:szCs w:val="18"/>
        </w:rPr>
        <w:t>D</w:t>
      </w:r>
      <w:r w:rsidRPr="00022119">
        <w:rPr>
          <w:szCs w:val="18"/>
        </w:rPr>
        <w:t xml:space="preserve">igitalisation and </w:t>
      </w:r>
      <w:r w:rsidR="00154DFF" w:rsidRPr="00022119">
        <w:rPr>
          <w:szCs w:val="18"/>
        </w:rPr>
        <w:t>S</w:t>
      </w:r>
      <w:r w:rsidRPr="00022119">
        <w:rPr>
          <w:szCs w:val="18"/>
        </w:rPr>
        <w:t xml:space="preserve">mart </w:t>
      </w:r>
      <w:r w:rsidR="00154DFF" w:rsidRPr="00022119">
        <w:rPr>
          <w:szCs w:val="18"/>
        </w:rPr>
        <w:t>C</w:t>
      </w:r>
      <w:r w:rsidRPr="00022119">
        <w:rPr>
          <w:szCs w:val="18"/>
        </w:rPr>
        <w:t xml:space="preserve">ities, which unites experts of the </w:t>
      </w:r>
      <w:r w:rsidR="006B223F" w:rsidRPr="00022119">
        <w:rPr>
          <w:szCs w:val="18"/>
        </w:rPr>
        <w:t>eleven</w:t>
      </w:r>
      <w:r w:rsidRPr="00022119">
        <w:rPr>
          <w:szCs w:val="18"/>
        </w:rPr>
        <w:t xml:space="preserve"> urban municipalities. Cities exchange information on best practices, solutions and challenges and prepare position papers </w:t>
      </w:r>
      <w:r w:rsidR="00892793" w:rsidRPr="00022119">
        <w:rPr>
          <w:szCs w:val="18"/>
        </w:rPr>
        <w:t>on S</w:t>
      </w:r>
      <w:r w:rsidRPr="00022119">
        <w:rPr>
          <w:szCs w:val="18"/>
        </w:rPr>
        <w:t>tate policies and public tenders. As the resources for implementing digital solutions at local level are limited, cities explore possibilities for cooperation in projects and initiatives that could be co</w:t>
      </w:r>
      <w:r w:rsidR="00892793" w:rsidRPr="00022119">
        <w:rPr>
          <w:szCs w:val="18"/>
        </w:rPr>
        <w:noBreakHyphen/>
      </w:r>
      <w:r w:rsidRPr="00022119">
        <w:rPr>
          <w:szCs w:val="18"/>
        </w:rPr>
        <w:t xml:space="preserve">financed by EU or </w:t>
      </w:r>
      <w:r w:rsidR="00892793" w:rsidRPr="00022119">
        <w:rPr>
          <w:szCs w:val="18"/>
        </w:rPr>
        <w:t>S</w:t>
      </w:r>
      <w:r w:rsidRPr="00022119">
        <w:rPr>
          <w:szCs w:val="18"/>
        </w:rPr>
        <w:t>tate funds.</w:t>
      </w:r>
      <w:r w:rsidR="00CE4DB1" w:rsidRPr="00022119">
        <w:rPr>
          <w:szCs w:val="18"/>
        </w:rPr>
        <w:t xml:space="preserve"> </w:t>
      </w:r>
    </w:p>
    <w:p w14:paraId="44346513" w14:textId="064411A7" w:rsidR="00F312EA" w:rsidRPr="00022119" w:rsidRDefault="00B70BEF" w:rsidP="008A22F5">
      <w:pPr>
        <w:rPr>
          <w:szCs w:val="18"/>
        </w:rPr>
      </w:pPr>
      <w:r w:rsidRPr="00022119">
        <w:rPr>
          <w:szCs w:val="18"/>
        </w:rPr>
        <w:t xml:space="preserve">The </w:t>
      </w:r>
      <w:hyperlink r:id="rId285" w:history="1">
        <w:r w:rsidR="00F312EA" w:rsidRPr="00022119">
          <w:rPr>
            <w:rStyle w:val="Hyperlink"/>
            <w:szCs w:val="18"/>
          </w:rPr>
          <w:t>Association of Municipalities and Towns of Slovenia (SOS)</w:t>
        </w:r>
      </w:hyperlink>
      <w:r w:rsidR="00F312EA" w:rsidRPr="00022119">
        <w:rPr>
          <w:szCs w:val="18"/>
        </w:rPr>
        <w:t xml:space="preserve"> is another example of coordination of local self-government</w:t>
      </w:r>
      <w:r w:rsidRPr="00022119">
        <w:rPr>
          <w:szCs w:val="18"/>
        </w:rPr>
        <w:t xml:space="preserve"> bodies</w:t>
      </w:r>
      <w:r w:rsidR="00F312EA" w:rsidRPr="00022119">
        <w:rPr>
          <w:szCs w:val="18"/>
        </w:rPr>
        <w:t xml:space="preserve">. Besides working </w:t>
      </w:r>
      <w:r w:rsidR="00605F56" w:rsidRPr="00022119">
        <w:rPr>
          <w:szCs w:val="18"/>
        </w:rPr>
        <w:t xml:space="preserve">with </w:t>
      </w:r>
      <w:r w:rsidR="00F312EA" w:rsidRPr="00022119">
        <w:rPr>
          <w:szCs w:val="18"/>
        </w:rPr>
        <w:t xml:space="preserve">bodies dealing with digital transition, </w:t>
      </w:r>
      <w:r w:rsidR="00605F56" w:rsidRPr="00022119">
        <w:rPr>
          <w:szCs w:val="18"/>
        </w:rPr>
        <w:t xml:space="preserve">the </w:t>
      </w:r>
      <w:r w:rsidR="00F312EA" w:rsidRPr="00022119">
        <w:rPr>
          <w:szCs w:val="18"/>
        </w:rPr>
        <w:t xml:space="preserve">SOS </w:t>
      </w:r>
      <w:r w:rsidR="00605F56" w:rsidRPr="00022119">
        <w:rPr>
          <w:szCs w:val="18"/>
        </w:rPr>
        <w:t>coordinates</w:t>
      </w:r>
      <w:r w:rsidR="00F312EA" w:rsidRPr="00022119">
        <w:rPr>
          <w:szCs w:val="18"/>
        </w:rPr>
        <w:t xml:space="preserve"> access rights and offers support to the local authorities on </w:t>
      </w:r>
      <w:r w:rsidR="00605F56" w:rsidRPr="00022119">
        <w:rPr>
          <w:szCs w:val="18"/>
        </w:rPr>
        <w:t xml:space="preserve">the </w:t>
      </w:r>
      <w:proofErr w:type="spellStart"/>
      <w:r w:rsidR="00F312EA" w:rsidRPr="00022119">
        <w:rPr>
          <w:szCs w:val="18"/>
        </w:rPr>
        <w:t>eTourism</w:t>
      </w:r>
      <w:proofErr w:type="spellEnd"/>
      <w:r w:rsidR="00F312EA" w:rsidRPr="00022119">
        <w:rPr>
          <w:szCs w:val="18"/>
        </w:rPr>
        <w:t xml:space="preserve"> system. </w:t>
      </w:r>
      <w:r w:rsidR="00605F56" w:rsidRPr="00022119">
        <w:rPr>
          <w:szCs w:val="18"/>
        </w:rPr>
        <w:t xml:space="preserve">The </w:t>
      </w:r>
      <w:r w:rsidR="00F312EA" w:rsidRPr="00022119">
        <w:rPr>
          <w:szCs w:val="18"/>
        </w:rPr>
        <w:t xml:space="preserve">SOS established </w:t>
      </w:r>
      <w:r w:rsidR="00605F56" w:rsidRPr="00022119">
        <w:rPr>
          <w:szCs w:val="18"/>
        </w:rPr>
        <w:t xml:space="preserve">a </w:t>
      </w:r>
      <w:r w:rsidR="00F312EA" w:rsidRPr="00022119">
        <w:rPr>
          <w:szCs w:val="18"/>
        </w:rPr>
        <w:t xml:space="preserve">strategic partnership with </w:t>
      </w:r>
      <w:r w:rsidR="00CA7FC8">
        <w:rPr>
          <w:szCs w:val="18"/>
        </w:rPr>
        <w:t xml:space="preserve">the </w:t>
      </w:r>
      <w:r w:rsidR="00F312EA" w:rsidRPr="00022119">
        <w:rPr>
          <w:szCs w:val="18"/>
        </w:rPr>
        <w:t xml:space="preserve">University of Ljubljana, which resulted </w:t>
      </w:r>
      <w:r w:rsidR="00605F56" w:rsidRPr="00022119">
        <w:rPr>
          <w:szCs w:val="18"/>
        </w:rPr>
        <w:t>in the creation of</w:t>
      </w:r>
      <w:r w:rsidR="00B45539">
        <w:rPr>
          <w:szCs w:val="18"/>
        </w:rPr>
        <w:t xml:space="preserve"> 4P</w:t>
      </w:r>
      <w:r w:rsidR="00981914">
        <w:rPr>
          <w:szCs w:val="18"/>
        </w:rPr>
        <w:t xml:space="preserve"> Digital Innovation Hub(</w:t>
      </w:r>
      <w:hyperlink r:id="rId286" w:history="1">
        <w:r w:rsidR="00F312EA" w:rsidRPr="00022119">
          <w:rPr>
            <w:rStyle w:val="Hyperlink"/>
            <w:szCs w:val="18"/>
          </w:rPr>
          <w:t>4PDIH</w:t>
        </w:r>
      </w:hyperlink>
      <w:r w:rsidR="00981914">
        <w:rPr>
          <w:rStyle w:val="Hyperlink"/>
          <w:szCs w:val="18"/>
        </w:rPr>
        <w:t>)</w:t>
      </w:r>
      <w:r w:rsidR="00F312EA" w:rsidRPr="00022119">
        <w:rPr>
          <w:szCs w:val="18"/>
        </w:rPr>
        <w:t xml:space="preserve">. </w:t>
      </w:r>
      <w:r w:rsidR="008836E2" w:rsidRPr="00022119">
        <w:rPr>
          <w:szCs w:val="18"/>
        </w:rPr>
        <w:t xml:space="preserve">The aim of </w:t>
      </w:r>
      <w:r w:rsidR="00962E3F" w:rsidRPr="00022119">
        <w:rPr>
          <w:szCs w:val="18"/>
        </w:rPr>
        <w:t xml:space="preserve">the </w:t>
      </w:r>
      <w:r w:rsidR="008836E2" w:rsidRPr="00022119">
        <w:rPr>
          <w:szCs w:val="18"/>
        </w:rPr>
        <w:t xml:space="preserve">4PDIH is to foster awareness and provide services to grow digital </w:t>
      </w:r>
      <w:r w:rsidR="00CA7FC8">
        <w:rPr>
          <w:szCs w:val="18"/>
        </w:rPr>
        <w:t>skills</w:t>
      </w:r>
      <w:r w:rsidR="008836E2" w:rsidRPr="00022119">
        <w:rPr>
          <w:szCs w:val="18"/>
        </w:rPr>
        <w:t xml:space="preserve">, share digital experience and case studies locally, </w:t>
      </w:r>
      <w:proofErr w:type="gramStart"/>
      <w:r w:rsidR="008836E2" w:rsidRPr="00022119">
        <w:rPr>
          <w:szCs w:val="18"/>
        </w:rPr>
        <w:t>regionally</w:t>
      </w:r>
      <w:proofErr w:type="gramEnd"/>
      <w:r w:rsidR="008836E2" w:rsidRPr="00022119">
        <w:rPr>
          <w:szCs w:val="18"/>
        </w:rPr>
        <w:t xml:space="preserve"> and internationally, and support the government to adapt regulation and open its data to foster entrepreneurship.</w:t>
      </w:r>
    </w:p>
    <w:p w14:paraId="7B868E70" w14:textId="4C6EF9E6" w:rsidR="00CF2611" w:rsidRPr="00022119" w:rsidRDefault="00CF2611" w:rsidP="00C84111">
      <w:pPr>
        <w:rPr>
          <w:szCs w:val="18"/>
        </w:rPr>
      </w:pPr>
    </w:p>
    <w:p w14:paraId="5875BA08" w14:textId="77777777" w:rsidR="00E25197" w:rsidRPr="00022119" w:rsidRDefault="00E25197" w:rsidP="00C84111">
      <w:pPr>
        <w:rPr>
          <w:szCs w:val="18"/>
        </w:rPr>
      </w:pPr>
    </w:p>
    <w:p w14:paraId="52E760D7" w14:textId="79FD1D46" w:rsidR="00176D8B" w:rsidRPr="00022119" w:rsidRDefault="00176D8B">
      <w:pPr>
        <w:jc w:val="left"/>
        <w:rPr>
          <w:szCs w:val="18"/>
        </w:rPr>
      </w:pPr>
    </w:p>
    <w:p w14:paraId="4BFFFF0B" w14:textId="45295C55" w:rsidR="00DD397F" w:rsidRPr="00022119" w:rsidRDefault="00DD397F">
      <w:pPr>
        <w:jc w:val="left"/>
        <w:rPr>
          <w:szCs w:val="18"/>
        </w:rPr>
      </w:pPr>
    </w:p>
    <w:p w14:paraId="064F7E7F" w14:textId="77777777" w:rsidR="004D7826" w:rsidRDefault="004D7826">
      <w:pPr>
        <w:jc w:val="left"/>
        <w:rPr>
          <w:szCs w:val="18"/>
        </w:rPr>
        <w:sectPr w:rsidR="004D7826" w:rsidSect="006C708B">
          <w:headerReference w:type="even" r:id="rId287"/>
          <w:headerReference w:type="default" r:id="rId288"/>
          <w:footerReference w:type="even" r:id="rId289"/>
          <w:footerReference w:type="default" r:id="rId290"/>
          <w:headerReference w:type="first" r:id="rId291"/>
          <w:footerReference w:type="first" r:id="rId292"/>
          <w:pgSz w:w="11906" w:h="16838" w:code="9"/>
          <w:pgMar w:top="1985" w:right="1418" w:bottom="1418" w:left="1701" w:header="0" w:footer="386" w:gutter="0"/>
          <w:cols w:space="708"/>
          <w:titlePg/>
          <w:docGrid w:linePitch="360"/>
        </w:sectPr>
      </w:pPr>
    </w:p>
    <w:p w14:paraId="00AA5325" w14:textId="140DA44E" w:rsidR="00DD397F" w:rsidRPr="00022119" w:rsidRDefault="0067587B">
      <w:pPr>
        <w:jc w:val="left"/>
        <w:rPr>
          <w:szCs w:val="18"/>
        </w:rPr>
      </w:pPr>
      <w:r>
        <w:rPr>
          <w:noProof/>
        </w:rPr>
        <w:lastRenderedPageBreak/>
        <mc:AlternateContent>
          <mc:Choice Requires="wps">
            <w:drawing>
              <wp:anchor distT="0" distB="0" distL="114300" distR="114300" simplePos="0" relativeHeight="251701248" behindDoc="0" locked="0" layoutInCell="1" allowOverlap="1" wp14:anchorId="0F73902E" wp14:editId="0813DD8D">
                <wp:simplePos x="0" y="0"/>
                <wp:positionH relativeFrom="column">
                  <wp:posOffset>-1101400</wp:posOffset>
                </wp:positionH>
                <wp:positionV relativeFrom="paragraph">
                  <wp:posOffset>-1260475</wp:posOffset>
                </wp:positionV>
                <wp:extent cx="8080744" cy="10700385"/>
                <wp:effectExtent l="0" t="0" r="0" b="5715"/>
                <wp:wrapNone/>
                <wp:docPr id="1804641764" name="Rectangle 1804641764"/>
                <wp:cNvGraphicFramePr/>
                <a:graphic xmlns:a="http://schemas.openxmlformats.org/drawingml/2006/main">
                  <a:graphicData uri="http://schemas.microsoft.com/office/word/2010/wordprocessingShape">
                    <wps:wsp>
                      <wps:cNvSpPr/>
                      <wps:spPr>
                        <a:xfrm>
                          <a:off x="0" y="0"/>
                          <a:ext cx="8080744" cy="10700385"/>
                        </a:xfrm>
                        <a:prstGeom prst="rect">
                          <a:avLst/>
                        </a:prstGeom>
                        <a:solidFill>
                          <a:srgbClr val="111F37">
                            <a:alpha val="89804"/>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3403CC" id="Rectangle 1804641764" o:spid="_x0000_s1026" style="position:absolute;margin-left:-86.7pt;margin-top:-99.25pt;width:636.3pt;height:842.5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" fillcolor="#111f37" stroked="f" strokeweight="1pt">
                <v:fill opacity="58853f"/>
              </v:rect>
            </w:pict>
          </mc:Fallback>
        </mc:AlternateContent>
      </w:r>
    </w:p>
    <w:p w14:paraId="583A77B7" w14:textId="7B757409" w:rsidR="00DD397F" w:rsidRPr="00022119" w:rsidRDefault="0067587B">
      <w:pPr>
        <w:jc w:val="left"/>
        <w:rPr>
          <w:szCs w:val="18"/>
        </w:rPr>
      </w:pPr>
      <w:r w:rsidRPr="005552C6">
        <w:rPr>
          <w:noProof/>
        </w:rPr>
        <w:drawing>
          <wp:anchor distT="0" distB="0" distL="114300" distR="114300" simplePos="0" relativeHeight="251702272" behindDoc="1" locked="0" layoutInCell="1" allowOverlap="1" wp14:anchorId="3C473130" wp14:editId="032183A0">
            <wp:simplePos x="0" y="0"/>
            <wp:positionH relativeFrom="margin">
              <wp:posOffset>-1094740</wp:posOffset>
            </wp:positionH>
            <wp:positionV relativeFrom="margin">
              <wp:posOffset>391160</wp:posOffset>
            </wp:positionV>
            <wp:extent cx="7569200" cy="6153785"/>
            <wp:effectExtent l="0" t="0" r="0" b="0"/>
            <wp:wrapSquare wrapText="bothSides"/>
            <wp:docPr id="1804641765" name="Picture 18046417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569200" cy="61537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552C6">
        <w:rPr>
          <w:noProof/>
        </w:rPr>
        <mc:AlternateContent>
          <mc:Choice Requires="wpg">
            <w:drawing>
              <wp:anchor distT="0" distB="0" distL="114300" distR="114300" simplePos="0" relativeHeight="251703296" behindDoc="0" locked="0" layoutInCell="1" allowOverlap="1" wp14:anchorId="5D4A8B02" wp14:editId="5E5522B6">
                <wp:simplePos x="0" y="0"/>
                <wp:positionH relativeFrom="margin">
                  <wp:posOffset>662305</wp:posOffset>
                </wp:positionH>
                <wp:positionV relativeFrom="margin">
                  <wp:posOffset>3630930</wp:posOffset>
                </wp:positionV>
                <wp:extent cx="4215130" cy="1345565"/>
                <wp:effectExtent l="0" t="0" r="0" b="6985"/>
                <wp:wrapTight wrapText="bothSides">
                  <wp:wrapPolygon edited="0">
                    <wp:start x="195" y="0"/>
                    <wp:lineTo x="195" y="18348"/>
                    <wp:lineTo x="1660" y="20183"/>
                    <wp:lineTo x="3807" y="20183"/>
                    <wp:lineTo x="3807" y="21406"/>
                    <wp:lineTo x="21281" y="21406"/>
                    <wp:lineTo x="21476" y="917"/>
                    <wp:lineTo x="20695" y="612"/>
                    <wp:lineTo x="3417" y="0"/>
                    <wp:lineTo x="195" y="0"/>
                  </wp:wrapPolygon>
                </wp:wrapTight>
                <wp:docPr id="345" name="Group 3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15130" cy="1345565"/>
                          <a:chOff x="0" y="1259"/>
                          <a:chExt cx="42161" cy="13465"/>
                        </a:xfrm>
                      </wpg:grpSpPr>
                      <wps:wsp>
                        <wps:cNvPr id="346" name="Text Box 206"/>
                        <wps:cNvSpPr txBox="1">
                          <a:spLocks noChangeArrowheads="1"/>
                        </wps:cNvSpPr>
                        <wps:spPr bwMode="auto">
                          <a:xfrm>
                            <a:off x="0" y="1259"/>
                            <a:ext cx="7385" cy="120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A0659D" w14:textId="77777777" w:rsidR="0067587B" w:rsidRPr="00166AB4" w:rsidRDefault="0067587B" w:rsidP="0067587B">
                              <w:pPr>
                                <w:jc w:val="left"/>
                                <w:rPr>
                                  <w:color w:val="FFFFFF" w:themeColor="background1"/>
                                  <w:sz w:val="144"/>
                                  <w:szCs w:val="144"/>
                                  <w:lang w:val="fr-BE"/>
                                </w:rPr>
                              </w:pPr>
                              <w:r>
                                <w:rPr>
                                  <w:color w:val="FFFFFF" w:themeColor="background1"/>
                                  <w:sz w:val="144"/>
                                  <w:szCs w:val="144"/>
                                  <w:lang w:val="fr-BE"/>
                                </w:rPr>
                                <w:t>6</w:t>
                              </w:r>
                            </w:p>
                          </w:txbxContent>
                        </wps:txbx>
                        <wps:bodyPr rot="0" vert="horz" wrap="square" lIns="91440" tIns="45720" rIns="91440" bIns="45720" anchor="t" anchorCtr="0" upright="1">
                          <a:spAutoFit/>
                        </wps:bodyPr>
                      </wps:wsp>
                      <wps:wsp>
                        <wps:cNvPr id="347" name="Text Box 207"/>
                        <wps:cNvSpPr txBox="1">
                          <a:spLocks noChangeArrowheads="1"/>
                        </wps:cNvSpPr>
                        <wps:spPr bwMode="auto">
                          <a:xfrm>
                            <a:off x="7009" y="1371"/>
                            <a:ext cx="35152" cy="13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67073C" w14:textId="77777777" w:rsidR="0067587B" w:rsidRDefault="0067587B" w:rsidP="0067587B">
                              <w:pPr>
                                <w:jc w:val="left"/>
                                <w:rPr>
                                  <w:color w:val="FFFFFF"/>
                                  <w:sz w:val="48"/>
                                  <w:szCs w:val="32"/>
                                </w:rPr>
                              </w:pPr>
                              <w:r w:rsidRPr="006E0C04">
                                <w:rPr>
                                  <w:color w:val="FFFFFF"/>
                                  <w:sz w:val="48"/>
                                  <w:szCs w:val="32"/>
                                </w:rPr>
                                <w:t xml:space="preserve">Cross-border </w:t>
                              </w:r>
                              <w:r w:rsidRPr="00160F8F">
                                <w:rPr>
                                  <w:color w:val="FFFFFF"/>
                                  <w:sz w:val="48"/>
                                  <w:szCs w:val="32"/>
                                </w:rPr>
                                <w:t xml:space="preserve">Digital </w:t>
                              </w:r>
                            </w:p>
                            <w:p w14:paraId="5F8D6269" w14:textId="77777777" w:rsidR="0067587B" w:rsidRPr="006E0C04" w:rsidRDefault="0067587B" w:rsidP="0067587B">
                              <w:pPr>
                                <w:jc w:val="left"/>
                                <w:rPr>
                                  <w:color w:val="FFFFFF"/>
                                  <w:sz w:val="56"/>
                                  <w:szCs w:val="40"/>
                                </w:rPr>
                              </w:pPr>
                              <w:r w:rsidRPr="00160F8F">
                                <w:rPr>
                                  <w:color w:val="FFFFFF"/>
                                  <w:sz w:val="48"/>
                                  <w:szCs w:val="32"/>
                                </w:rPr>
                                <w:t>Public</w:t>
                              </w:r>
                              <w:r>
                                <w:rPr>
                                  <w:color w:val="FFFFFF"/>
                                  <w:sz w:val="48"/>
                                  <w:szCs w:val="32"/>
                                </w:rPr>
                                <w:t xml:space="preserve"> </w:t>
                              </w:r>
                              <w:r w:rsidRPr="00160F8F">
                                <w:rPr>
                                  <w:color w:val="FFFFFF"/>
                                  <w:sz w:val="48"/>
                                  <w:szCs w:val="32"/>
                                </w:rPr>
                                <w:t xml:space="preserve">Administration </w:t>
                              </w:r>
                              <w:r w:rsidRPr="006E0C04">
                                <w:rPr>
                                  <w:color w:val="FFFFFF"/>
                                  <w:sz w:val="48"/>
                                  <w:szCs w:val="32"/>
                                </w:rPr>
                                <w:t xml:space="preserve">Services </w:t>
                              </w:r>
                            </w:p>
                            <w:p w14:paraId="4E053946" w14:textId="77777777" w:rsidR="0067587B" w:rsidRPr="006762DB" w:rsidRDefault="0067587B" w:rsidP="0067587B">
                              <w:pPr>
                                <w:spacing w:before="240"/>
                                <w:jc w:val="left"/>
                                <w:rPr>
                                  <w:color w:val="FFFFFF" w:themeColor="background1"/>
                                  <w:sz w:val="48"/>
                                  <w:szCs w:val="32"/>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D4A8B02" id="Group 345" o:spid="_x0000_s1042" style="position:absolute;margin-left:52.15pt;margin-top:285.9pt;width:331.9pt;height:105.95pt;z-index:251703296;mso-position-horizontal-relative:margin;mso-position-vertical-relative:margin" coordorigin=",1259" coordsize="42161,134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">
                <v:shape id="Text Box 206" o:spid="_x0000_s1043" type="#_x0000_t202" style="position:absolute;top:1259;width:7385;height:12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" filled="f" stroked="f">
                  <v:textbox style="mso-fit-shape-to-text:t">
                    <w:txbxContent>
                      <w:p w14:paraId="40A0659D" w14:textId="77777777" w:rsidR="0067587B" w:rsidRPr="00166AB4" w:rsidRDefault="0067587B" w:rsidP="0067587B">
                        <w:pPr>
                          <w:jc w:val="left"/>
                          <w:rPr>
                            <w:color w:val="FFFFFF" w:themeColor="background1"/>
                            <w:sz w:val="144"/>
                            <w:szCs w:val="144"/>
                            <w:lang w:val="fr-BE"/>
                          </w:rPr>
                        </w:pPr>
                        <w:r>
                          <w:rPr>
                            <w:color w:val="FFFFFF" w:themeColor="background1"/>
                            <w:sz w:val="144"/>
                            <w:szCs w:val="144"/>
                            <w:lang w:val="fr-BE"/>
                          </w:rPr>
                          <w:t>6</w:t>
                        </w:r>
                      </w:p>
                    </w:txbxContent>
                  </v:textbox>
                </v:shape>
                <v:shape id="Text Box 207" o:spid="_x0000_s1044" type="#_x0000_t202" style="position:absolute;left:7009;top:1371;width:35152;height:13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" filled="f" stroked="f">
                  <v:textbox>
                    <w:txbxContent>
                      <w:p w14:paraId="6467073C" w14:textId="77777777" w:rsidR="0067587B" w:rsidRDefault="0067587B" w:rsidP="0067587B">
                        <w:pPr>
                          <w:jc w:val="left"/>
                          <w:rPr>
                            <w:color w:val="FFFFFF"/>
                            <w:sz w:val="48"/>
                            <w:szCs w:val="32"/>
                          </w:rPr>
                        </w:pPr>
                        <w:r w:rsidRPr="006E0C04">
                          <w:rPr>
                            <w:color w:val="FFFFFF"/>
                            <w:sz w:val="48"/>
                            <w:szCs w:val="32"/>
                          </w:rPr>
                          <w:t xml:space="preserve">Cross-border </w:t>
                        </w:r>
                        <w:r w:rsidRPr="00160F8F">
                          <w:rPr>
                            <w:color w:val="FFFFFF"/>
                            <w:sz w:val="48"/>
                            <w:szCs w:val="32"/>
                          </w:rPr>
                          <w:t xml:space="preserve">Digital </w:t>
                        </w:r>
                      </w:p>
                      <w:p w14:paraId="5F8D6269" w14:textId="77777777" w:rsidR="0067587B" w:rsidRPr="006E0C04" w:rsidRDefault="0067587B" w:rsidP="0067587B">
                        <w:pPr>
                          <w:jc w:val="left"/>
                          <w:rPr>
                            <w:color w:val="FFFFFF"/>
                            <w:sz w:val="56"/>
                            <w:szCs w:val="40"/>
                          </w:rPr>
                        </w:pPr>
                        <w:r w:rsidRPr="00160F8F">
                          <w:rPr>
                            <w:color w:val="FFFFFF"/>
                            <w:sz w:val="48"/>
                            <w:szCs w:val="32"/>
                          </w:rPr>
                          <w:t>Public</w:t>
                        </w:r>
                        <w:r>
                          <w:rPr>
                            <w:color w:val="FFFFFF"/>
                            <w:sz w:val="48"/>
                            <w:szCs w:val="32"/>
                          </w:rPr>
                          <w:t xml:space="preserve"> </w:t>
                        </w:r>
                        <w:r w:rsidRPr="00160F8F">
                          <w:rPr>
                            <w:color w:val="FFFFFF"/>
                            <w:sz w:val="48"/>
                            <w:szCs w:val="32"/>
                          </w:rPr>
                          <w:t xml:space="preserve">Administration </w:t>
                        </w:r>
                        <w:r w:rsidRPr="006E0C04">
                          <w:rPr>
                            <w:color w:val="FFFFFF"/>
                            <w:sz w:val="48"/>
                            <w:szCs w:val="32"/>
                          </w:rPr>
                          <w:t xml:space="preserve">Services </w:t>
                        </w:r>
                      </w:p>
                      <w:p w14:paraId="4E053946" w14:textId="77777777" w:rsidR="0067587B" w:rsidRPr="006762DB" w:rsidRDefault="0067587B" w:rsidP="0067587B">
                        <w:pPr>
                          <w:spacing w:before="240"/>
                          <w:jc w:val="left"/>
                          <w:rPr>
                            <w:color w:val="FFFFFF" w:themeColor="background1"/>
                            <w:sz w:val="48"/>
                            <w:szCs w:val="32"/>
                          </w:rPr>
                        </w:pPr>
                      </w:p>
                    </w:txbxContent>
                  </v:textbox>
                </v:shape>
                <w10:wrap type="tight" anchorx="margin" anchory="margin"/>
              </v:group>
            </w:pict>
          </mc:Fallback>
        </mc:AlternateContent>
      </w:r>
    </w:p>
    <w:p w14:paraId="2DEAB107" w14:textId="46E28ED7" w:rsidR="00DD397F" w:rsidRPr="00022119" w:rsidRDefault="00DD397F">
      <w:pPr>
        <w:jc w:val="left"/>
        <w:rPr>
          <w:szCs w:val="18"/>
        </w:rPr>
      </w:pPr>
    </w:p>
    <w:p w14:paraId="5DD6E3F3" w14:textId="6958F673" w:rsidR="00DD397F" w:rsidRPr="00022119" w:rsidRDefault="00DD397F">
      <w:pPr>
        <w:jc w:val="left"/>
        <w:rPr>
          <w:szCs w:val="18"/>
        </w:rPr>
      </w:pPr>
    </w:p>
    <w:p w14:paraId="7C3BC11E" w14:textId="1DE7A37C" w:rsidR="00DD397F" w:rsidRPr="00022119" w:rsidRDefault="00DD397F">
      <w:pPr>
        <w:jc w:val="left"/>
        <w:rPr>
          <w:szCs w:val="18"/>
        </w:rPr>
      </w:pPr>
    </w:p>
    <w:p w14:paraId="27E71176" w14:textId="77777777" w:rsidR="00DD397F" w:rsidRPr="00022119" w:rsidRDefault="00DD397F">
      <w:pPr>
        <w:jc w:val="left"/>
        <w:rPr>
          <w:szCs w:val="18"/>
        </w:rPr>
      </w:pPr>
    </w:p>
    <w:p w14:paraId="142A2350" w14:textId="77777777" w:rsidR="00DD397F" w:rsidRPr="00022119" w:rsidRDefault="00DD397F">
      <w:pPr>
        <w:jc w:val="left"/>
        <w:rPr>
          <w:szCs w:val="18"/>
        </w:rPr>
      </w:pPr>
    </w:p>
    <w:p w14:paraId="2E8FC37E" w14:textId="2FAD25BB" w:rsidR="00DD397F" w:rsidRPr="00022119" w:rsidRDefault="00DD397F">
      <w:pPr>
        <w:jc w:val="left"/>
        <w:rPr>
          <w:szCs w:val="18"/>
        </w:rPr>
      </w:pPr>
    </w:p>
    <w:p w14:paraId="566D4EEF" w14:textId="77777777" w:rsidR="00DD397F" w:rsidRPr="00022119" w:rsidRDefault="00DD397F">
      <w:pPr>
        <w:jc w:val="left"/>
        <w:rPr>
          <w:szCs w:val="18"/>
        </w:rPr>
      </w:pPr>
    </w:p>
    <w:p w14:paraId="79A59B51" w14:textId="77777777" w:rsidR="00DD397F" w:rsidRPr="00022119" w:rsidRDefault="00DD397F">
      <w:pPr>
        <w:jc w:val="left"/>
        <w:rPr>
          <w:szCs w:val="18"/>
        </w:rPr>
      </w:pPr>
    </w:p>
    <w:p w14:paraId="1A169A6D" w14:textId="77777777" w:rsidR="00DD397F" w:rsidRPr="00022119" w:rsidRDefault="00DD397F">
      <w:pPr>
        <w:jc w:val="left"/>
        <w:rPr>
          <w:szCs w:val="18"/>
        </w:rPr>
      </w:pPr>
    </w:p>
    <w:p w14:paraId="59370D79" w14:textId="77777777" w:rsidR="00DD397F" w:rsidRPr="00022119" w:rsidRDefault="00DD397F">
      <w:pPr>
        <w:jc w:val="left"/>
        <w:rPr>
          <w:szCs w:val="18"/>
        </w:rPr>
      </w:pPr>
    </w:p>
    <w:p w14:paraId="7491AFFB" w14:textId="77777777" w:rsidR="00DD397F" w:rsidRPr="00022119" w:rsidRDefault="00DD397F">
      <w:pPr>
        <w:jc w:val="left"/>
        <w:rPr>
          <w:szCs w:val="18"/>
        </w:rPr>
      </w:pPr>
    </w:p>
    <w:p w14:paraId="26A9C8F8" w14:textId="77777777" w:rsidR="00DD397F" w:rsidRPr="00022119" w:rsidRDefault="00DD397F">
      <w:pPr>
        <w:jc w:val="left"/>
        <w:rPr>
          <w:szCs w:val="18"/>
        </w:rPr>
      </w:pPr>
    </w:p>
    <w:p w14:paraId="5D1E63F9" w14:textId="77777777" w:rsidR="00C44307" w:rsidRPr="00022119" w:rsidRDefault="00C44307" w:rsidP="00C44307">
      <w:pPr>
        <w:rPr>
          <w:szCs w:val="18"/>
        </w:rPr>
      </w:pPr>
    </w:p>
    <w:p w14:paraId="78674075" w14:textId="18B3C002" w:rsidR="007365E4" w:rsidRPr="00022119" w:rsidRDefault="00C44307" w:rsidP="00C44307">
      <w:pPr>
        <w:rPr>
          <w:szCs w:val="18"/>
        </w:rPr>
      </w:pPr>
      <w:r w:rsidRPr="00022119">
        <w:rPr>
          <w:szCs w:val="18"/>
        </w:rPr>
        <w:br w:type="page"/>
      </w:r>
      <w:r w:rsidR="008D7D73" w:rsidRPr="00022119">
        <w:rPr>
          <w:noProof/>
          <w:color w:val="FFFFFF"/>
          <w:szCs w:val="18"/>
        </w:rPr>
        <w:drawing>
          <wp:anchor distT="0" distB="0" distL="114300" distR="114300" simplePos="0" relativeHeight="251640832" behindDoc="0" locked="0" layoutInCell="1" allowOverlap="1" wp14:anchorId="65BE8907" wp14:editId="27B60DEA">
            <wp:simplePos x="0" y="0"/>
            <wp:positionH relativeFrom="column">
              <wp:posOffset>3401330</wp:posOffset>
            </wp:positionH>
            <wp:positionV relativeFrom="paragraph">
              <wp:posOffset>2063090</wp:posOffset>
            </wp:positionV>
            <wp:extent cx="45719" cy="1657915"/>
            <wp:effectExtent l="0" t="0" r="0" b="0"/>
            <wp:wrapNone/>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8">
                      <a:extLst>
                        <a:ext uri="{28A0092B-C50C-407E-A947-70E740481C1C}">
                          <a14:useLocalDpi xmlns:a14="http://schemas.microsoft.com/office/drawing/2010/main" val="0"/>
                        </a:ext>
                      </a:extLst>
                    </a:blip>
                    <a:srcRect/>
                    <a:stretch>
                      <a:fillRect/>
                    </a:stretch>
                  </pic:blipFill>
                  <pic:spPr bwMode="auto">
                    <a:xfrm>
                      <a:off x="0" y="0"/>
                      <a:ext cx="49025" cy="17777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5E72D1" w14:textId="2774AFDA" w:rsidR="003730DF" w:rsidRPr="006F2CF7" w:rsidRDefault="006354AA" w:rsidP="00C40978">
      <w:pPr>
        <w:pStyle w:val="Heading1"/>
      </w:pPr>
      <w:bookmarkStart w:id="44" w:name="_Toc140676783"/>
      <w:r w:rsidRPr="006F2CF7">
        <w:lastRenderedPageBreak/>
        <w:t xml:space="preserve">Cross </w:t>
      </w:r>
      <w:r w:rsidR="00FE2CE5" w:rsidRPr="006F2CF7">
        <w:t>b</w:t>
      </w:r>
      <w:r w:rsidRPr="006F2CF7">
        <w:t xml:space="preserve">order </w:t>
      </w:r>
      <w:r w:rsidR="003730DF" w:rsidRPr="006F2CF7">
        <w:t xml:space="preserve">Digital </w:t>
      </w:r>
      <w:r w:rsidR="00654F9C" w:rsidRPr="006F2CF7">
        <w:t>Public Administration</w:t>
      </w:r>
      <w:r w:rsidR="003730DF" w:rsidRPr="006F2CF7">
        <w:t xml:space="preserve"> Services for Citizens </w:t>
      </w:r>
      <w:r w:rsidR="00CB4815" w:rsidRPr="006F2CF7">
        <w:t>and Businesses</w:t>
      </w:r>
      <w:bookmarkEnd w:id="44"/>
    </w:p>
    <w:p w14:paraId="2C3044CA" w14:textId="77777777" w:rsidR="004A5581" w:rsidRPr="00022119" w:rsidRDefault="004A5581" w:rsidP="003A16DA">
      <w:pPr>
        <w:rPr>
          <w:szCs w:val="18"/>
        </w:rPr>
      </w:pPr>
    </w:p>
    <w:p w14:paraId="046796F8" w14:textId="5384E41E" w:rsidR="003A16DA" w:rsidRPr="00022119" w:rsidRDefault="003A16DA" w:rsidP="003A16DA">
      <w:pPr>
        <w:rPr>
          <w:szCs w:val="18"/>
        </w:rPr>
      </w:pPr>
      <w:r w:rsidRPr="00022119">
        <w:rPr>
          <w:szCs w:val="18"/>
        </w:rPr>
        <w:t xml:space="preserve">Further to the information on national digital public services provided in the previous chapters, this final chapter presents an overview of the basic cross-border public services provided to citizens and businesses in other European countries. </w:t>
      </w:r>
      <w:hyperlink r:id="rId293" w:history="1">
        <w:r w:rsidRPr="00022119">
          <w:rPr>
            <w:rStyle w:val="Hyperlink"/>
            <w:szCs w:val="18"/>
          </w:rPr>
          <w:t>Your Europe</w:t>
        </w:r>
      </w:hyperlink>
      <w:r w:rsidRPr="00022119">
        <w:rPr>
          <w:szCs w:val="18"/>
        </w:rPr>
        <w:t xml:space="preserve"> is taken as reference, as it is the EU one-stop shop which aims to simplify the life of both citizens and businesses by avoiding unnecessary inconvenience and red tape in regard to ‘life and travel’, as well as ‘doing </w:t>
      </w:r>
      <w:proofErr w:type="gramStart"/>
      <w:r w:rsidRPr="00022119">
        <w:rPr>
          <w:szCs w:val="18"/>
        </w:rPr>
        <w:t>business’</w:t>
      </w:r>
      <w:proofErr w:type="gramEnd"/>
      <w:r w:rsidRPr="00022119">
        <w:rPr>
          <w:szCs w:val="18"/>
        </w:rPr>
        <w:t xml:space="preserve"> abroad. </w:t>
      </w:r>
      <w:proofErr w:type="gramStart"/>
      <w:r w:rsidRPr="00022119">
        <w:rPr>
          <w:szCs w:val="18"/>
        </w:rPr>
        <w:t>In order to</w:t>
      </w:r>
      <w:proofErr w:type="gramEnd"/>
      <w:r w:rsidRPr="00022119">
        <w:rPr>
          <w:szCs w:val="18"/>
        </w:rPr>
        <w:t xml:space="preserve"> do so, Your Europe offers information on basic rights under EU law, but also on how these rights are implemented in each individual country (where information has been provided by the national authorities). Free email or telephone contact with EU assistance services, to get more personalised or detailed help and advice is also available.</w:t>
      </w:r>
    </w:p>
    <w:p w14:paraId="15174FCF" w14:textId="77777777" w:rsidR="003A16DA" w:rsidRPr="00022119" w:rsidRDefault="003A16DA" w:rsidP="003A16DA">
      <w:pPr>
        <w:rPr>
          <w:szCs w:val="18"/>
        </w:rPr>
      </w:pPr>
      <w:r w:rsidRPr="00022119">
        <w:rPr>
          <w:szCs w:val="18"/>
        </w:rPr>
        <w:t>Please note that, in most cases, the EU rights described in Your Europe apply to all EU member countries plus Iceland, Liechtenstein and Norway, and sometimes to Switzerland. Information on Your Europe is provided by the relevant departments of the European Commission and complemented by content provided by the authorities of every country it covers. As the website consists of two sections - one for citizens and one for businesses, both managed by DG Internal Market, Industry, Entrepreneurship and SMEs (DG GROW) - below the main groups of services for each section are listed.</w:t>
      </w:r>
    </w:p>
    <w:p w14:paraId="3A5D7604" w14:textId="77777777" w:rsidR="003A16DA" w:rsidRPr="006F2CF7" w:rsidRDefault="003A16DA" w:rsidP="00CA7FC8">
      <w:pPr>
        <w:pStyle w:val="Heading2"/>
      </w:pPr>
      <w:r w:rsidRPr="006F2CF7">
        <w:t>Life and Travel</w:t>
      </w:r>
    </w:p>
    <w:p w14:paraId="2E854BAD" w14:textId="77777777" w:rsidR="003A16DA" w:rsidRPr="00022119" w:rsidRDefault="003A16DA" w:rsidP="003A16DA">
      <w:pPr>
        <w:rPr>
          <w:szCs w:val="18"/>
        </w:rPr>
      </w:pPr>
      <w:r w:rsidRPr="00022119">
        <w:rPr>
          <w:szCs w:val="18"/>
        </w:rPr>
        <w:t>For citizens, the following groups of services can be found on the website:</w:t>
      </w:r>
    </w:p>
    <w:p w14:paraId="4AB4E59E" w14:textId="77777777" w:rsidR="003A16DA" w:rsidRPr="00022119" w:rsidRDefault="00000000" w:rsidP="00A31B36">
      <w:pPr>
        <w:numPr>
          <w:ilvl w:val="0"/>
          <w:numId w:val="28"/>
        </w:numPr>
        <w:rPr>
          <w:szCs w:val="18"/>
        </w:rPr>
      </w:pPr>
      <w:hyperlink r:id="rId294" w:history="1">
        <w:r w:rsidR="003A16DA" w:rsidRPr="00022119">
          <w:rPr>
            <w:rStyle w:val="Hyperlink"/>
            <w:szCs w:val="18"/>
          </w:rPr>
          <w:t>Travel</w:t>
        </w:r>
      </w:hyperlink>
      <w:r w:rsidR="003A16DA" w:rsidRPr="00022119">
        <w:rPr>
          <w:szCs w:val="18"/>
        </w:rPr>
        <w:t xml:space="preserve"> (e.g. Documents needed for travelling in Europe</w:t>
      </w:r>
      <w:proofErr w:type="gramStart"/>
      <w:r w:rsidR="003A16DA" w:rsidRPr="00022119">
        <w:rPr>
          <w:szCs w:val="18"/>
        </w:rPr>
        <w:t>);</w:t>
      </w:r>
      <w:proofErr w:type="gramEnd"/>
      <w:r w:rsidR="003A16DA" w:rsidRPr="00022119">
        <w:rPr>
          <w:szCs w:val="18"/>
        </w:rPr>
        <w:t xml:space="preserve"> </w:t>
      </w:r>
    </w:p>
    <w:p w14:paraId="18D9B9F7" w14:textId="77777777" w:rsidR="003A16DA" w:rsidRPr="00022119" w:rsidRDefault="00000000" w:rsidP="00A31B36">
      <w:pPr>
        <w:numPr>
          <w:ilvl w:val="0"/>
          <w:numId w:val="28"/>
        </w:numPr>
        <w:rPr>
          <w:szCs w:val="18"/>
        </w:rPr>
      </w:pPr>
      <w:hyperlink r:id="rId295" w:history="1">
        <w:r w:rsidR="003A16DA" w:rsidRPr="00022119">
          <w:rPr>
            <w:rStyle w:val="Hyperlink"/>
            <w:szCs w:val="18"/>
          </w:rPr>
          <w:t>Work and retirement</w:t>
        </w:r>
      </w:hyperlink>
      <w:r w:rsidR="003A16DA" w:rsidRPr="00022119">
        <w:rPr>
          <w:szCs w:val="18"/>
        </w:rPr>
        <w:t xml:space="preserve"> (e.g. Unemployment and Benefits</w:t>
      </w:r>
      <w:proofErr w:type="gramStart"/>
      <w:r w:rsidR="003A16DA" w:rsidRPr="00022119">
        <w:rPr>
          <w:szCs w:val="18"/>
        </w:rPr>
        <w:t>);</w:t>
      </w:r>
      <w:proofErr w:type="gramEnd"/>
    </w:p>
    <w:p w14:paraId="73BFEADB" w14:textId="77777777" w:rsidR="003A16DA" w:rsidRPr="00022119" w:rsidRDefault="00000000" w:rsidP="00A31B36">
      <w:pPr>
        <w:numPr>
          <w:ilvl w:val="0"/>
          <w:numId w:val="28"/>
        </w:numPr>
        <w:rPr>
          <w:szCs w:val="18"/>
        </w:rPr>
      </w:pPr>
      <w:hyperlink r:id="rId296" w:history="1">
        <w:r w:rsidR="003A16DA" w:rsidRPr="00022119">
          <w:rPr>
            <w:rStyle w:val="Hyperlink"/>
            <w:szCs w:val="18"/>
          </w:rPr>
          <w:t>Vehicles</w:t>
        </w:r>
      </w:hyperlink>
      <w:r w:rsidR="003A16DA" w:rsidRPr="00022119">
        <w:rPr>
          <w:szCs w:val="18"/>
        </w:rPr>
        <w:t xml:space="preserve"> (e.g. Registration</w:t>
      </w:r>
      <w:proofErr w:type="gramStart"/>
      <w:r w:rsidR="003A16DA" w:rsidRPr="00022119">
        <w:rPr>
          <w:szCs w:val="18"/>
        </w:rPr>
        <w:t>);</w:t>
      </w:r>
      <w:proofErr w:type="gramEnd"/>
    </w:p>
    <w:p w14:paraId="24A1C141" w14:textId="77777777" w:rsidR="003A16DA" w:rsidRPr="00022119" w:rsidRDefault="00000000" w:rsidP="00A31B36">
      <w:pPr>
        <w:numPr>
          <w:ilvl w:val="0"/>
          <w:numId w:val="28"/>
        </w:numPr>
        <w:rPr>
          <w:szCs w:val="18"/>
        </w:rPr>
      </w:pPr>
      <w:hyperlink r:id="rId297" w:history="1">
        <w:r w:rsidR="003A16DA" w:rsidRPr="00022119">
          <w:rPr>
            <w:rStyle w:val="Hyperlink"/>
            <w:szCs w:val="18"/>
          </w:rPr>
          <w:t>Residence formalities</w:t>
        </w:r>
      </w:hyperlink>
      <w:r w:rsidR="003A16DA" w:rsidRPr="00022119">
        <w:rPr>
          <w:szCs w:val="18"/>
        </w:rPr>
        <w:t xml:space="preserve"> (e.g. Elections abroad</w:t>
      </w:r>
      <w:proofErr w:type="gramStart"/>
      <w:r w:rsidR="003A16DA" w:rsidRPr="00022119">
        <w:rPr>
          <w:szCs w:val="18"/>
        </w:rPr>
        <w:t>);</w:t>
      </w:r>
      <w:proofErr w:type="gramEnd"/>
    </w:p>
    <w:p w14:paraId="6C7FB174" w14:textId="77777777" w:rsidR="003A16DA" w:rsidRPr="00022119" w:rsidRDefault="00000000" w:rsidP="00A31B36">
      <w:pPr>
        <w:numPr>
          <w:ilvl w:val="0"/>
          <w:numId w:val="28"/>
        </w:numPr>
        <w:rPr>
          <w:szCs w:val="18"/>
        </w:rPr>
      </w:pPr>
      <w:hyperlink r:id="rId298" w:history="1">
        <w:r w:rsidR="003A16DA" w:rsidRPr="00022119">
          <w:rPr>
            <w:rStyle w:val="Hyperlink"/>
            <w:szCs w:val="18"/>
          </w:rPr>
          <w:t>Education and youth</w:t>
        </w:r>
      </w:hyperlink>
      <w:r w:rsidR="003A16DA" w:rsidRPr="00022119">
        <w:rPr>
          <w:szCs w:val="18"/>
        </w:rPr>
        <w:t xml:space="preserve"> (e.g. Researchers</w:t>
      </w:r>
      <w:proofErr w:type="gramStart"/>
      <w:r w:rsidR="003A16DA" w:rsidRPr="00022119">
        <w:rPr>
          <w:szCs w:val="18"/>
        </w:rPr>
        <w:t>);</w:t>
      </w:r>
      <w:proofErr w:type="gramEnd"/>
    </w:p>
    <w:p w14:paraId="79C79CFB" w14:textId="77777777" w:rsidR="003A16DA" w:rsidRPr="00022119" w:rsidRDefault="00000000" w:rsidP="00A31B36">
      <w:pPr>
        <w:numPr>
          <w:ilvl w:val="0"/>
          <w:numId w:val="28"/>
        </w:numPr>
        <w:rPr>
          <w:szCs w:val="18"/>
        </w:rPr>
      </w:pPr>
      <w:hyperlink r:id="rId299" w:history="1">
        <w:r w:rsidR="003A16DA" w:rsidRPr="00022119">
          <w:rPr>
            <w:rStyle w:val="Hyperlink"/>
            <w:szCs w:val="18"/>
          </w:rPr>
          <w:t>Health</w:t>
        </w:r>
      </w:hyperlink>
      <w:r w:rsidR="003A16DA" w:rsidRPr="00022119">
        <w:rPr>
          <w:szCs w:val="18"/>
        </w:rPr>
        <w:t xml:space="preserve"> (e.g. Medical Treatment abroad</w:t>
      </w:r>
      <w:proofErr w:type="gramStart"/>
      <w:r w:rsidR="003A16DA" w:rsidRPr="00022119">
        <w:rPr>
          <w:szCs w:val="18"/>
        </w:rPr>
        <w:t>);</w:t>
      </w:r>
      <w:proofErr w:type="gramEnd"/>
    </w:p>
    <w:p w14:paraId="79DE5479" w14:textId="77777777" w:rsidR="003A16DA" w:rsidRPr="00022119" w:rsidRDefault="00000000" w:rsidP="00A31B36">
      <w:pPr>
        <w:numPr>
          <w:ilvl w:val="0"/>
          <w:numId w:val="28"/>
        </w:numPr>
        <w:rPr>
          <w:szCs w:val="18"/>
        </w:rPr>
      </w:pPr>
      <w:hyperlink r:id="rId300" w:history="1">
        <w:r w:rsidR="003A16DA" w:rsidRPr="00022119">
          <w:rPr>
            <w:rStyle w:val="Hyperlink"/>
            <w:szCs w:val="18"/>
          </w:rPr>
          <w:t>Family</w:t>
        </w:r>
      </w:hyperlink>
      <w:r w:rsidR="003A16DA" w:rsidRPr="00022119">
        <w:rPr>
          <w:szCs w:val="18"/>
        </w:rPr>
        <w:t xml:space="preserve"> (e.g. Couples</w:t>
      </w:r>
      <w:proofErr w:type="gramStart"/>
      <w:r w:rsidR="003A16DA" w:rsidRPr="00022119">
        <w:rPr>
          <w:szCs w:val="18"/>
        </w:rPr>
        <w:t>);</w:t>
      </w:r>
      <w:proofErr w:type="gramEnd"/>
    </w:p>
    <w:p w14:paraId="615B9992" w14:textId="77777777" w:rsidR="003A16DA" w:rsidRPr="00022119" w:rsidRDefault="00000000" w:rsidP="00A31B36">
      <w:pPr>
        <w:numPr>
          <w:ilvl w:val="0"/>
          <w:numId w:val="28"/>
        </w:numPr>
        <w:rPr>
          <w:szCs w:val="18"/>
        </w:rPr>
      </w:pPr>
      <w:hyperlink r:id="rId301" w:history="1">
        <w:r w:rsidR="003A16DA" w:rsidRPr="00022119">
          <w:rPr>
            <w:rStyle w:val="Hyperlink"/>
            <w:szCs w:val="18"/>
          </w:rPr>
          <w:t>Consumers</w:t>
        </w:r>
      </w:hyperlink>
      <w:r w:rsidR="003A16DA" w:rsidRPr="00022119">
        <w:rPr>
          <w:szCs w:val="18"/>
        </w:rPr>
        <w:t xml:space="preserve"> (e.g. Shopping).</w:t>
      </w:r>
    </w:p>
    <w:p w14:paraId="121F5A5F" w14:textId="77777777" w:rsidR="003A16DA" w:rsidRPr="006F2CF7" w:rsidRDefault="003A16DA" w:rsidP="00CA7FC8">
      <w:pPr>
        <w:pStyle w:val="Heading2"/>
      </w:pPr>
      <w:r w:rsidRPr="006F2CF7">
        <w:t>Doing Business</w:t>
      </w:r>
    </w:p>
    <w:p w14:paraId="57DAAA4E" w14:textId="77777777" w:rsidR="003A16DA" w:rsidRPr="00022119" w:rsidRDefault="003A16DA" w:rsidP="003A16DA">
      <w:pPr>
        <w:rPr>
          <w:szCs w:val="18"/>
        </w:rPr>
      </w:pPr>
      <w:r w:rsidRPr="00022119">
        <w:rPr>
          <w:szCs w:val="18"/>
        </w:rPr>
        <w:t>Regarding businesses, the groups of services on the website concern:</w:t>
      </w:r>
    </w:p>
    <w:p w14:paraId="7AC44A39" w14:textId="77777777" w:rsidR="003A16DA" w:rsidRPr="00022119" w:rsidRDefault="00000000" w:rsidP="00A31B36">
      <w:pPr>
        <w:numPr>
          <w:ilvl w:val="0"/>
          <w:numId w:val="30"/>
        </w:numPr>
        <w:rPr>
          <w:szCs w:val="18"/>
        </w:rPr>
      </w:pPr>
      <w:hyperlink r:id="rId302" w:history="1">
        <w:r w:rsidR="003A16DA" w:rsidRPr="00022119">
          <w:rPr>
            <w:rStyle w:val="Hyperlink"/>
            <w:szCs w:val="18"/>
          </w:rPr>
          <w:t>Running a business</w:t>
        </w:r>
      </w:hyperlink>
      <w:r w:rsidR="003A16DA" w:rsidRPr="00022119">
        <w:rPr>
          <w:szCs w:val="18"/>
        </w:rPr>
        <w:t xml:space="preserve"> (e.g. Developing a business</w:t>
      </w:r>
      <w:proofErr w:type="gramStart"/>
      <w:r w:rsidR="003A16DA" w:rsidRPr="00022119">
        <w:rPr>
          <w:szCs w:val="18"/>
        </w:rPr>
        <w:t>);</w:t>
      </w:r>
      <w:proofErr w:type="gramEnd"/>
    </w:p>
    <w:p w14:paraId="57606F62" w14:textId="77777777" w:rsidR="003A16DA" w:rsidRPr="00022119" w:rsidRDefault="00000000" w:rsidP="00A31B36">
      <w:pPr>
        <w:numPr>
          <w:ilvl w:val="0"/>
          <w:numId w:val="30"/>
        </w:numPr>
        <w:rPr>
          <w:szCs w:val="18"/>
        </w:rPr>
      </w:pPr>
      <w:hyperlink r:id="rId303" w:history="1">
        <w:r w:rsidR="003A16DA" w:rsidRPr="00022119">
          <w:rPr>
            <w:rStyle w:val="Hyperlink"/>
            <w:szCs w:val="18"/>
          </w:rPr>
          <w:t>Taxation</w:t>
        </w:r>
      </w:hyperlink>
      <w:r w:rsidR="003A16DA" w:rsidRPr="00022119">
        <w:rPr>
          <w:szCs w:val="18"/>
        </w:rPr>
        <w:t xml:space="preserve"> (e.g. Business tax</w:t>
      </w:r>
      <w:proofErr w:type="gramStart"/>
      <w:r w:rsidR="003A16DA" w:rsidRPr="00022119">
        <w:rPr>
          <w:szCs w:val="18"/>
        </w:rPr>
        <w:t>);</w:t>
      </w:r>
      <w:proofErr w:type="gramEnd"/>
    </w:p>
    <w:p w14:paraId="299DD40D" w14:textId="77777777" w:rsidR="003A16DA" w:rsidRPr="00022119" w:rsidRDefault="00000000" w:rsidP="00A31B36">
      <w:pPr>
        <w:numPr>
          <w:ilvl w:val="0"/>
          <w:numId w:val="30"/>
        </w:numPr>
        <w:rPr>
          <w:szCs w:val="18"/>
        </w:rPr>
      </w:pPr>
      <w:hyperlink r:id="rId304" w:history="1">
        <w:r w:rsidR="003A16DA" w:rsidRPr="00022119">
          <w:rPr>
            <w:rStyle w:val="Hyperlink"/>
            <w:szCs w:val="18"/>
          </w:rPr>
          <w:t>Selling in the EU</w:t>
        </w:r>
      </w:hyperlink>
      <w:r w:rsidR="003A16DA" w:rsidRPr="00022119">
        <w:rPr>
          <w:szCs w:val="18"/>
        </w:rPr>
        <w:t xml:space="preserve"> (e.g. </w:t>
      </w:r>
      <w:proofErr w:type="gramStart"/>
      <w:r w:rsidR="003A16DA" w:rsidRPr="00022119">
        <w:rPr>
          <w:szCs w:val="18"/>
        </w:rPr>
        <w:t>Public</w:t>
      </w:r>
      <w:proofErr w:type="gramEnd"/>
      <w:r w:rsidR="003A16DA" w:rsidRPr="00022119">
        <w:rPr>
          <w:szCs w:val="18"/>
        </w:rPr>
        <w:t xml:space="preserve"> contracts); </w:t>
      </w:r>
    </w:p>
    <w:p w14:paraId="26DCBB35" w14:textId="77777777" w:rsidR="003A16DA" w:rsidRPr="00022119" w:rsidRDefault="00000000" w:rsidP="00A31B36">
      <w:pPr>
        <w:numPr>
          <w:ilvl w:val="0"/>
          <w:numId w:val="30"/>
        </w:numPr>
        <w:rPr>
          <w:szCs w:val="18"/>
        </w:rPr>
      </w:pPr>
      <w:hyperlink r:id="rId305" w:history="1">
        <w:r w:rsidR="003A16DA" w:rsidRPr="00022119">
          <w:rPr>
            <w:rStyle w:val="Hyperlink"/>
            <w:szCs w:val="18"/>
          </w:rPr>
          <w:t>Human Resources</w:t>
        </w:r>
      </w:hyperlink>
      <w:r w:rsidR="003A16DA" w:rsidRPr="00022119">
        <w:rPr>
          <w:szCs w:val="18"/>
        </w:rPr>
        <w:t xml:space="preserve"> (e.g. Employment contracts</w:t>
      </w:r>
      <w:proofErr w:type="gramStart"/>
      <w:r w:rsidR="003A16DA" w:rsidRPr="00022119">
        <w:rPr>
          <w:szCs w:val="18"/>
        </w:rPr>
        <w:t>);</w:t>
      </w:r>
      <w:proofErr w:type="gramEnd"/>
    </w:p>
    <w:p w14:paraId="7D06BAD7" w14:textId="77777777" w:rsidR="003A16DA" w:rsidRPr="00022119" w:rsidRDefault="00000000" w:rsidP="00A31B36">
      <w:pPr>
        <w:numPr>
          <w:ilvl w:val="0"/>
          <w:numId w:val="30"/>
        </w:numPr>
        <w:rPr>
          <w:szCs w:val="18"/>
        </w:rPr>
      </w:pPr>
      <w:hyperlink r:id="rId306" w:history="1">
        <w:r w:rsidR="003A16DA" w:rsidRPr="00022119">
          <w:rPr>
            <w:rStyle w:val="Hyperlink"/>
            <w:szCs w:val="18"/>
          </w:rPr>
          <w:t>Product requirements</w:t>
        </w:r>
      </w:hyperlink>
      <w:r w:rsidR="003A16DA" w:rsidRPr="00022119">
        <w:rPr>
          <w:szCs w:val="18"/>
        </w:rPr>
        <w:t xml:space="preserve"> (e.g. Standards</w:t>
      </w:r>
      <w:proofErr w:type="gramStart"/>
      <w:r w:rsidR="003A16DA" w:rsidRPr="00022119">
        <w:rPr>
          <w:szCs w:val="18"/>
        </w:rPr>
        <w:t>);</w:t>
      </w:r>
      <w:proofErr w:type="gramEnd"/>
    </w:p>
    <w:p w14:paraId="063ABB1A" w14:textId="77777777" w:rsidR="003A16DA" w:rsidRPr="00022119" w:rsidRDefault="00000000" w:rsidP="00A31B36">
      <w:pPr>
        <w:numPr>
          <w:ilvl w:val="0"/>
          <w:numId w:val="30"/>
        </w:numPr>
        <w:rPr>
          <w:szCs w:val="18"/>
        </w:rPr>
      </w:pPr>
      <w:hyperlink r:id="rId307" w:history="1">
        <w:r w:rsidR="003A16DA" w:rsidRPr="00022119">
          <w:rPr>
            <w:rStyle w:val="Hyperlink"/>
            <w:szCs w:val="18"/>
          </w:rPr>
          <w:t>Financing and Funding</w:t>
        </w:r>
      </w:hyperlink>
      <w:r w:rsidR="003A16DA" w:rsidRPr="00022119">
        <w:rPr>
          <w:szCs w:val="18"/>
        </w:rPr>
        <w:t xml:space="preserve"> (e.g. Accounting</w:t>
      </w:r>
      <w:proofErr w:type="gramStart"/>
      <w:r w:rsidR="003A16DA" w:rsidRPr="00022119">
        <w:rPr>
          <w:szCs w:val="18"/>
        </w:rPr>
        <w:t>);</w:t>
      </w:r>
      <w:proofErr w:type="gramEnd"/>
    </w:p>
    <w:p w14:paraId="162884A1" w14:textId="77777777" w:rsidR="00C85F93" w:rsidRPr="00022119" w:rsidRDefault="00000000" w:rsidP="00A31B36">
      <w:pPr>
        <w:numPr>
          <w:ilvl w:val="0"/>
          <w:numId w:val="30"/>
        </w:numPr>
        <w:rPr>
          <w:szCs w:val="18"/>
        </w:rPr>
      </w:pPr>
      <w:hyperlink r:id="rId308" w:history="1">
        <w:r w:rsidR="003A16DA" w:rsidRPr="00022119">
          <w:rPr>
            <w:rStyle w:val="Hyperlink"/>
            <w:szCs w:val="18"/>
          </w:rPr>
          <w:t>Dealing with Customers</w:t>
        </w:r>
      </w:hyperlink>
      <w:r w:rsidR="003A16DA" w:rsidRPr="00022119">
        <w:rPr>
          <w:szCs w:val="18"/>
        </w:rPr>
        <w:t xml:space="preserve"> (e.g. Data protection).</w:t>
      </w:r>
    </w:p>
    <w:p w14:paraId="2B74C019" w14:textId="77777777" w:rsidR="009416DD" w:rsidRPr="006F2CF7" w:rsidRDefault="009416DD" w:rsidP="009416DD">
      <w:pPr>
        <w:pStyle w:val="BodyText"/>
      </w:pPr>
    </w:p>
    <w:p w14:paraId="38FA4DFB" w14:textId="77777777" w:rsidR="005E143B" w:rsidRPr="00022119" w:rsidRDefault="005E143B" w:rsidP="009416DD">
      <w:pPr>
        <w:rPr>
          <w:szCs w:val="18"/>
        </w:rPr>
        <w:sectPr w:rsidR="005E143B" w:rsidRPr="00022119" w:rsidSect="006C708B">
          <w:pgSz w:w="11906" w:h="16838" w:code="9"/>
          <w:pgMar w:top="1985" w:right="1418" w:bottom="1418" w:left="1701" w:header="0" w:footer="386" w:gutter="0"/>
          <w:cols w:space="708"/>
          <w:titlePg/>
          <w:docGrid w:linePitch="360"/>
        </w:sectPr>
      </w:pPr>
    </w:p>
    <w:p w14:paraId="758E7A49" w14:textId="4D4D6734" w:rsidR="00330FC5" w:rsidRPr="00022119" w:rsidRDefault="00320C83" w:rsidP="009416DD">
      <w:pPr>
        <w:rPr>
          <w:szCs w:val="18"/>
        </w:rPr>
      </w:pPr>
      <w:r w:rsidRPr="00022119">
        <w:rPr>
          <w:noProof/>
          <w:szCs w:val="18"/>
          <w:lang w:eastAsia="sl-SI"/>
        </w:rPr>
        <w:lastRenderedPageBreak/>
        <mc:AlternateContent>
          <mc:Choice Requires="wps">
            <w:drawing>
              <wp:anchor distT="0" distB="0" distL="114300" distR="114300" simplePos="0" relativeHeight="251653120" behindDoc="1" locked="0" layoutInCell="1" allowOverlap="1" wp14:anchorId="5CD1EB7D" wp14:editId="3922B414">
                <wp:simplePos x="0" y="0"/>
                <wp:positionH relativeFrom="page">
                  <wp:posOffset>0</wp:posOffset>
                </wp:positionH>
                <wp:positionV relativeFrom="margin">
                  <wp:posOffset>-1377076</wp:posOffset>
                </wp:positionV>
                <wp:extent cx="7568565" cy="1417627"/>
                <wp:effectExtent l="0" t="0" r="0" b="0"/>
                <wp:wrapNone/>
                <wp:docPr id="12"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68565" cy="1417627"/>
                        </a:xfrm>
                        <a:prstGeom prst="rect">
                          <a:avLst/>
                        </a:prstGeom>
                        <a:solidFill>
                          <a:srgbClr val="111F37"/>
                        </a:solidFill>
                        <a:ln>
                          <a:noFill/>
                        </a:ln>
                      </wps:spPr>
                      <wps:txbx>
                        <w:txbxContent>
                          <w:p w14:paraId="32FCEEDA" w14:textId="77777777" w:rsidR="003F0DC6" w:rsidRPr="00040BDF" w:rsidRDefault="003F0DC6" w:rsidP="009D612E">
                            <w:pPr>
                              <w:jc w:val="left"/>
                              <w:rPr>
                                <w:rFonts w:ascii="EC Square Sans Cond Pro" w:hAnsi="EC Square Sans Cond Pro"/>
                                <w:i/>
                                <w:color w:val="002060"/>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5CD1EB7D" id="Rectangle 12" o:spid="_x0000_s1045" style="position:absolute;left:0;text-align:left;margin-left:0;margin-top:-108.45pt;width:595.95pt;height:111.6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" fillcolor="#111f37" stroked="f">
                <v:textbox>
                  <w:txbxContent>
                    <w:p w14:paraId="32FCEEDA" w14:textId="77777777" w:rsidR="003F0DC6" w:rsidRPr="00040BDF" w:rsidRDefault="003F0DC6" w:rsidP="009D612E">
                      <w:pPr>
                        <w:jc w:val="left"/>
                        <w:rPr>
                          <w:rFonts w:ascii="EC Square Sans Cond Pro" w:hAnsi="EC Square Sans Cond Pro"/>
                          <w:i/>
                          <w:color w:val="002060"/>
                        </w:rPr>
                      </w:pPr>
                    </w:p>
                  </w:txbxContent>
                </v:textbox>
                <w10:wrap anchorx="page" anchory="margin"/>
              </v:rect>
            </w:pict>
          </mc:Fallback>
        </mc:AlternateContent>
      </w:r>
    </w:p>
    <w:p w14:paraId="3A31BB4A" w14:textId="7F5980FE" w:rsidR="0066322C" w:rsidRPr="002E4443" w:rsidRDefault="002650D8" w:rsidP="002650D8">
      <w:pPr>
        <w:autoSpaceDE w:val="0"/>
        <w:autoSpaceDN w:val="0"/>
        <w:adjustRightInd w:val="0"/>
        <w:spacing w:before="160" w:line="240" w:lineRule="atLeast"/>
        <w:jc w:val="right"/>
        <w:rPr>
          <w:rFonts w:ascii="EC Square Sans Cond Pro" w:hAnsi="EC Square Sans Cond Pro" w:cs="EC Square Sans Pro"/>
          <w:lang w:eastAsia="fr-BE"/>
        </w:rPr>
      </w:pPr>
      <w:r w:rsidRPr="002E4443">
        <w:rPr>
          <w:rFonts w:ascii="EC Square Sans Cond Pro" w:hAnsi="EC Square Sans Cond Pro" w:cs="EC Square Sans Pro"/>
          <w:lang w:eastAsia="fr-BE"/>
        </w:rPr>
        <w:t>Last update: June 2023</w:t>
      </w:r>
    </w:p>
    <w:p w14:paraId="6D5370DA" w14:textId="77777777" w:rsidR="0066322C" w:rsidRPr="00022119" w:rsidRDefault="0066322C" w:rsidP="00330FC5">
      <w:pPr>
        <w:autoSpaceDE w:val="0"/>
        <w:autoSpaceDN w:val="0"/>
        <w:adjustRightInd w:val="0"/>
        <w:spacing w:before="160" w:line="240" w:lineRule="atLeast"/>
        <w:jc w:val="left"/>
        <w:rPr>
          <w:rFonts w:cs="EC Square Sans Pro Medium"/>
          <w:color w:val="4958A0"/>
          <w:szCs w:val="18"/>
          <w:lang w:eastAsia="fr-BE"/>
        </w:rPr>
      </w:pPr>
    </w:p>
    <w:p w14:paraId="463BCF48" w14:textId="20EADE00" w:rsidR="00330FC5" w:rsidRPr="00444D18" w:rsidRDefault="00330FC5" w:rsidP="00725E78">
      <w:pPr>
        <w:autoSpaceDE w:val="0"/>
        <w:autoSpaceDN w:val="0"/>
        <w:adjustRightInd w:val="0"/>
        <w:spacing w:before="160" w:line="240" w:lineRule="atLeast"/>
        <w:rPr>
          <w:rFonts w:ascii="EC Square Sans Cond Pro" w:hAnsi="EC Square Sans Cond Pro" w:cs="EC Square Sans Pro Medium"/>
          <w:color w:val="4958A0"/>
          <w:sz w:val="36"/>
          <w:szCs w:val="36"/>
          <w:lang w:eastAsia="fr-BE"/>
        </w:rPr>
      </w:pPr>
      <w:r w:rsidRPr="00444D18">
        <w:rPr>
          <w:rFonts w:ascii="EC Square Sans Cond Pro" w:hAnsi="EC Square Sans Cond Pro" w:cs="EC Square Sans Pro Medium"/>
          <w:color w:val="4958A0"/>
          <w:sz w:val="36"/>
          <w:szCs w:val="36"/>
          <w:lang w:eastAsia="fr-BE"/>
        </w:rPr>
        <w:t xml:space="preserve">The Digital </w:t>
      </w:r>
      <w:r w:rsidR="00524F6C" w:rsidRPr="00444D18">
        <w:rPr>
          <w:rFonts w:ascii="EC Square Sans Cond Pro" w:hAnsi="EC Square Sans Cond Pro" w:cs="EC Square Sans Pro Medium"/>
          <w:color w:val="4958A0"/>
          <w:sz w:val="36"/>
          <w:szCs w:val="36"/>
          <w:lang w:eastAsia="fr-BE"/>
        </w:rPr>
        <w:t>Public Administration</w:t>
      </w:r>
      <w:r w:rsidRPr="00444D18">
        <w:rPr>
          <w:rFonts w:ascii="EC Square Sans Cond Pro" w:hAnsi="EC Square Sans Cond Pro" w:cs="EC Square Sans Pro Medium"/>
          <w:color w:val="4958A0"/>
          <w:sz w:val="36"/>
          <w:szCs w:val="36"/>
          <w:lang w:eastAsia="fr-BE"/>
        </w:rPr>
        <w:t xml:space="preserve"> Factsheets</w:t>
      </w:r>
    </w:p>
    <w:p w14:paraId="35179E8E" w14:textId="77777777" w:rsidR="00524F6C" w:rsidRPr="00ED3D8E" w:rsidRDefault="00524F6C" w:rsidP="00725E78">
      <w:pPr>
        <w:rPr>
          <w:rFonts w:ascii="EC Square Sans Cond Pro" w:hAnsi="EC Square Sans Cond Pro" w:cs="EC Square Sans Pro"/>
          <w:lang w:eastAsia="fr-BE"/>
        </w:rPr>
      </w:pPr>
      <w:r w:rsidRPr="00ED3D8E">
        <w:rPr>
          <w:rFonts w:ascii="EC Square Sans Cond Pro" w:hAnsi="EC Square Sans Cond Pro" w:cs="EC Square Sans Pro"/>
          <w:lang w:eastAsia="fr-BE"/>
        </w:rPr>
        <w:t>The factsheets present an overview of the state and progress of Digital Public Administration and Interoperability within European countries.</w:t>
      </w:r>
    </w:p>
    <w:p w14:paraId="662A7DAF" w14:textId="150341D3" w:rsidR="00524F6C" w:rsidRPr="00ED3D8E" w:rsidRDefault="00524F6C" w:rsidP="00725E78">
      <w:pPr>
        <w:rPr>
          <w:rFonts w:ascii="EC Square Sans Cond Pro" w:hAnsi="EC Square Sans Cond Pro" w:cs="EC Square Sans Pro"/>
          <w:lang w:eastAsia="fr-BE"/>
        </w:rPr>
      </w:pPr>
      <w:r w:rsidRPr="00ED3D8E">
        <w:rPr>
          <w:rFonts w:ascii="EC Square Sans Cond Pro" w:hAnsi="EC Square Sans Cond Pro" w:cs="EC Square Sans Pro"/>
          <w:lang w:eastAsia="fr-BE"/>
        </w:rPr>
        <w:t xml:space="preserve">The factsheets are published on the Joinup platform, which is a joint initiative by the Directorate General for Informatics (DG DIGIT) and the Directorate General for Communications Networks, Content &amp; Technology (DG CONNECT). This factsheet received valuable contribution from </w:t>
      </w:r>
      <w:r w:rsidR="0098434D">
        <w:rPr>
          <w:rFonts w:ascii="EC Square Sans Cond Pro" w:hAnsi="EC Square Sans Cond Pro" w:cs="EC Square Sans Pro"/>
          <w:lang w:eastAsia="fr-BE"/>
        </w:rPr>
        <w:t xml:space="preserve">the </w:t>
      </w:r>
      <w:r w:rsidR="005B36CA" w:rsidRPr="0098434D">
        <w:rPr>
          <w:rFonts w:ascii="EC Square Sans Cond Pro" w:hAnsi="EC Square Sans Cond Pro" w:cs="EC Square Sans Pro"/>
          <w:lang w:eastAsia="fr-BE"/>
        </w:rPr>
        <w:t>Ministry of</w:t>
      </w:r>
      <w:r w:rsidR="0098434D" w:rsidRPr="0098434D">
        <w:rPr>
          <w:rFonts w:ascii="EC Square Sans Cond Pro" w:hAnsi="EC Square Sans Cond Pro" w:cs="EC Square Sans Pro"/>
          <w:lang w:eastAsia="fr-BE"/>
        </w:rPr>
        <w:t xml:space="preserve"> Public Administration</w:t>
      </w:r>
      <w:r w:rsidR="00553CBF">
        <w:rPr>
          <w:rFonts w:ascii="EC Square Sans Cond Pro" w:hAnsi="EC Square Sans Cond Pro" w:cs="EC Square Sans Pro"/>
          <w:lang w:eastAsia="fr-BE"/>
        </w:rPr>
        <w:t xml:space="preserve"> of the Slovenia </w:t>
      </w:r>
      <w:proofErr w:type="spellStart"/>
      <w:r w:rsidR="00553CBF">
        <w:rPr>
          <w:rFonts w:ascii="EC Square Sans Cond Pro" w:hAnsi="EC Square Sans Cond Pro" w:cs="EC Square Sans Pro"/>
          <w:lang w:eastAsia="fr-BE"/>
        </w:rPr>
        <w:t>Repulic</w:t>
      </w:r>
      <w:proofErr w:type="spellEnd"/>
      <w:r w:rsidR="0098434D">
        <w:rPr>
          <w:rFonts w:ascii="EC Square Sans Cond Pro" w:hAnsi="EC Square Sans Cond Pro" w:cs="EC Square Sans Pro"/>
          <w:lang w:eastAsia="fr-BE"/>
        </w:rPr>
        <w:t>.</w:t>
      </w:r>
    </w:p>
    <w:p w14:paraId="2CD8BFD9" w14:textId="2D27D6E7" w:rsidR="00330FC5" w:rsidRPr="00ED3D8E" w:rsidRDefault="00725E78" w:rsidP="00725E78">
      <w:pPr>
        <w:autoSpaceDE w:val="0"/>
        <w:autoSpaceDN w:val="0"/>
        <w:adjustRightInd w:val="0"/>
        <w:rPr>
          <w:rFonts w:ascii="EC Square Sans Cond Pro" w:hAnsi="EC Square Sans Cond Pro" w:cs="EC Square Sans Pro"/>
          <w:lang w:eastAsia="fr-BE"/>
        </w:rPr>
      </w:pPr>
      <w:r w:rsidRPr="00ED3D8E">
        <w:rPr>
          <w:rFonts w:ascii="EC Square Sans Cond Pro" w:hAnsi="EC Square Sans Cond Pro" w:cs="EC Square Sans Pro"/>
          <w:noProof/>
          <w:lang w:eastAsia="fr-BE"/>
        </w:rPr>
        <w:drawing>
          <wp:anchor distT="0" distB="0" distL="114300" distR="114300" simplePos="0" relativeHeight="251651072" behindDoc="1" locked="0" layoutInCell="1" allowOverlap="1" wp14:anchorId="7F222A54" wp14:editId="5188EDFE">
            <wp:simplePos x="0" y="0"/>
            <wp:positionH relativeFrom="margin">
              <wp:posOffset>48895</wp:posOffset>
            </wp:positionH>
            <wp:positionV relativeFrom="paragraph">
              <wp:posOffset>78740</wp:posOffset>
            </wp:positionV>
            <wp:extent cx="225425" cy="212090"/>
            <wp:effectExtent l="0" t="0" r="0" b="0"/>
            <wp:wrapNone/>
            <wp:docPr id="33" name="Picture 33" descr="W + WAVESTONE–RGB">
              <a:hlinkClick xmlns:a="http://schemas.openxmlformats.org/drawingml/2006/main" r:id="rId30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 + WAVESTONE–RGB">
                      <a:hlinkClick r:id="rId309"/>
                    </pic:cNvPr>
                    <pic:cNvPicPr>
                      <a:picLocks noChangeAspect="1" noChangeArrowheads="1"/>
                    </pic:cNvPicPr>
                  </pic:nvPicPr>
                  <pic:blipFill>
                    <a:blip r:embed="rId310" cstate="print">
                      <a:extLst>
                        <a:ext uri="{28A0092B-C50C-407E-A947-70E740481C1C}">
                          <a14:useLocalDpi xmlns:a14="http://schemas.microsoft.com/office/drawing/2010/main" val="0"/>
                        </a:ext>
                      </a:extLst>
                    </a:blip>
                    <a:srcRect/>
                    <a:stretch>
                      <a:fillRect/>
                    </a:stretch>
                  </pic:blipFill>
                  <pic:spPr bwMode="gray">
                    <a:xfrm>
                      <a:off x="0" y="0"/>
                      <a:ext cx="225425" cy="212090"/>
                    </a:xfrm>
                    <a:prstGeom prst="rect">
                      <a:avLst/>
                    </a:prstGeom>
                    <a:noFill/>
                  </pic:spPr>
                </pic:pic>
              </a:graphicData>
            </a:graphic>
            <wp14:sizeRelH relativeFrom="margin">
              <wp14:pctWidth>0</wp14:pctWidth>
            </wp14:sizeRelH>
            <wp14:sizeRelV relativeFrom="margin">
              <wp14:pctHeight>0</wp14:pctHeight>
            </wp14:sizeRelV>
          </wp:anchor>
        </w:drawing>
      </w:r>
    </w:p>
    <w:p w14:paraId="1244AAF9" w14:textId="14BDE98A" w:rsidR="00330FC5" w:rsidRPr="00ED3D8E" w:rsidRDefault="00FA0586" w:rsidP="00725E78">
      <w:pPr>
        <w:rPr>
          <w:rFonts w:ascii="EC Square Sans Cond Pro" w:hAnsi="EC Square Sans Cond Pro" w:cs="EC Square Sans Pro"/>
          <w:lang w:eastAsia="fr-BE"/>
        </w:rPr>
      </w:pPr>
      <w:r w:rsidRPr="00ED3D8E">
        <w:rPr>
          <w:rFonts w:ascii="EC Square Sans Cond Pro" w:hAnsi="EC Square Sans Cond Pro" w:cs="EC Square Sans Pro"/>
          <w:lang w:eastAsia="fr-BE"/>
        </w:rPr>
        <w:t xml:space="preserve">     </w:t>
      </w:r>
      <w:r w:rsidR="00563A9C" w:rsidRPr="00ED3D8E">
        <w:rPr>
          <w:rFonts w:ascii="EC Square Sans Cond Pro" w:hAnsi="EC Square Sans Cond Pro" w:cs="EC Square Sans Pro"/>
          <w:lang w:eastAsia="fr-BE"/>
        </w:rPr>
        <w:t xml:space="preserve">    </w:t>
      </w:r>
      <w:r w:rsidR="009C6639">
        <w:rPr>
          <w:rFonts w:ascii="EC Square Sans Cond Pro" w:hAnsi="EC Square Sans Cond Pro" w:cs="EC Square Sans Pro"/>
          <w:lang w:eastAsia="fr-BE"/>
        </w:rPr>
        <w:t xml:space="preserve">     </w:t>
      </w:r>
      <w:r w:rsidR="00330FC5" w:rsidRPr="00ED3D8E">
        <w:rPr>
          <w:rFonts w:ascii="EC Square Sans Cond Pro" w:hAnsi="EC Square Sans Cond Pro" w:cs="EC Square Sans Pro"/>
          <w:lang w:eastAsia="fr-BE"/>
        </w:rPr>
        <w:t xml:space="preserve">The Digital </w:t>
      </w:r>
      <w:r w:rsidR="00524F6C" w:rsidRPr="00ED3D8E">
        <w:rPr>
          <w:rFonts w:ascii="EC Square Sans Cond Pro" w:hAnsi="EC Square Sans Cond Pro" w:cs="EC Square Sans Pro"/>
          <w:lang w:eastAsia="fr-BE"/>
        </w:rPr>
        <w:t>Public Administration</w:t>
      </w:r>
      <w:r w:rsidR="00330FC5" w:rsidRPr="00ED3D8E">
        <w:rPr>
          <w:rFonts w:ascii="EC Square Sans Cond Pro" w:hAnsi="EC Square Sans Cond Pro" w:cs="EC Square Sans Pro"/>
          <w:lang w:eastAsia="fr-BE"/>
        </w:rPr>
        <w:t xml:space="preserve"> Factsheets are prepared for the European Commission by </w:t>
      </w:r>
      <w:hyperlink r:id="rId311" w:history="1">
        <w:r w:rsidR="00330FC5" w:rsidRPr="00ED3D8E">
          <w:rPr>
            <w:rFonts w:ascii="EC Square Sans Cond Pro" w:hAnsi="EC Square Sans Cond Pro" w:cs="EC Square Sans Pro"/>
            <w:lang w:eastAsia="fr-BE"/>
          </w:rPr>
          <w:t>Wavestone</w:t>
        </w:r>
      </w:hyperlink>
      <w:r w:rsidR="009C6639">
        <w:rPr>
          <w:rFonts w:ascii="EC Square Sans Cond Pro" w:hAnsi="EC Square Sans Cond Pro" w:cs="EC Square Sans Pro"/>
          <w:lang w:eastAsia="fr-BE"/>
        </w:rPr>
        <w:t xml:space="preserve">. </w:t>
      </w:r>
    </w:p>
    <w:p w14:paraId="2E981846" w14:textId="77777777" w:rsidR="004B3722" w:rsidRPr="00725E78" w:rsidRDefault="004B3722" w:rsidP="00725E78">
      <w:pPr>
        <w:rPr>
          <w:szCs w:val="18"/>
        </w:rPr>
      </w:pPr>
    </w:p>
    <w:p w14:paraId="1BE7F486" w14:textId="77777777" w:rsidR="004B3722" w:rsidRPr="00444D18" w:rsidRDefault="004B3722" w:rsidP="00444D18">
      <w:pPr>
        <w:autoSpaceDE w:val="0"/>
        <w:autoSpaceDN w:val="0"/>
        <w:adjustRightInd w:val="0"/>
        <w:spacing w:before="160" w:line="240" w:lineRule="atLeast"/>
        <w:rPr>
          <w:rFonts w:ascii="EC Square Sans Cond Pro" w:hAnsi="EC Square Sans Cond Pro" w:cs="EC Square Sans Pro Medium"/>
          <w:color w:val="4958A0"/>
          <w:sz w:val="36"/>
          <w:szCs w:val="36"/>
          <w:lang w:eastAsia="fr-BE"/>
        </w:rPr>
      </w:pPr>
      <w:r w:rsidRPr="00444D18">
        <w:rPr>
          <w:rFonts w:ascii="EC Square Sans Cond Pro" w:hAnsi="EC Square Sans Cond Pro" w:cs="EC Square Sans Pro Medium"/>
          <w:color w:val="4958A0"/>
          <w:sz w:val="36"/>
          <w:szCs w:val="36"/>
          <w:lang w:eastAsia="fr-BE"/>
        </w:rPr>
        <w:t xml:space="preserve">An action supported by Interoperable Europe </w:t>
      </w:r>
    </w:p>
    <w:p w14:paraId="32EE3DF5" w14:textId="77777777" w:rsidR="00773435" w:rsidRPr="00C34B95" w:rsidRDefault="00773435" w:rsidP="00773435">
      <w:pPr>
        <w:autoSpaceDE w:val="0"/>
        <w:autoSpaceDN w:val="0"/>
        <w:adjustRightInd w:val="0"/>
        <w:spacing w:before="40" w:line="181" w:lineRule="atLeast"/>
        <w:rPr>
          <w:rFonts w:ascii="EC Square Sans Cond Pro" w:hAnsi="EC Square Sans Cond Pro" w:cs="EC Square Sans Pro"/>
          <w:lang w:eastAsia="fr-BE"/>
        </w:rPr>
      </w:pPr>
      <w:r w:rsidRPr="00C34B95">
        <w:rPr>
          <w:rFonts w:ascii="EC Square Sans Cond Pro" w:hAnsi="EC Square Sans Cond Pro" w:cs="EC Square Sans Pro"/>
          <w:lang w:eastAsia="fr-BE"/>
        </w:rPr>
        <w:t xml:space="preserve">The ISA² Programme has evolved into </w:t>
      </w:r>
      <w:hyperlink r:id="rId312" w:history="1">
        <w:r w:rsidRPr="00C34B95">
          <w:rPr>
            <w:rStyle w:val="Hyperlink"/>
            <w:rFonts w:ascii="EC Square Sans Cond Pro" w:hAnsi="EC Square Sans Cond Pro" w:cs="EC Square Sans Pro"/>
            <w:lang w:eastAsia="fr-BE"/>
          </w:rPr>
          <w:t>Interoperable Europe</w:t>
        </w:r>
      </w:hyperlink>
      <w:r w:rsidRPr="00C34B95">
        <w:rPr>
          <w:rFonts w:ascii="EC Square Sans Cond Pro" w:hAnsi="EC Square Sans Cond Pro" w:cs="EC Square Sans Pro"/>
          <w:lang w:eastAsia="fr-BE"/>
        </w:rPr>
        <w:t xml:space="preserve"> - the initiative of the European Commission for a reinforced interoperability policy.  </w:t>
      </w:r>
    </w:p>
    <w:p w14:paraId="0797D016" w14:textId="77777777" w:rsidR="004B3722" w:rsidRPr="00ED3D8E" w:rsidRDefault="004B3722" w:rsidP="00ED3D8E">
      <w:pPr>
        <w:rPr>
          <w:rFonts w:ascii="EC Square Sans Cond Pro" w:hAnsi="EC Square Sans Cond Pro" w:cs="EC Square Sans Pro"/>
          <w:lang w:eastAsia="fr-BE"/>
        </w:rPr>
      </w:pPr>
      <w:r w:rsidRPr="00ED3D8E">
        <w:rPr>
          <w:rFonts w:ascii="EC Square Sans Cond Pro" w:hAnsi="EC Square Sans Cond Pro" w:cs="EC Square Sans Pro"/>
          <w:lang w:eastAsia="fr-BE"/>
        </w:rPr>
        <w:t>The work of the European Commission and its partners in public administrations across Europe to enhance interoperability continues at full speed despite the end of the ISA2 programme. Indeed, enhanced interoperability will be necessary to unlock the potential of data use and reuse for improved public services, to enable cross-border collaboration, and to support the sector-specific policy goals set by the Commission for the future.</w:t>
      </w:r>
    </w:p>
    <w:p w14:paraId="6616978F" w14:textId="77777777" w:rsidR="004B3722" w:rsidRPr="00ED3D8E" w:rsidRDefault="004B3722" w:rsidP="00ED3D8E">
      <w:pPr>
        <w:rPr>
          <w:rFonts w:ascii="EC Square Sans Cond Pro" w:hAnsi="EC Square Sans Cond Pro" w:cs="EC Square Sans Pro"/>
          <w:lang w:eastAsia="fr-BE"/>
        </w:rPr>
      </w:pPr>
      <w:r w:rsidRPr="00ED3D8E">
        <w:rPr>
          <w:rFonts w:ascii="EC Square Sans Cond Pro" w:hAnsi="EC Square Sans Cond Pro" w:cs="EC Square Sans Pro"/>
          <w:lang w:eastAsia="fr-BE"/>
        </w:rPr>
        <w:t xml:space="preserve">Interoperable Europe will lead the process of achieving these goals and creating a reinforced interoperability policy that will work for everyone. The initiative is supported by the </w:t>
      </w:r>
      <w:hyperlink r:id="rId313" w:history="1">
        <w:r w:rsidRPr="00BD359B">
          <w:rPr>
            <w:rStyle w:val="Hyperlink"/>
            <w:rFonts w:ascii="EC Square Sans Cond Pro" w:hAnsi="EC Square Sans Cond Pro"/>
            <w:szCs w:val="18"/>
          </w:rPr>
          <w:t>Digital Europe Programme</w:t>
        </w:r>
      </w:hyperlink>
      <w:r w:rsidRPr="00ED3D8E">
        <w:rPr>
          <w:rFonts w:ascii="EC Square Sans Cond Pro" w:hAnsi="EC Square Sans Cond Pro" w:cs="EC Square Sans Pro"/>
          <w:lang w:eastAsia="fr-BE"/>
        </w:rPr>
        <w:t>.</w:t>
      </w:r>
    </w:p>
    <w:p w14:paraId="0BC1324D" w14:textId="77777777" w:rsidR="004B3722" w:rsidRPr="006F2CF7" w:rsidRDefault="004B3722" w:rsidP="004B3722">
      <w:pPr>
        <w:pStyle w:val="NormalWeb"/>
        <w:shd w:val="clear" w:color="auto" w:fill="FFFFFF"/>
        <w:jc w:val="both"/>
        <w:rPr>
          <w:rFonts w:ascii="Verdana" w:hAnsi="Verdana" w:cs="EC Square Sans Pro"/>
          <w:color w:val="333333"/>
          <w:sz w:val="20"/>
          <w:lang w:val="en-GB" w:eastAsia="fr-BE"/>
        </w:rPr>
      </w:pPr>
    </w:p>
    <w:p w14:paraId="0DB3764A" w14:textId="77777777" w:rsidR="004B3722" w:rsidRPr="006F2CF7" w:rsidRDefault="004B3722" w:rsidP="004B3722">
      <w:pPr>
        <w:pStyle w:val="NormalWeb"/>
        <w:shd w:val="clear" w:color="auto" w:fill="FFFFFF"/>
        <w:jc w:val="both"/>
        <w:rPr>
          <w:rFonts w:ascii="Verdana" w:hAnsi="Verdana" w:cs="EC Square Sans Pro"/>
          <w:color w:val="333333"/>
          <w:sz w:val="20"/>
          <w:lang w:val="en-GB" w:eastAsia="fr-BE"/>
        </w:rPr>
      </w:pPr>
      <w:r w:rsidRPr="006F2CF7">
        <w:rPr>
          <w:rFonts w:ascii="Verdana" w:hAnsi="Verdana"/>
          <w:noProof/>
          <w:lang w:val="en-US" w:eastAsia="en-US"/>
        </w:rPr>
        <w:drawing>
          <wp:anchor distT="0" distB="0" distL="114300" distR="114300" simplePos="0" relativeHeight="251655168" behindDoc="1" locked="0" layoutInCell="1" allowOverlap="1" wp14:anchorId="5B3410EE" wp14:editId="7766C792">
            <wp:simplePos x="0" y="0"/>
            <wp:positionH relativeFrom="column">
              <wp:posOffset>2595245</wp:posOffset>
            </wp:positionH>
            <wp:positionV relativeFrom="paragraph">
              <wp:posOffset>67310</wp:posOffset>
            </wp:positionV>
            <wp:extent cx="3376930" cy="1446530"/>
            <wp:effectExtent l="0" t="0" r="0" b="1270"/>
            <wp:wrapNone/>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10;&#10;Description automatically generated"/>
                    <pic:cNvPicPr>
                      <a:picLocks noChangeAspect="1" noChangeArrowheads="1"/>
                    </pic:cNvPicPr>
                  </pic:nvPicPr>
                  <pic:blipFill>
                    <a:blip r:embed="rId314" cstate="print">
                      <a:extLst>
                        <a:ext uri="{28A0092B-C50C-407E-A947-70E740481C1C}">
                          <a14:useLocalDpi xmlns:a14="http://schemas.microsoft.com/office/drawing/2010/main" val="0"/>
                        </a:ext>
                      </a:extLst>
                    </a:blip>
                    <a:srcRect/>
                    <a:stretch>
                      <a:fillRect/>
                    </a:stretch>
                  </pic:blipFill>
                  <pic:spPr bwMode="auto">
                    <a:xfrm>
                      <a:off x="0" y="0"/>
                      <a:ext cx="3376930" cy="1446530"/>
                    </a:xfrm>
                    <a:prstGeom prst="rect">
                      <a:avLst/>
                    </a:prstGeom>
                    <a:noFill/>
                  </pic:spPr>
                </pic:pic>
              </a:graphicData>
            </a:graphic>
            <wp14:sizeRelH relativeFrom="margin">
              <wp14:pctWidth>0</wp14:pctWidth>
            </wp14:sizeRelH>
            <wp14:sizeRelV relativeFrom="margin">
              <wp14:pctHeight>0</wp14:pctHeight>
            </wp14:sizeRelV>
          </wp:anchor>
        </w:drawing>
      </w:r>
      <w:r w:rsidRPr="006F2CF7">
        <w:rPr>
          <w:rFonts w:ascii="Verdana" w:hAnsi="Verdana" w:cs="EC Square Sans Pro Medium"/>
          <w:color w:val="4958A0"/>
          <w:sz w:val="36"/>
          <w:szCs w:val="36"/>
          <w:lang w:val="en-US" w:eastAsia="fr-BE"/>
        </w:rPr>
        <w:t>Follow us</w:t>
      </w:r>
    </w:p>
    <w:p w14:paraId="38CD9ED8" w14:textId="77777777" w:rsidR="004B3722" w:rsidRPr="00022119" w:rsidRDefault="004B3722" w:rsidP="004B3722">
      <w:pPr>
        <w:autoSpaceDE w:val="0"/>
        <w:autoSpaceDN w:val="0"/>
        <w:adjustRightInd w:val="0"/>
        <w:spacing w:before="40" w:line="181" w:lineRule="atLeast"/>
        <w:ind w:left="567"/>
        <w:jc w:val="left"/>
        <w:rPr>
          <w:color w:val="034EA2"/>
          <w:szCs w:val="18"/>
          <w:lang w:val="fr-FR"/>
        </w:rPr>
      </w:pPr>
      <w:r w:rsidRPr="00022119">
        <w:rPr>
          <w:noProof/>
          <w:szCs w:val="18"/>
        </w:rPr>
        <w:drawing>
          <wp:anchor distT="0" distB="0" distL="114300" distR="114300" simplePos="0" relativeHeight="251654144" behindDoc="1" locked="0" layoutInCell="1" allowOverlap="1" wp14:anchorId="2A48E7EC" wp14:editId="3D0323A0">
            <wp:simplePos x="0" y="0"/>
            <wp:positionH relativeFrom="column">
              <wp:posOffset>3810</wp:posOffset>
            </wp:positionH>
            <wp:positionV relativeFrom="paragraph">
              <wp:posOffset>91440</wp:posOffset>
            </wp:positionV>
            <wp:extent cx="225425" cy="182880"/>
            <wp:effectExtent l="0" t="0" r="3175" b="7620"/>
            <wp:wrapNone/>
            <wp:docPr id="10" name="Picture 10" descr="A picture containing text, a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text, ax&#10;&#10;Description automatically generated"/>
                    <pic:cNvPicPr>
                      <a:picLocks noChangeAspect="1" noChangeArrowheads="1"/>
                    </pic:cNvPicPr>
                  </pic:nvPicPr>
                  <pic:blipFill>
                    <a:blip r:embed="rId315" cstate="print">
                      <a:extLst>
                        <a:ext uri="{28A0092B-C50C-407E-A947-70E740481C1C}">
                          <a14:useLocalDpi xmlns:a14="http://schemas.microsoft.com/office/drawing/2010/main" val="0"/>
                        </a:ext>
                      </a:extLst>
                    </a:blip>
                    <a:srcRect/>
                    <a:stretch>
                      <a:fillRect/>
                    </a:stretch>
                  </pic:blipFill>
                  <pic:spPr bwMode="auto">
                    <a:xfrm>
                      <a:off x="0" y="0"/>
                      <a:ext cx="225425" cy="182880"/>
                    </a:xfrm>
                    <a:prstGeom prst="rect">
                      <a:avLst/>
                    </a:prstGeom>
                    <a:noFill/>
                  </pic:spPr>
                </pic:pic>
              </a:graphicData>
            </a:graphic>
            <wp14:sizeRelH relativeFrom="page">
              <wp14:pctWidth>0</wp14:pctWidth>
            </wp14:sizeRelH>
            <wp14:sizeRelV relativeFrom="page">
              <wp14:pctHeight>0</wp14:pctHeight>
            </wp14:sizeRelV>
          </wp:anchor>
        </w:drawing>
      </w:r>
      <w:r w:rsidRPr="00022119">
        <w:rPr>
          <w:rStyle w:val="Hyperlink"/>
          <w:szCs w:val="18"/>
          <w:lang w:val="fr-FR"/>
        </w:rPr>
        <w:t>@</w:t>
      </w:r>
      <w:hyperlink r:id="rId316" w:history="1">
        <w:r w:rsidRPr="00022119">
          <w:rPr>
            <w:rStyle w:val="Hyperlink"/>
            <w:szCs w:val="18"/>
            <w:lang w:val="fr-FR"/>
          </w:rPr>
          <w:t>InteroperableEurope</w:t>
        </w:r>
      </w:hyperlink>
    </w:p>
    <w:p w14:paraId="43539385" w14:textId="77777777" w:rsidR="004B3722" w:rsidRPr="00022119" w:rsidRDefault="00000000" w:rsidP="004B3722">
      <w:pPr>
        <w:autoSpaceDE w:val="0"/>
        <w:autoSpaceDN w:val="0"/>
        <w:adjustRightInd w:val="0"/>
        <w:spacing w:before="40" w:line="181" w:lineRule="atLeast"/>
        <w:ind w:left="567"/>
        <w:jc w:val="left"/>
        <w:rPr>
          <w:color w:val="034EA2"/>
          <w:szCs w:val="18"/>
          <w:lang w:val="fr-FR"/>
        </w:rPr>
      </w:pPr>
      <w:hyperlink r:id="rId317" w:history="1">
        <w:r w:rsidR="004B3722" w:rsidRPr="00022119">
          <w:rPr>
            <w:rStyle w:val="Hyperlink"/>
            <w:szCs w:val="18"/>
            <w:lang w:val="fr-FR"/>
          </w:rPr>
          <w:t>@Joinup_eu</w:t>
        </w:r>
      </w:hyperlink>
    </w:p>
    <w:p w14:paraId="784F20FE" w14:textId="44C12750" w:rsidR="004B3722" w:rsidRPr="00022119" w:rsidRDefault="009C6639" w:rsidP="004B3722">
      <w:pPr>
        <w:autoSpaceDE w:val="0"/>
        <w:autoSpaceDN w:val="0"/>
        <w:adjustRightInd w:val="0"/>
        <w:spacing w:before="40" w:line="181" w:lineRule="atLeast"/>
        <w:ind w:left="567"/>
        <w:jc w:val="left"/>
        <w:rPr>
          <w:color w:val="034EA2"/>
          <w:szCs w:val="18"/>
          <w:lang w:val="fr-FR"/>
        </w:rPr>
      </w:pPr>
      <w:r w:rsidRPr="00022119">
        <w:rPr>
          <w:noProof/>
          <w:szCs w:val="18"/>
        </w:rPr>
        <w:drawing>
          <wp:anchor distT="0" distB="0" distL="114300" distR="114300" simplePos="0" relativeHeight="251652096" behindDoc="1" locked="0" layoutInCell="1" allowOverlap="1" wp14:anchorId="01D5BBDF" wp14:editId="268761FB">
            <wp:simplePos x="0" y="0"/>
            <wp:positionH relativeFrom="margin">
              <wp:posOffset>23495</wp:posOffset>
            </wp:positionH>
            <wp:positionV relativeFrom="margin">
              <wp:posOffset>4760762</wp:posOffset>
            </wp:positionV>
            <wp:extent cx="207010" cy="203835"/>
            <wp:effectExtent l="0" t="0" r="2540" b="5715"/>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318" cstate="print">
                      <a:extLst>
                        <a:ext uri="{28A0092B-C50C-407E-A947-70E740481C1C}">
                          <a14:useLocalDpi xmlns:a14="http://schemas.microsoft.com/office/drawing/2010/main" val="0"/>
                        </a:ext>
                      </a:extLst>
                    </a:blip>
                    <a:srcRect l="14413" r="7344"/>
                    <a:stretch>
                      <a:fillRect/>
                    </a:stretch>
                  </pic:blipFill>
                  <pic:spPr bwMode="auto">
                    <a:xfrm>
                      <a:off x="0" y="0"/>
                      <a:ext cx="207010" cy="203835"/>
                    </a:xfrm>
                    <a:prstGeom prst="rect">
                      <a:avLst/>
                    </a:prstGeom>
                    <a:noFill/>
                  </pic:spPr>
                </pic:pic>
              </a:graphicData>
            </a:graphic>
            <wp14:sizeRelH relativeFrom="page">
              <wp14:pctWidth>0</wp14:pctWidth>
            </wp14:sizeRelH>
            <wp14:sizeRelV relativeFrom="page">
              <wp14:pctHeight>0</wp14:pctHeight>
            </wp14:sizeRelV>
          </wp:anchor>
        </w:drawing>
      </w:r>
    </w:p>
    <w:p w14:paraId="0EB19BA6" w14:textId="72265CC0" w:rsidR="004B3722" w:rsidRPr="00022119" w:rsidRDefault="004B3722" w:rsidP="004B3722">
      <w:pPr>
        <w:rPr>
          <w:color w:val="034EA2"/>
          <w:szCs w:val="18"/>
          <w:lang w:val="fr-FR"/>
        </w:rPr>
      </w:pPr>
      <w:r w:rsidRPr="00022119">
        <w:rPr>
          <w:szCs w:val="18"/>
          <w:lang w:val="fr-FR"/>
        </w:rPr>
        <w:t xml:space="preserve">        </w:t>
      </w:r>
      <w:hyperlink r:id="rId319" w:history="1">
        <w:proofErr w:type="spellStart"/>
        <w:r w:rsidRPr="00022119">
          <w:rPr>
            <w:rStyle w:val="Hyperlink"/>
            <w:szCs w:val="18"/>
            <w:lang w:val="fr-FR"/>
          </w:rPr>
          <w:t>Interoperable</w:t>
        </w:r>
        <w:proofErr w:type="spellEnd"/>
      </w:hyperlink>
      <w:r w:rsidRPr="00022119">
        <w:rPr>
          <w:rStyle w:val="Hyperlink"/>
          <w:szCs w:val="18"/>
          <w:lang w:val="fr-FR"/>
        </w:rPr>
        <w:t xml:space="preserve"> Europe</w:t>
      </w:r>
    </w:p>
    <w:p w14:paraId="4EACEE05" w14:textId="6049C14B" w:rsidR="004B3722" w:rsidRPr="006F2CF7" w:rsidRDefault="004B3722" w:rsidP="004B3722">
      <w:pPr>
        <w:pStyle w:val="BodyText"/>
        <w:rPr>
          <w:lang w:val="fr-FR"/>
        </w:rPr>
      </w:pPr>
    </w:p>
    <w:p w14:paraId="69C2A1AC" w14:textId="12AC3BFD" w:rsidR="009416DD" w:rsidRPr="00022119" w:rsidRDefault="00A37622" w:rsidP="009416DD">
      <w:pPr>
        <w:rPr>
          <w:szCs w:val="18"/>
        </w:rPr>
      </w:pPr>
      <w:r w:rsidRPr="00022119">
        <w:rPr>
          <w:noProof/>
          <w:szCs w:val="18"/>
          <w:lang w:val="en-IE" w:eastAsia="en-IE"/>
        </w:rPr>
        <w:drawing>
          <wp:anchor distT="0" distB="0" distL="114300" distR="114300" simplePos="0" relativeHeight="251656192" behindDoc="1" locked="1" layoutInCell="1" allowOverlap="1" wp14:anchorId="3E0F4B3D" wp14:editId="746F175C">
            <wp:simplePos x="0" y="0"/>
            <wp:positionH relativeFrom="page">
              <wp:align>right</wp:align>
            </wp:positionH>
            <wp:positionV relativeFrom="page">
              <wp:align>bottom</wp:align>
            </wp:positionV>
            <wp:extent cx="7570470" cy="2030095"/>
            <wp:effectExtent l="0" t="0" r="0" b="8255"/>
            <wp:wrapNone/>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0">
                      <a:extLst>
                        <a:ext uri="{28A0092B-C50C-407E-A947-70E740481C1C}">
                          <a14:useLocalDpi xmlns:a14="http://schemas.microsoft.com/office/drawing/2010/main" val="0"/>
                        </a:ext>
                      </a:extLst>
                    </a:blip>
                    <a:srcRect/>
                    <a:stretch>
                      <a:fillRect/>
                    </a:stretch>
                  </pic:blipFill>
                  <pic:spPr bwMode="auto">
                    <a:xfrm>
                      <a:off x="0" y="0"/>
                      <a:ext cx="7570470" cy="2030095"/>
                    </a:xfrm>
                    <a:prstGeom prst="rect">
                      <a:avLst/>
                    </a:prstGeom>
                    <a:noFill/>
                    <a:ln>
                      <a:noFill/>
                    </a:ln>
                  </pic:spPr>
                </pic:pic>
              </a:graphicData>
            </a:graphic>
            <wp14:sizeRelH relativeFrom="margin">
              <wp14:pctWidth>0</wp14:pctWidth>
            </wp14:sizeRelH>
            <wp14:sizeRelV relativeFrom="margin">
              <wp14:pctHeight>0</wp14:pctHeight>
            </wp14:sizeRelV>
          </wp:anchor>
        </w:drawing>
      </w:r>
    </w:p>
    <w:sectPr w:rsidR="009416DD" w:rsidRPr="00022119" w:rsidSect="006C708B">
      <w:footerReference w:type="first" r:id="rId321"/>
      <w:pgSz w:w="11906" w:h="16838" w:code="9"/>
      <w:pgMar w:top="1985" w:right="1418" w:bottom="1418" w:left="1701" w:header="0" w:footer="38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71D7AB" w14:textId="77777777" w:rsidR="00082B02" w:rsidRPr="006A1DAA" w:rsidRDefault="00082B02">
      <w:r w:rsidRPr="006A1DAA">
        <w:separator/>
      </w:r>
    </w:p>
  </w:endnote>
  <w:endnote w:type="continuationSeparator" w:id="0">
    <w:p w14:paraId="1A567711" w14:textId="77777777" w:rsidR="00082B02" w:rsidRPr="006A1DAA" w:rsidRDefault="00082B02">
      <w:r w:rsidRPr="006A1DAA">
        <w:continuationSeparator/>
      </w:r>
    </w:p>
  </w:endnote>
  <w:endnote w:type="continuationNotice" w:id="1">
    <w:p w14:paraId="029C89C1" w14:textId="77777777" w:rsidR="00082B02" w:rsidRDefault="00082B0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Verdana, sans-serif">
    <w:altName w:val="Verdana"/>
    <w:panose1 w:val="00000000000000000000"/>
    <w:charset w:val="00"/>
    <w:family w:val="roman"/>
    <w:notTrueType/>
    <w:pitch w:val="default"/>
  </w:font>
  <w:font w:name="Webdings">
    <w:panose1 w:val="05030102010509060703"/>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Elephant">
    <w:panose1 w:val="02020904090505020303"/>
    <w:charset w:val="00"/>
    <w:family w:val="roman"/>
    <w:pitch w:val="variable"/>
    <w:sig w:usb0="00000003" w:usb1="00000000" w:usb2="00000000" w:usb3="00000000" w:csb0="00000001" w:csb1="00000000"/>
  </w:font>
  <w:font w:name="Yu Mincho">
    <w:charset w:val="80"/>
    <w:family w:val="roman"/>
    <w:pitch w:val="variable"/>
    <w:sig w:usb0="800002E7" w:usb1="2AC7FCFF" w:usb2="00000012" w:usb3="00000000" w:csb0="0002009F" w:csb1="00000000"/>
  </w:font>
  <w:font w:name="@Arial Unicode MS">
    <w:panose1 w:val="020B0604020202020204"/>
    <w:charset w:val="80"/>
    <w:family w:val="swiss"/>
    <w:pitch w:val="variable"/>
    <w:sig w:usb0="F7FFAFFF" w:usb1="E9DFFFFF" w:usb2="0000003F" w:usb3="00000000" w:csb0="003F01FF" w:csb1="00000000"/>
  </w:font>
  <w:font w:name="Helv">
    <w:panose1 w:val="020B0604020202030204"/>
    <w:charset w:val="00"/>
    <w:family w:val="swiss"/>
    <w:pitch w:val="variable"/>
    <w:sig w:usb0="00000003" w:usb1="00000000" w:usb2="00000000" w:usb3="00000000" w:csb0="00000001" w:csb1="00000000"/>
  </w:font>
  <w:font w:name="Republika">
    <w:altName w:val="Calibri"/>
    <w:charset w:val="EE"/>
    <w:family w:val="auto"/>
    <w:pitch w:val="variable"/>
    <w:sig w:usb0="A00000FF" w:usb1="4000205B" w:usb2="00000000" w:usb3="00000000" w:csb0="00000093" w:csb1="00000000"/>
  </w:font>
  <w:font w:name="EC Square Sans Cond Pro">
    <w:altName w:val="Calibri"/>
    <w:charset w:val="00"/>
    <w:family w:val="swiss"/>
    <w:pitch w:val="variable"/>
    <w:sig w:usb0="A00002BF" w:usb1="500000DB" w:usb2="00000000" w:usb3="00000000" w:csb0="0000019F" w:csb1="00000000"/>
  </w:font>
  <w:font w:name="EC Square Sans Pro">
    <w:altName w:val="Calibri"/>
    <w:panose1 w:val="00000000000000000000"/>
    <w:charset w:val="00"/>
    <w:family w:val="swiss"/>
    <w:notTrueType/>
    <w:pitch w:val="variable"/>
    <w:sig w:usb0="00000003" w:usb1="00000000" w:usb2="00000000" w:usb3="00000000" w:csb0="00000001" w:csb1="00000000"/>
  </w:font>
  <w:font w:name="EC Square Sans Pro Medium">
    <w:altName w:val="Calibri"/>
    <w:panose1 w:val="00000000000000000000"/>
    <w:charset w:val="00"/>
    <w:family w:val="swiss"/>
    <w:notTrueType/>
    <w:pitch w:val="variable"/>
    <w:sig w:usb0="00000003" w:usb1="00000000" w:usb2="00000000" w:usb3="00000000" w:csb0="00000001" w:csb1="00000000"/>
  </w:font>
  <w:font w:name="Yu Gothic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094522" w14:textId="77777777" w:rsidR="00D2608C" w:rsidRDefault="00D2608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E58722" w14:textId="7886C2DB" w:rsidR="00F52271" w:rsidRDefault="00D43F45">
    <w:pPr>
      <w:pBdr>
        <w:top w:val="nil"/>
        <w:left w:val="nil"/>
        <w:bottom w:val="nil"/>
        <w:right w:val="nil"/>
        <w:between w:val="nil"/>
      </w:pBdr>
      <w:tabs>
        <w:tab w:val="center" w:pos="4153"/>
        <w:tab w:val="right" w:pos="8306"/>
      </w:tabs>
      <w:jc w:val="center"/>
      <w:rPr>
        <w:i/>
        <w:color w:val="808080"/>
        <w:sz w:val="16"/>
        <w:szCs w:val="16"/>
      </w:rPr>
    </w:pPr>
    <w:r>
      <w:rPr>
        <w:noProof/>
        <w:lang w:val="en-IE" w:eastAsia="en-IE"/>
      </w:rPr>
      <w:drawing>
        <wp:anchor distT="0" distB="0" distL="114300" distR="114300" simplePos="0" relativeHeight="251660800" behindDoc="1" locked="1" layoutInCell="1" allowOverlap="1" wp14:anchorId="64EE4EE8" wp14:editId="797CE0B0">
          <wp:simplePos x="0" y="0"/>
          <wp:positionH relativeFrom="page">
            <wp:align>left</wp:align>
          </wp:positionH>
          <wp:positionV relativeFrom="page">
            <wp:align>bottom</wp:align>
          </wp:positionV>
          <wp:extent cx="7570470" cy="857250"/>
          <wp:effectExtent l="0" t="0" r="0" b="0"/>
          <wp:wrapNone/>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70470" cy="857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52271">
      <w:rPr>
        <w:i/>
        <w:color w:val="808080"/>
        <w:sz w:val="16"/>
        <w:szCs w:val="16"/>
      </w:rPr>
      <w:fldChar w:fldCharType="begin"/>
    </w:r>
    <w:r w:rsidR="00F52271">
      <w:rPr>
        <w:i/>
        <w:color w:val="808080"/>
        <w:sz w:val="16"/>
        <w:szCs w:val="16"/>
      </w:rPr>
      <w:instrText>PAGE</w:instrText>
    </w:r>
    <w:r w:rsidR="00F52271">
      <w:rPr>
        <w:i/>
        <w:color w:val="808080"/>
        <w:sz w:val="16"/>
        <w:szCs w:val="16"/>
      </w:rPr>
      <w:fldChar w:fldCharType="separate"/>
    </w:r>
    <w:r w:rsidR="00F52271">
      <w:rPr>
        <w:i/>
        <w:noProof/>
        <w:color w:val="808080"/>
        <w:sz w:val="16"/>
        <w:szCs w:val="16"/>
      </w:rPr>
      <w:t>2</w:t>
    </w:r>
    <w:r w:rsidR="00F52271">
      <w:rPr>
        <w:i/>
        <w:color w:val="808080"/>
        <w:sz w:val="16"/>
        <w:szCs w:val="16"/>
      </w:rPr>
      <w:fldChar w:fldCharType="end"/>
    </w:r>
  </w:p>
  <w:p w14:paraId="6A7E195D" w14:textId="77777777" w:rsidR="00F52271" w:rsidRDefault="00F52271">
    <w:pPr>
      <w:pBdr>
        <w:top w:val="nil"/>
        <w:left w:val="nil"/>
        <w:bottom w:val="nil"/>
        <w:right w:val="nil"/>
        <w:between w:val="nil"/>
      </w:pBdr>
      <w:tabs>
        <w:tab w:val="center" w:pos="4153"/>
        <w:tab w:val="right" w:pos="8306"/>
      </w:tabs>
      <w:rPr>
        <w:i/>
        <w:color w:val="808080"/>
        <w:sz w:val="16"/>
        <w:szCs w:val="1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FAB853" w14:textId="20600AE3" w:rsidR="00FB3368" w:rsidRDefault="00FB3368">
    <w:pPr>
      <w:pStyle w:val="Footer"/>
      <w:jc w:val="center"/>
    </w:pPr>
    <w:r>
      <w:fldChar w:fldCharType="begin"/>
    </w:r>
    <w:r>
      <w:instrText xml:space="preserve"> PAGE   \* MERGEFORMAT </w:instrText>
    </w:r>
    <w:r>
      <w:fldChar w:fldCharType="separate"/>
    </w:r>
    <w:r>
      <w:rPr>
        <w:noProof/>
      </w:rPr>
      <w:t>2</w:t>
    </w:r>
    <w:r>
      <w:rPr>
        <w:noProof/>
      </w:rPr>
      <w:fldChar w:fldCharType="end"/>
    </w:r>
  </w:p>
  <w:p w14:paraId="20489052" w14:textId="77777777" w:rsidR="00FB3368" w:rsidRDefault="00FB3368">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BAB819" w14:textId="77777777" w:rsidR="00B4063A" w:rsidRDefault="00B4063A">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14294086"/>
      <w:docPartObj>
        <w:docPartGallery w:val="Page Numbers (Bottom of Page)"/>
        <w:docPartUnique/>
      </w:docPartObj>
    </w:sdtPr>
    <w:sdtContent>
      <w:p w14:paraId="1E707F5B" w14:textId="466149E4" w:rsidR="003F0DC6" w:rsidRDefault="00C44307">
        <w:pPr>
          <w:pStyle w:val="Footer"/>
          <w:jc w:val="center"/>
        </w:pPr>
        <w:r>
          <w:rPr>
            <w:noProof/>
            <w:lang w:val="en-IE" w:eastAsia="en-IE"/>
          </w:rPr>
          <w:drawing>
            <wp:anchor distT="0" distB="0" distL="114300" distR="114300" simplePos="0" relativeHeight="251662848" behindDoc="1" locked="1" layoutInCell="1" allowOverlap="1" wp14:anchorId="1D5C8BFE" wp14:editId="705B54F3">
              <wp:simplePos x="0" y="0"/>
              <wp:positionH relativeFrom="page">
                <wp:align>right</wp:align>
              </wp:positionH>
              <wp:positionV relativeFrom="page">
                <wp:posOffset>9849485</wp:posOffset>
              </wp:positionV>
              <wp:extent cx="7570470" cy="857250"/>
              <wp:effectExtent l="0" t="0" r="0" b="0"/>
              <wp:wrapNone/>
              <wp:docPr id="930123423" name="Immagine 930123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70470" cy="857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F0DC6">
          <w:fldChar w:fldCharType="begin"/>
        </w:r>
        <w:r w:rsidR="003F0DC6">
          <w:instrText>PAGE   \* MERGEFORMAT</w:instrText>
        </w:r>
        <w:r w:rsidR="003F0DC6">
          <w:fldChar w:fldCharType="separate"/>
        </w:r>
        <w:r w:rsidR="003F0DC6">
          <w:rPr>
            <w:lang w:val="fr-FR"/>
          </w:rPr>
          <w:t>2</w:t>
        </w:r>
        <w:r w:rsidR="003F0DC6">
          <w:fldChar w:fldCharType="end"/>
        </w:r>
      </w:p>
    </w:sdtContent>
  </w:sdt>
  <w:p w14:paraId="71D29F25" w14:textId="09CD7BCB" w:rsidR="003F0DC6" w:rsidRPr="006A1DAA" w:rsidRDefault="003F0DC6" w:rsidP="00CC541D">
    <w:pPr>
      <w:rPr>
        <w:rStyle w:val="PageNumber"/>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35568D" w14:textId="6E97B76D" w:rsidR="003F0DC6" w:rsidRDefault="003F0DC6">
    <w:pPr>
      <w:pStyle w:val="Footer"/>
    </w:pPr>
    <w:r>
      <w:rPr>
        <w:noProof/>
      </w:rPr>
      <w:drawing>
        <wp:anchor distT="0" distB="0" distL="114300" distR="114300" simplePos="0" relativeHeight="251663872" behindDoc="1" locked="0" layoutInCell="1" allowOverlap="1" wp14:anchorId="6092E0D9" wp14:editId="13B00751">
          <wp:simplePos x="0" y="0"/>
          <wp:positionH relativeFrom="column">
            <wp:posOffset>-5715</wp:posOffset>
          </wp:positionH>
          <wp:positionV relativeFrom="paragraph">
            <wp:posOffset>8885555</wp:posOffset>
          </wp:positionV>
          <wp:extent cx="5579745" cy="1319530"/>
          <wp:effectExtent l="0" t="0" r="1905" b="0"/>
          <wp:wrapNone/>
          <wp:docPr id="2003393848" name="Immagine 2003393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579745" cy="1319530"/>
                  </a:xfrm>
                  <a:prstGeom prst="rect">
                    <a:avLst/>
                  </a:prstGeom>
                  <a:noFill/>
                </pic:spPr>
              </pic:pic>
            </a:graphicData>
          </a:graphic>
          <wp14:sizeRelH relativeFrom="page">
            <wp14:pctWidth>0</wp14:pctWidth>
          </wp14:sizeRelH>
          <wp14:sizeRelV relativeFrom="page">
            <wp14:pctHeight>0</wp14:pctHeight>
          </wp14:sizeRelV>
        </wp:anchor>
      </w:drawing>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7ED33A" w14:textId="3BF21065" w:rsidR="003F0DC6" w:rsidRDefault="003F0DC6">
    <w:pPr>
      <w:pStyle w:val="Footer"/>
    </w:pPr>
    <w:r>
      <w:rPr>
        <w:noProof/>
      </w:rPr>
      <w:drawing>
        <wp:anchor distT="0" distB="0" distL="114300" distR="114300" simplePos="0" relativeHeight="251658245" behindDoc="1" locked="0" layoutInCell="1" allowOverlap="1" wp14:anchorId="6E7A4F81" wp14:editId="506BBD78">
          <wp:simplePos x="0" y="0"/>
          <wp:positionH relativeFrom="column">
            <wp:posOffset>-5715</wp:posOffset>
          </wp:positionH>
          <wp:positionV relativeFrom="paragraph">
            <wp:posOffset>8885555</wp:posOffset>
          </wp:positionV>
          <wp:extent cx="5579745" cy="1319530"/>
          <wp:effectExtent l="0" t="0" r="1905"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579745" cy="1319530"/>
                  </a:xfrm>
                  <a:prstGeom prst="rect">
                    <a:avLst/>
                  </a:prstGeom>
                  <a:noFill/>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A4E048" w14:textId="77777777" w:rsidR="00082B02" w:rsidRPr="006A1DAA" w:rsidRDefault="00082B02">
      <w:r w:rsidRPr="006A1DAA">
        <w:separator/>
      </w:r>
    </w:p>
  </w:footnote>
  <w:footnote w:type="continuationSeparator" w:id="0">
    <w:p w14:paraId="0DB8F9E6" w14:textId="77777777" w:rsidR="00082B02" w:rsidRPr="006A1DAA" w:rsidRDefault="00082B02">
      <w:r w:rsidRPr="006A1DAA">
        <w:continuationSeparator/>
      </w:r>
    </w:p>
  </w:footnote>
  <w:footnote w:type="continuationNotice" w:id="1">
    <w:p w14:paraId="16A37B9A" w14:textId="77777777" w:rsidR="00082B02" w:rsidRDefault="00082B0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3332D5" w14:textId="77777777" w:rsidR="00D2608C" w:rsidRDefault="00D2608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ED8D72" w14:textId="25499722" w:rsidR="00F52271" w:rsidRDefault="001E228E">
    <w:pPr>
      <w:pBdr>
        <w:top w:val="nil"/>
        <w:left w:val="nil"/>
        <w:bottom w:val="nil"/>
        <w:right w:val="nil"/>
        <w:between w:val="nil"/>
      </w:pBdr>
      <w:tabs>
        <w:tab w:val="center" w:pos="4153"/>
        <w:tab w:val="right" w:pos="8306"/>
      </w:tabs>
      <w:rPr>
        <w:i/>
        <w:color w:val="000000"/>
        <w:sz w:val="16"/>
        <w:szCs w:val="16"/>
      </w:rPr>
    </w:pPr>
    <w:r>
      <w:rPr>
        <w:noProof/>
      </w:rPr>
      <w:drawing>
        <wp:anchor distT="0" distB="0" distL="114300" distR="114300" simplePos="0" relativeHeight="251655680" behindDoc="0" locked="0" layoutInCell="1" allowOverlap="1" wp14:anchorId="1337A9FA" wp14:editId="5FFF47FC">
          <wp:simplePos x="0" y="0"/>
          <wp:positionH relativeFrom="page">
            <wp:align>right</wp:align>
          </wp:positionH>
          <wp:positionV relativeFrom="paragraph">
            <wp:posOffset>0</wp:posOffset>
          </wp:positionV>
          <wp:extent cx="5579745" cy="1294130"/>
          <wp:effectExtent l="0" t="0" r="1905" b="127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02"/>
                  <pic:cNvPicPr/>
                </pic:nvPicPr>
                <pic:blipFill>
                  <a:blip r:embed="rId1">
                    <a:extLst>
                      <a:ext uri="{28A0092B-C50C-407E-A947-70E740481C1C}">
                        <a14:useLocalDpi xmlns:a14="http://schemas.microsoft.com/office/drawing/2010/main" val="0"/>
                      </a:ext>
                    </a:extLst>
                  </a:blip>
                  <a:stretch>
                    <a:fillRect/>
                  </a:stretch>
                </pic:blipFill>
                <pic:spPr>
                  <a:xfrm>
                    <a:off x="0" y="0"/>
                    <a:ext cx="5579745" cy="1294130"/>
                  </a:xfrm>
                  <a:prstGeom prst="rect">
                    <a:avLst/>
                  </a:prstGeom>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240DDB" w14:textId="77777777" w:rsidR="00D2608C" w:rsidRDefault="00D2608C">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179B7B" w14:textId="77777777" w:rsidR="00B4063A" w:rsidRDefault="00B4063A">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5157F3" w14:textId="466906B8" w:rsidR="003F0DC6" w:rsidRDefault="00C44307" w:rsidP="005C6E8A">
    <w:pPr>
      <w:pStyle w:val="Footer"/>
      <w:tabs>
        <w:tab w:val="clear" w:pos="8306"/>
        <w:tab w:val="right" w:pos="8820"/>
      </w:tabs>
      <w:ind w:right="3027"/>
      <w:jc w:val="right"/>
    </w:pPr>
    <w:r>
      <w:rPr>
        <w:noProof/>
      </w:rPr>
      <w:drawing>
        <wp:anchor distT="0" distB="0" distL="114300" distR="114300" simplePos="0" relativeHeight="251661824" behindDoc="0" locked="0" layoutInCell="1" allowOverlap="1" wp14:anchorId="46339D74" wp14:editId="4B46F662">
          <wp:simplePos x="0" y="0"/>
          <wp:positionH relativeFrom="page">
            <wp:align>right</wp:align>
          </wp:positionH>
          <wp:positionV relativeFrom="paragraph">
            <wp:posOffset>0</wp:posOffset>
          </wp:positionV>
          <wp:extent cx="5579745" cy="1294130"/>
          <wp:effectExtent l="0" t="0" r="1905" b="1270"/>
          <wp:wrapNone/>
          <wp:docPr id="956478817" name="Immagine 956478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02"/>
                  <pic:cNvPicPr/>
                </pic:nvPicPr>
                <pic:blipFill>
                  <a:blip r:embed="rId1">
                    <a:extLst>
                      <a:ext uri="{28A0092B-C50C-407E-A947-70E740481C1C}">
                        <a14:useLocalDpi xmlns:a14="http://schemas.microsoft.com/office/drawing/2010/main" val="0"/>
                      </a:ext>
                    </a:extLst>
                  </a:blip>
                  <a:stretch>
                    <a:fillRect/>
                  </a:stretch>
                </pic:blipFill>
                <pic:spPr>
                  <a:xfrm>
                    <a:off x="0" y="0"/>
                    <a:ext cx="5579745" cy="1294130"/>
                  </a:xfrm>
                  <a:prstGeom prst="rect">
                    <a:avLst/>
                  </a:prstGeom>
                </pic:spPr>
              </pic:pic>
            </a:graphicData>
          </a:graphic>
        </wp:anchor>
      </w:drawing>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2C02EE" w14:textId="2F1EA826" w:rsidR="003F0DC6" w:rsidRDefault="003F0DC6" w:rsidP="006843AE">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384D4E2"/>
    <w:lvl w:ilvl="0">
      <w:start w:val="1"/>
      <w:numFmt w:val="decimal"/>
      <w:pStyle w:val="ListNumber5"/>
      <w:lvlText w:val="%1."/>
      <w:lvlJc w:val="left"/>
      <w:pPr>
        <w:tabs>
          <w:tab w:val="num" w:pos="1492"/>
        </w:tabs>
        <w:ind w:left="1492" w:hanging="358"/>
      </w:pPr>
      <w:rPr>
        <w:rFonts w:ascii="Century Gothic" w:hAnsi="Century Gothic" w:hint="default"/>
        <w:color w:val="333333"/>
        <w:sz w:val="20"/>
      </w:rPr>
    </w:lvl>
  </w:abstractNum>
  <w:abstractNum w:abstractNumId="1" w15:restartNumberingAfterBreak="0">
    <w:nsid w:val="FFFFFF7D"/>
    <w:multiLevelType w:val="singleLevel"/>
    <w:tmpl w:val="14380DEA"/>
    <w:lvl w:ilvl="0">
      <w:start w:val="1"/>
      <w:numFmt w:val="decimal"/>
      <w:pStyle w:val="ListNumber4"/>
      <w:lvlText w:val="%1."/>
      <w:lvlJc w:val="left"/>
      <w:pPr>
        <w:tabs>
          <w:tab w:val="num" w:pos="1209"/>
        </w:tabs>
        <w:ind w:left="1209" w:hanging="360"/>
      </w:pPr>
      <w:rPr>
        <w:rFonts w:ascii="Century Gothic" w:hAnsi="Century Gothic" w:hint="default"/>
        <w:color w:val="333333"/>
        <w:sz w:val="20"/>
      </w:rPr>
    </w:lvl>
  </w:abstractNum>
  <w:abstractNum w:abstractNumId="2" w15:restartNumberingAfterBreak="0">
    <w:nsid w:val="FFFFFF7E"/>
    <w:multiLevelType w:val="singleLevel"/>
    <w:tmpl w:val="CEDC45F6"/>
    <w:lvl w:ilvl="0">
      <w:start w:val="1"/>
      <w:numFmt w:val="decimal"/>
      <w:pStyle w:val="ListNumber3"/>
      <w:lvlText w:val="%1."/>
      <w:lvlJc w:val="left"/>
      <w:pPr>
        <w:tabs>
          <w:tab w:val="num" w:pos="926"/>
        </w:tabs>
        <w:ind w:left="926" w:hanging="360"/>
      </w:pPr>
      <w:rPr>
        <w:rFonts w:ascii="Century Gothic" w:hAnsi="Century Gothic" w:hint="default"/>
        <w:color w:val="333333"/>
        <w:sz w:val="20"/>
      </w:rPr>
    </w:lvl>
  </w:abstractNum>
  <w:abstractNum w:abstractNumId="3" w15:restartNumberingAfterBreak="0">
    <w:nsid w:val="FFFFFF7F"/>
    <w:multiLevelType w:val="singleLevel"/>
    <w:tmpl w:val="81F4EBAC"/>
    <w:lvl w:ilvl="0">
      <w:start w:val="1"/>
      <w:numFmt w:val="decimal"/>
      <w:pStyle w:val="ListNumber2"/>
      <w:lvlText w:val="%1."/>
      <w:lvlJc w:val="left"/>
      <w:pPr>
        <w:tabs>
          <w:tab w:val="num" w:pos="567"/>
        </w:tabs>
        <w:ind w:left="567" w:hanging="284"/>
      </w:pPr>
      <w:rPr>
        <w:rFonts w:hint="default"/>
      </w:rPr>
    </w:lvl>
  </w:abstractNum>
  <w:abstractNum w:abstractNumId="4" w15:restartNumberingAfterBreak="0">
    <w:nsid w:val="FFFFFF88"/>
    <w:multiLevelType w:val="singleLevel"/>
    <w:tmpl w:val="0A6AECDE"/>
    <w:lvl w:ilvl="0">
      <w:start w:val="1"/>
      <w:numFmt w:val="decimal"/>
      <w:pStyle w:val="ListNumber"/>
      <w:lvlText w:val="%1."/>
      <w:lvlJc w:val="left"/>
      <w:pPr>
        <w:tabs>
          <w:tab w:val="num" w:pos="284"/>
        </w:tabs>
        <w:ind w:left="284" w:hanging="284"/>
      </w:pPr>
      <w:rPr>
        <w:rFonts w:ascii="Century Gothic" w:hAnsi="Century Gothic" w:hint="default"/>
        <w:color w:val="333333"/>
        <w:sz w:val="20"/>
      </w:rPr>
    </w:lvl>
  </w:abstractNum>
  <w:abstractNum w:abstractNumId="5" w15:restartNumberingAfterBreak="0">
    <w:nsid w:val="FFFFFF89"/>
    <w:multiLevelType w:val="singleLevel"/>
    <w:tmpl w:val="BE58E4FA"/>
    <w:lvl w:ilvl="0">
      <w:start w:val="1"/>
      <w:numFmt w:val="bullet"/>
      <w:pStyle w:val="StyleListBulletListBulletJustifiedLeft"/>
      <w:lvlText w:val=""/>
      <w:lvlJc w:val="left"/>
      <w:pPr>
        <w:tabs>
          <w:tab w:val="num" w:pos="227"/>
        </w:tabs>
        <w:ind w:left="227" w:hanging="227"/>
      </w:pPr>
      <w:rPr>
        <w:rFonts w:ascii="Wingdings" w:hAnsi="Wingdings" w:hint="default"/>
        <w:color w:val="7B6F46"/>
      </w:rPr>
    </w:lvl>
  </w:abstractNum>
  <w:abstractNum w:abstractNumId="6" w15:restartNumberingAfterBreak="0">
    <w:nsid w:val="00F95695"/>
    <w:multiLevelType w:val="hybridMultilevel"/>
    <w:tmpl w:val="662C1F2A"/>
    <w:lvl w:ilvl="0" w:tplc="E3EC919E">
      <w:start w:val="1"/>
      <w:numFmt w:val="bullet"/>
      <w:lvlText w:val="·"/>
      <w:lvlJc w:val="left"/>
      <w:pPr>
        <w:ind w:left="720" w:hanging="360"/>
      </w:pPr>
      <w:rPr>
        <w:rFonts w:ascii="Symbol" w:hAnsi="Symbol" w:hint="default"/>
      </w:rPr>
    </w:lvl>
    <w:lvl w:ilvl="1" w:tplc="FE907188">
      <w:start w:val="1"/>
      <w:numFmt w:val="bullet"/>
      <w:lvlText w:val="o"/>
      <w:lvlJc w:val="left"/>
      <w:pPr>
        <w:ind w:left="1440" w:hanging="360"/>
      </w:pPr>
      <w:rPr>
        <w:rFonts w:ascii="Courier New" w:hAnsi="Courier New" w:hint="default"/>
      </w:rPr>
    </w:lvl>
    <w:lvl w:ilvl="2" w:tplc="F95CBFD8">
      <w:start w:val="1"/>
      <w:numFmt w:val="bullet"/>
      <w:lvlText w:val=""/>
      <w:lvlJc w:val="left"/>
      <w:pPr>
        <w:ind w:left="2160" w:hanging="360"/>
      </w:pPr>
      <w:rPr>
        <w:rFonts w:ascii="Wingdings" w:hAnsi="Wingdings" w:hint="default"/>
      </w:rPr>
    </w:lvl>
    <w:lvl w:ilvl="3" w:tplc="3B56A680">
      <w:start w:val="1"/>
      <w:numFmt w:val="bullet"/>
      <w:lvlText w:val=""/>
      <w:lvlJc w:val="left"/>
      <w:pPr>
        <w:ind w:left="2880" w:hanging="360"/>
      </w:pPr>
      <w:rPr>
        <w:rFonts w:ascii="Symbol" w:hAnsi="Symbol" w:hint="default"/>
      </w:rPr>
    </w:lvl>
    <w:lvl w:ilvl="4" w:tplc="0AE8BBCA">
      <w:start w:val="1"/>
      <w:numFmt w:val="bullet"/>
      <w:lvlText w:val="o"/>
      <w:lvlJc w:val="left"/>
      <w:pPr>
        <w:ind w:left="3600" w:hanging="360"/>
      </w:pPr>
      <w:rPr>
        <w:rFonts w:ascii="Courier New" w:hAnsi="Courier New" w:hint="default"/>
      </w:rPr>
    </w:lvl>
    <w:lvl w:ilvl="5" w:tplc="C8F01768">
      <w:start w:val="1"/>
      <w:numFmt w:val="bullet"/>
      <w:lvlText w:val=""/>
      <w:lvlJc w:val="left"/>
      <w:pPr>
        <w:ind w:left="4320" w:hanging="360"/>
      </w:pPr>
      <w:rPr>
        <w:rFonts w:ascii="Wingdings" w:hAnsi="Wingdings" w:hint="default"/>
      </w:rPr>
    </w:lvl>
    <w:lvl w:ilvl="6" w:tplc="677C6ACA">
      <w:start w:val="1"/>
      <w:numFmt w:val="bullet"/>
      <w:lvlText w:val=""/>
      <w:lvlJc w:val="left"/>
      <w:pPr>
        <w:ind w:left="5040" w:hanging="360"/>
      </w:pPr>
      <w:rPr>
        <w:rFonts w:ascii="Symbol" w:hAnsi="Symbol" w:hint="default"/>
      </w:rPr>
    </w:lvl>
    <w:lvl w:ilvl="7" w:tplc="445264D4">
      <w:start w:val="1"/>
      <w:numFmt w:val="bullet"/>
      <w:lvlText w:val="o"/>
      <w:lvlJc w:val="left"/>
      <w:pPr>
        <w:ind w:left="5760" w:hanging="360"/>
      </w:pPr>
      <w:rPr>
        <w:rFonts w:ascii="Courier New" w:hAnsi="Courier New" w:hint="default"/>
      </w:rPr>
    </w:lvl>
    <w:lvl w:ilvl="8" w:tplc="6EC05C9A">
      <w:start w:val="1"/>
      <w:numFmt w:val="bullet"/>
      <w:lvlText w:val=""/>
      <w:lvlJc w:val="left"/>
      <w:pPr>
        <w:ind w:left="6480" w:hanging="360"/>
      </w:pPr>
      <w:rPr>
        <w:rFonts w:ascii="Wingdings" w:hAnsi="Wingdings" w:hint="default"/>
      </w:rPr>
    </w:lvl>
  </w:abstractNum>
  <w:abstractNum w:abstractNumId="7" w15:restartNumberingAfterBreak="0">
    <w:nsid w:val="01A96D89"/>
    <w:multiLevelType w:val="hybridMultilevel"/>
    <w:tmpl w:val="B406F20A"/>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04A029A2"/>
    <w:multiLevelType w:val="hybridMultilevel"/>
    <w:tmpl w:val="EB64E21A"/>
    <w:lvl w:ilvl="0" w:tplc="C1D0EE50">
      <w:start w:val="1"/>
      <w:numFmt w:val="bullet"/>
      <w:lvlText w:val=""/>
      <w:lvlJc w:val="left"/>
      <w:pPr>
        <w:ind w:left="720" w:hanging="360"/>
      </w:pPr>
      <w:rPr>
        <w:rFonts w:ascii="Symbol" w:hAnsi="Symbol" w:hint="default"/>
        <w:color w:val="000000" w:themeColor="text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073662CF"/>
    <w:multiLevelType w:val="hybridMultilevel"/>
    <w:tmpl w:val="EB5255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08A9D61C"/>
    <w:multiLevelType w:val="hybridMultilevel"/>
    <w:tmpl w:val="FC0E28E4"/>
    <w:lvl w:ilvl="0" w:tplc="16C03024">
      <w:start w:val="1"/>
      <w:numFmt w:val="bullet"/>
      <w:lvlText w:val="-"/>
      <w:lvlJc w:val="left"/>
      <w:pPr>
        <w:ind w:left="720" w:hanging="360"/>
      </w:pPr>
      <w:rPr>
        <w:rFonts w:ascii="Symbol" w:hAnsi="Symbol" w:hint="default"/>
      </w:rPr>
    </w:lvl>
    <w:lvl w:ilvl="1" w:tplc="2C18F576">
      <w:start w:val="1"/>
      <w:numFmt w:val="bullet"/>
      <w:lvlText w:val="o"/>
      <w:lvlJc w:val="left"/>
      <w:pPr>
        <w:ind w:left="1440" w:hanging="360"/>
      </w:pPr>
      <w:rPr>
        <w:rFonts w:ascii="Courier New" w:hAnsi="Courier New" w:hint="default"/>
      </w:rPr>
    </w:lvl>
    <w:lvl w:ilvl="2" w:tplc="6EECF71C">
      <w:start w:val="1"/>
      <w:numFmt w:val="bullet"/>
      <w:lvlText w:val=""/>
      <w:lvlJc w:val="left"/>
      <w:pPr>
        <w:ind w:left="2160" w:hanging="360"/>
      </w:pPr>
      <w:rPr>
        <w:rFonts w:ascii="Wingdings" w:hAnsi="Wingdings" w:hint="default"/>
      </w:rPr>
    </w:lvl>
    <w:lvl w:ilvl="3" w:tplc="B9683994">
      <w:start w:val="1"/>
      <w:numFmt w:val="bullet"/>
      <w:lvlText w:val=""/>
      <w:lvlJc w:val="left"/>
      <w:pPr>
        <w:ind w:left="2880" w:hanging="360"/>
      </w:pPr>
      <w:rPr>
        <w:rFonts w:ascii="Symbol" w:hAnsi="Symbol" w:hint="default"/>
      </w:rPr>
    </w:lvl>
    <w:lvl w:ilvl="4" w:tplc="40125D08">
      <w:start w:val="1"/>
      <w:numFmt w:val="bullet"/>
      <w:lvlText w:val="o"/>
      <w:lvlJc w:val="left"/>
      <w:pPr>
        <w:ind w:left="3600" w:hanging="360"/>
      </w:pPr>
      <w:rPr>
        <w:rFonts w:ascii="Courier New" w:hAnsi="Courier New" w:hint="default"/>
      </w:rPr>
    </w:lvl>
    <w:lvl w:ilvl="5" w:tplc="5980DC1A">
      <w:start w:val="1"/>
      <w:numFmt w:val="bullet"/>
      <w:lvlText w:val=""/>
      <w:lvlJc w:val="left"/>
      <w:pPr>
        <w:ind w:left="4320" w:hanging="360"/>
      </w:pPr>
      <w:rPr>
        <w:rFonts w:ascii="Wingdings" w:hAnsi="Wingdings" w:hint="default"/>
      </w:rPr>
    </w:lvl>
    <w:lvl w:ilvl="6" w:tplc="920A32F6">
      <w:start w:val="1"/>
      <w:numFmt w:val="bullet"/>
      <w:lvlText w:val=""/>
      <w:lvlJc w:val="left"/>
      <w:pPr>
        <w:ind w:left="5040" w:hanging="360"/>
      </w:pPr>
      <w:rPr>
        <w:rFonts w:ascii="Symbol" w:hAnsi="Symbol" w:hint="default"/>
      </w:rPr>
    </w:lvl>
    <w:lvl w:ilvl="7" w:tplc="849CC8B8">
      <w:start w:val="1"/>
      <w:numFmt w:val="bullet"/>
      <w:lvlText w:val="o"/>
      <w:lvlJc w:val="left"/>
      <w:pPr>
        <w:ind w:left="5760" w:hanging="360"/>
      </w:pPr>
      <w:rPr>
        <w:rFonts w:ascii="Courier New" w:hAnsi="Courier New" w:hint="default"/>
      </w:rPr>
    </w:lvl>
    <w:lvl w:ilvl="8" w:tplc="DEB8B9DC">
      <w:start w:val="1"/>
      <w:numFmt w:val="bullet"/>
      <w:lvlText w:val=""/>
      <w:lvlJc w:val="left"/>
      <w:pPr>
        <w:ind w:left="6480" w:hanging="360"/>
      </w:pPr>
      <w:rPr>
        <w:rFonts w:ascii="Wingdings" w:hAnsi="Wingdings" w:hint="default"/>
      </w:rPr>
    </w:lvl>
  </w:abstractNum>
  <w:abstractNum w:abstractNumId="11" w15:restartNumberingAfterBreak="0">
    <w:nsid w:val="0A56E7D7"/>
    <w:multiLevelType w:val="hybridMultilevel"/>
    <w:tmpl w:val="1ABE5900"/>
    <w:lvl w:ilvl="0" w:tplc="FFFFFFFF">
      <w:start w:val="1"/>
      <w:numFmt w:val="bullet"/>
      <w:lvlText w:val="-"/>
      <w:lvlJc w:val="left"/>
      <w:pPr>
        <w:ind w:left="720" w:hanging="360"/>
      </w:pPr>
      <w:rPr>
        <w:rFonts w:ascii="Symbol" w:hAnsi="Symbol" w:hint="default"/>
      </w:rPr>
    </w:lvl>
    <w:lvl w:ilvl="1" w:tplc="CF964FC6">
      <w:start w:val="1"/>
      <w:numFmt w:val="bullet"/>
      <w:lvlText w:val="o"/>
      <w:lvlJc w:val="left"/>
      <w:pPr>
        <w:ind w:left="1440" w:hanging="360"/>
      </w:pPr>
      <w:rPr>
        <w:rFonts w:ascii="Courier New" w:hAnsi="Courier New" w:hint="default"/>
      </w:rPr>
    </w:lvl>
    <w:lvl w:ilvl="2" w:tplc="D0FE5F10">
      <w:start w:val="1"/>
      <w:numFmt w:val="bullet"/>
      <w:lvlText w:val=""/>
      <w:lvlJc w:val="left"/>
      <w:pPr>
        <w:ind w:left="2160" w:hanging="360"/>
      </w:pPr>
      <w:rPr>
        <w:rFonts w:ascii="Wingdings" w:hAnsi="Wingdings" w:hint="default"/>
      </w:rPr>
    </w:lvl>
    <w:lvl w:ilvl="3" w:tplc="6D76C75E">
      <w:start w:val="1"/>
      <w:numFmt w:val="bullet"/>
      <w:lvlText w:val=""/>
      <w:lvlJc w:val="left"/>
      <w:pPr>
        <w:ind w:left="2880" w:hanging="360"/>
      </w:pPr>
      <w:rPr>
        <w:rFonts w:ascii="Symbol" w:hAnsi="Symbol" w:hint="default"/>
      </w:rPr>
    </w:lvl>
    <w:lvl w:ilvl="4" w:tplc="E82A1198">
      <w:start w:val="1"/>
      <w:numFmt w:val="bullet"/>
      <w:lvlText w:val="o"/>
      <w:lvlJc w:val="left"/>
      <w:pPr>
        <w:ind w:left="3600" w:hanging="360"/>
      </w:pPr>
      <w:rPr>
        <w:rFonts w:ascii="Courier New" w:hAnsi="Courier New" w:hint="default"/>
      </w:rPr>
    </w:lvl>
    <w:lvl w:ilvl="5" w:tplc="6BDC69F4">
      <w:start w:val="1"/>
      <w:numFmt w:val="bullet"/>
      <w:lvlText w:val=""/>
      <w:lvlJc w:val="left"/>
      <w:pPr>
        <w:ind w:left="4320" w:hanging="360"/>
      </w:pPr>
      <w:rPr>
        <w:rFonts w:ascii="Wingdings" w:hAnsi="Wingdings" w:hint="default"/>
      </w:rPr>
    </w:lvl>
    <w:lvl w:ilvl="6" w:tplc="1D6C33D6">
      <w:start w:val="1"/>
      <w:numFmt w:val="bullet"/>
      <w:lvlText w:val=""/>
      <w:lvlJc w:val="left"/>
      <w:pPr>
        <w:ind w:left="5040" w:hanging="360"/>
      </w:pPr>
      <w:rPr>
        <w:rFonts w:ascii="Symbol" w:hAnsi="Symbol" w:hint="default"/>
      </w:rPr>
    </w:lvl>
    <w:lvl w:ilvl="7" w:tplc="042C820E">
      <w:start w:val="1"/>
      <w:numFmt w:val="bullet"/>
      <w:lvlText w:val="o"/>
      <w:lvlJc w:val="left"/>
      <w:pPr>
        <w:ind w:left="5760" w:hanging="360"/>
      </w:pPr>
      <w:rPr>
        <w:rFonts w:ascii="Courier New" w:hAnsi="Courier New" w:hint="default"/>
      </w:rPr>
    </w:lvl>
    <w:lvl w:ilvl="8" w:tplc="B1D48B28">
      <w:start w:val="1"/>
      <w:numFmt w:val="bullet"/>
      <w:lvlText w:val=""/>
      <w:lvlJc w:val="left"/>
      <w:pPr>
        <w:ind w:left="6480" w:hanging="360"/>
      </w:pPr>
      <w:rPr>
        <w:rFonts w:ascii="Wingdings" w:hAnsi="Wingdings" w:hint="default"/>
      </w:rPr>
    </w:lvl>
  </w:abstractNum>
  <w:abstractNum w:abstractNumId="12" w15:restartNumberingAfterBreak="0">
    <w:nsid w:val="0A9E017B"/>
    <w:multiLevelType w:val="hybridMultilevel"/>
    <w:tmpl w:val="0D2217BE"/>
    <w:lvl w:ilvl="0" w:tplc="140C0005">
      <w:start w:val="1"/>
      <w:numFmt w:val="bullet"/>
      <w:lvlText w:val=""/>
      <w:lvlJc w:val="left"/>
      <w:pPr>
        <w:ind w:left="720" w:hanging="360"/>
      </w:pPr>
      <w:rPr>
        <w:rFonts w:ascii="Wingdings" w:hAnsi="Wingdings"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13" w15:restartNumberingAfterBreak="0">
    <w:nsid w:val="0BF72899"/>
    <w:multiLevelType w:val="hybridMultilevel"/>
    <w:tmpl w:val="605E856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0EEF1252"/>
    <w:multiLevelType w:val="hybridMultilevel"/>
    <w:tmpl w:val="F724B422"/>
    <w:lvl w:ilvl="0" w:tplc="140C0001">
      <w:start w:val="1"/>
      <w:numFmt w:val="bullet"/>
      <w:lvlText w:val=""/>
      <w:lvlJc w:val="left"/>
      <w:pPr>
        <w:ind w:left="720" w:hanging="360"/>
      </w:pPr>
      <w:rPr>
        <w:rFonts w:ascii="Symbol" w:hAnsi="Symbol"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15" w15:restartNumberingAfterBreak="0">
    <w:nsid w:val="0FAEECE3"/>
    <w:multiLevelType w:val="hybridMultilevel"/>
    <w:tmpl w:val="00FC218A"/>
    <w:lvl w:ilvl="0" w:tplc="3282098C">
      <w:start w:val="1"/>
      <w:numFmt w:val="bullet"/>
      <w:lvlText w:val="·"/>
      <w:lvlJc w:val="left"/>
      <w:pPr>
        <w:ind w:left="720" w:hanging="360"/>
      </w:pPr>
      <w:rPr>
        <w:rFonts w:ascii="Symbol" w:hAnsi="Symbol" w:hint="default"/>
      </w:rPr>
    </w:lvl>
    <w:lvl w:ilvl="1" w:tplc="998AAA12">
      <w:start w:val="1"/>
      <w:numFmt w:val="bullet"/>
      <w:lvlText w:val="o"/>
      <w:lvlJc w:val="left"/>
      <w:pPr>
        <w:ind w:left="1440" w:hanging="360"/>
      </w:pPr>
      <w:rPr>
        <w:rFonts w:ascii="Courier New" w:hAnsi="Courier New" w:hint="default"/>
      </w:rPr>
    </w:lvl>
    <w:lvl w:ilvl="2" w:tplc="1F2C52DA">
      <w:start w:val="1"/>
      <w:numFmt w:val="bullet"/>
      <w:lvlText w:val=""/>
      <w:lvlJc w:val="left"/>
      <w:pPr>
        <w:ind w:left="2160" w:hanging="360"/>
      </w:pPr>
      <w:rPr>
        <w:rFonts w:ascii="Wingdings" w:hAnsi="Wingdings" w:hint="default"/>
      </w:rPr>
    </w:lvl>
    <w:lvl w:ilvl="3" w:tplc="FCC8226A">
      <w:start w:val="1"/>
      <w:numFmt w:val="bullet"/>
      <w:lvlText w:val=""/>
      <w:lvlJc w:val="left"/>
      <w:pPr>
        <w:ind w:left="2880" w:hanging="360"/>
      </w:pPr>
      <w:rPr>
        <w:rFonts w:ascii="Symbol" w:hAnsi="Symbol" w:hint="default"/>
      </w:rPr>
    </w:lvl>
    <w:lvl w:ilvl="4" w:tplc="AE0CAD14">
      <w:start w:val="1"/>
      <w:numFmt w:val="bullet"/>
      <w:lvlText w:val="o"/>
      <w:lvlJc w:val="left"/>
      <w:pPr>
        <w:ind w:left="3600" w:hanging="360"/>
      </w:pPr>
      <w:rPr>
        <w:rFonts w:ascii="Courier New" w:hAnsi="Courier New" w:hint="default"/>
      </w:rPr>
    </w:lvl>
    <w:lvl w:ilvl="5" w:tplc="50E2757A">
      <w:start w:val="1"/>
      <w:numFmt w:val="bullet"/>
      <w:lvlText w:val=""/>
      <w:lvlJc w:val="left"/>
      <w:pPr>
        <w:ind w:left="4320" w:hanging="360"/>
      </w:pPr>
      <w:rPr>
        <w:rFonts w:ascii="Wingdings" w:hAnsi="Wingdings" w:hint="default"/>
      </w:rPr>
    </w:lvl>
    <w:lvl w:ilvl="6" w:tplc="3216D7BA">
      <w:start w:val="1"/>
      <w:numFmt w:val="bullet"/>
      <w:lvlText w:val=""/>
      <w:lvlJc w:val="left"/>
      <w:pPr>
        <w:ind w:left="5040" w:hanging="360"/>
      </w:pPr>
      <w:rPr>
        <w:rFonts w:ascii="Symbol" w:hAnsi="Symbol" w:hint="default"/>
      </w:rPr>
    </w:lvl>
    <w:lvl w:ilvl="7" w:tplc="94865FEC">
      <w:start w:val="1"/>
      <w:numFmt w:val="bullet"/>
      <w:lvlText w:val="o"/>
      <w:lvlJc w:val="left"/>
      <w:pPr>
        <w:ind w:left="5760" w:hanging="360"/>
      </w:pPr>
      <w:rPr>
        <w:rFonts w:ascii="Courier New" w:hAnsi="Courier New" w:hint="default"/>
      </w:rPr>
    </w:lvl>
    <w:lvl w:ilvl="8" w:tplc="7DC206C0">
      <w:start w:val="1"/>
      <w:numFmt w:val="bullet"/>
      <w:lvlText w:val=""/>
      <w:lvlJc w:val="left"/>
      <w:pPr>
        <w:ind w:left="6480" w:hanging="360"/>
      </w:pPr>
      <w:rPr>
        <w:rFonts w:ascii="Wingdings" w:hAnsi="Wingdings" w:hint="default"/>
      </w:rPr>
    </w:lvl>
  </w:abstractNum>
  <w:abstractNum w:abstractNumId="16" w15:restartNumberingAfterBreak="0">
    <w:nsid w:val="1177218A"/>
    <w:multiLevelType w:val="hybridMultilevel"/>
    <w:tmpl w:val="3AF07A72"/>
    <w:lvl w:ilvl="0" w:tplc="08DAF64C">
      <w:start w:val="1"/>
      <w:numFmt w:val="bullet"/>
      <w:lvlText w:val="§"/>
      <w:lvlJc w:val="left"/>
      <w:pPr>
        <w:ind w:left="720" w:hanging="360"/>
      </w:pPr>
      <w:rPr>
        <w:rFonts w:ascii="Verdana, sans-serif" w:hAnsi="Verdana, sans-serif" w:hint="default"/>
      </w:rPr>
    </w:lvl>
    <w:lvl w:ilvl="1" w:tplc="8988A744">
      <w:start w:val="1"/>
      <w:numFmt w:val="bullet"/>
      <w:lvlText w:val="o"/>
      <w:lvlJc w:val="left"/>
      <w:pPr>
        <w:ind w:left="1440" w:hanging="360"/>
      </w:pPr>
      <w:rPr>
        <w:rFonts w:ascii="Courier New" w:hAnsi="Courier New" w:hint="default"/>
      </w:rPr>
    </w:lvl>
    <w:lvl w:ilvl="2" w:tplc="49B86568">
      <w:start w:val="1"/>
      <w:numFmt w:val="bullet"/>
      <w:lvlText w:val=""/>
      <w:lvlJc w:val="left"/>
      <w:pPr>
        <w:ind w:left="2160" w:hanging="360"/>
      </w:pPr>
      <w:rPr>
        <w:rFonts w:ascii="Wingdings" w:hAnsi="Wingdings" w:hint="default"/>
      </w:rPr>
    </w:lvl>
    <w:lvl w:ilvl="3" w:tplc="B74EA54C">
      <w:start w:val="1"/>
      <w:numFmt w:val="bullet"/>
      <w:lvlText w:val=""/>
      <w:lvlJc w:val="left"/>
      <w:pPr>
        <w:ind w:left="2880" w:hanging="360"/>
      </w:pPr>
      <w:rPr>
        <w:rFonts w:ascii="Symbol" w:hAnsi="Symbol" w:hint="default"/>
      </w:rPr>
    </w:lvl>
    <w:lvl w:ilvl="4" w:tplc="FB580E92">
      <w:start w:val="1"/>
      <w:numFmt w:val="bullet"/>
      <w:lvlText w:val="o"/>
      <w:lvlJc w:val="left"/>
      <w:pPr>
        <w:ind w:left="3600" w:hanging="360"/>
      </w:pPr>
      <w:rPr>
        <w:rFonts w:ascii="Courier New" w:hAnsi="Courier New" w:hint="default"/>
      </w:rPr>
    </w:lvl>
    <w:lvl w:ilvl="5" w:tplc="4678CECE">
      <w:start w:val="1"/>
      <w:numFmt w:val="bullet"/>
      <w:lvlText w:val=""/>
      <w:lvlJc w:val="left"/>
      <w:pPr>
        <w:ind w:left="4320" w:hanging="360"/>
      </w:pPr>
      <w:rPr>
        <w:rFonts w:ascii="Wingdings" w:hAnsi="Wingdings" w:hint="default"/>
      </w:rPr>
    </w:lvl>
    <w:lvl w:ilvl="6" w:tplc="67B26EB8">
      <w:start w:val="1"/>
      <w:numFmt w:val="bullet"/>
      <w:lvlText w:val=""/>
      <w:lvlJc w:val="left"/>
      <w:pPr>
        <w:ind w:left="5040" w:hanging="360"/>
      </w:pPr>
      <w:rPr>
        <w:rFonts w:ascii="Symbol" w:hAnsi="Symbol" w:hint="default"/>
      </w:rPr>
    </w:lvl>
    <w:lvl w:ilvl="7" w:tplc="08005F04">
      <w:start w:val="1"/>
      <w:numFmt w:val="bullet"/>
      <w:lvlText w:val="o"/>
      <w:lvlJc w:val="left"/>
      <w:pPr>
        <w:ind w:left="5760" w:hanging="360"/>
      </w:pPr>
      <w:rPr>
        <w:rFonts w:ascii="Courier New" w:hAnsi="Courier New" w:hint="default"/>
      </w:rPr>
    </w:lvl>
    <w:lvl w:ilvl="8" w:tplc="82242B46">
      <w:start w:val="1"/>
      <w:numFmt w:val="bullet"/>
      <w:lvlText w:val=""/>
      <w:lvlJc w:val="left"/>
      <w:pPr>
        <w:ind w:left="6480" w:hanging="360"/>
      </w:pPr>
      <w:rPr>
        <w:rFonts w:ascii="Wingdings" w:hAnsi="Wingdings" w:hint="default"/>
      </w:rPr>
    </w:lvl>
  </w:abstractNum>
  <w:abstractNum w:abstractNumId="17" w15:restartNumberingAfterBreak="0">
    <w:nsid w:val="12614ED3"/>
    <w:multiLevelType w:val="hybridMultilevel"/>
    <w:tmpl w:val="862A7DC4"/>
    <w:lvl w:ilvl="0" w:tplc="F934E962">
      <w:start w:val="1"/>
      <w:numFmt w:val="decimal"/>
      <w:pStyle w:val="viriliteratura"/>
      <w:lvlText w:val="[%1]"/>
      <w:lvlJc w:val="left"/>
      <w:pPr>
        <w:tabs>
          <w:tab w:val="num" w:pos="360"/>
        </w:tabs>
        <w:ind w:left="36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8" w15:restartNumberingAfterBreak="0">
    <w:nsid w:val="134E428D"/>
    <w:multiLevelType w:val="hybridMultilevel"/>
    <w:tmpl w:val="B1B28B22"/>
    <w:styleLink w:val="Style2"/>
    <w:lvl w:ilvl="0" w:tplc="6E201ADC">
      <w:start w:val="1"/>
      <w:numFmt w:val="bullet"/>
      <w:lvlText w:val=""/>
      <w:lvlJc w:val="left"/>
      <w:pPr>
        <w:tabs>
          <w:tab w:val="num" w:pos="227"/>
        </w:tabs>
        <w:ind w:left="227" w:hanging="227"/>
      </w:pPr>
      <w:rPr>
        <w:rFonts w:ascii="Wingdings" w:hAnsi="Wingdings" w:hint="default"/>
        <w:color w:val="000000"/>
      </w:rPr>
    </w:lvl>
    <w:lvl w:ilvl="1" w:tplc="EAB491EA">
      <w:start w:val="1"/>
      <w:numFmt w:val="bullet"/>
      <w:lvlText w:val="o"/>
      <w:lvlJc w:val="left"/>
      <w:pPr>
        <w:tabs>
          <w:tab w:val="num" w:pos="1440"/>
        </w:tabs>
        <w:ind w:left="1440" w:hanging="360"/>
      </w:pPr>
      <w:rPr>
        <w:rFonts w:ascii="Courier New" w:hAnsi="Courier New" w:cs="Courier New" w:hint="default"/>
      </w:rPr>
    </w:lvl>
    <w:lvl w:ilvl="2" w:tplc="39804EBC">
      <w:start w:val="1"/>
      <w:numFmt w:val="bullet"/>
      <w:lvlText w:val=""/>
      <w:lvlJc w:val="left"/>
      <w:pPr>
        <w:tabs>
          <w:tab w:val="num" w:pos="2160"/>
        </w:tabs>
        <w:ind w:left="2160" w:hanging="360"/>
      </w:pPr>
      <w:rPr>
        <w:rFonts w:ascii="Wingdings" w:hAnsi="Wingdings" w:hint="default"/>
      </w:rPr>
    </w:lvl>
    <w:lvl w:ilvl="3" w:tplc="0EDECE00">
      <w:start w:val="1"/>
      <w:numFmt w:val="bullet"/>
      <w:lvlText w:val=""/>
      <w:lvlJc w:val="left"/>
      <w:pPr>
        <w:tabs>
          <w:tab w:val="num" w:pos="2880"/>
        </w:tabs>
        <w:ind w:left="2880" w:hanging="360"/>
      </w:pPr>
      <w:rPr>
        <w:rFonts w:ascii="Symbol" w:hAnsi="Symbol" w:hint="default"/>
      </w:rPr>
    </w:lvl>
    <w:lvl w:ilvl="4" w:tplc="8C1EF516">
      <w:start w:val="1"/>
      <w:numFmt w:val="bullet"/>
      <w:lvlText w:val="o"/>
      <w:lvlJc w:val="left"/>
      <w:pPr>
        <w:tabs>
          <w:tab w:val="num" w:pos="3600"/>
        </w:tabs>
        <w:ind w:left="3600" w:hanging="360"/>
      </w:pPr>
      <w:rPr>
        <w:rFonts w:ascii="Courier New" w:hAnsi="Courier New" w:cs="Courier New" w:hint="default"/>
      </w:rPr>
    </w:lvl>
    <w:lvl w:ilvl="5" w:tplc="05ACD34A">
      <w:start w:val="1"/>
      <w:numFmt w:val="bullet"/>
      <w:lvlText w:val=""/>
      <w:lvlJc w:val="left"/>
      <w:pPr>
        <w:tabs>
          <w:tab w:val="num" w:pos="4320"/>
        </w:tabs>
        <w:ind w:left="4320" w:hanging="360"/>
      </w:pPr>
      <w:rPr>
        <w:rFonts w:ascii="Wingdings" w:hAnsi="Wingdings" w:hint="default"/>
      </w:rPr>
    </w:lvl>
    <w:lvl w:ilvl="6" w:tplc="632622D8">
      <w:start w:val="1"/>
      <w:numFmt w:val="bullet"/>
      <w:lvlText w:val=""/>
      <w:lvlJc w:val="left"/>
      <w:pPr>
        <w:tabs>
          <w:tab w:val="num" w:pos="5040"/>
        </w:tabs>
        <w:ind w:left="5040" w:hanging="360"/>
      </w:pPr>
      <w:rPr>
        <w:rFonts w:ascii="Symbol" w:hAnsi="Symbol" w:hint="default"/>
      </w:rPr>
    </w:lvl>
    <w:lvl w:ilvl="7" w:tplc="0A5849E0">
      <w:start w:val="1"/>
      <w:numFmt w:val="bullet"/>
      <w:lvlText w:val="o"/>
      <w:lvlJc w:val="left"/>
      <w:pPr>
        <w:tabs>
          <w:tab w:val="num" w:pos="5760"/>
        </w:tabs>
        <w:ind w:left="5760" w:hanging="360"/>
      </w:pPr>
      <w:rPr>
        <w:rFonts w:ascii="Courier New" w:hAnsi="Courier New" w:cs="Courier New" w:hint="default"/>
      </w:rPr>
    </w:lvl>
    <w:lvl w:ilvl="8" w:tplc="7078113A">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135E35F6"/>
    <w:multiLevelType w:val="hybridMultilevel"/>
    <w:tmpl w:val="9B7C9420"/>
    <w:lvl w:ilvl="0" w:tplc="140C0005">
      <w:start w:val="1"/>
      <w:numFmt w:val="bullet"/>
      <w:lvlText w:val=""/>
      <w:lvlJc w:val="left"/>
      <w:pPr>
        <w:ind w:left="720" w:hanging="360"/>
      </w:pPr>
      <w:rPr>
        <w:rFonts w:ascii="Wingdings" w:hAnsi="Wingdings"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20" w15:restartNumberingAfterBreak="0">
    <w:nsid w:val="15675316"/>
    <w:multiLevelType w:val="hybridMultilevel"/>
    <w:tmpl w:val="77C43A3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16A53EBF"/>
    <w:multiLevelType w:val="hybridMultilevel"/>
    <w:tmpl w:val="E192462A"/>
    <w:lvl w:ilvl="0" w:tplc="06C02E74">
      <w:start w:val="1"/>
      <w:numFmt w:val="bullet"/>
      <w:lvlText w:val="-"/>
      <w:lvlJc w:val="left"/>
      <w:pPr>
        <w:ind w:left="720" w:hanging="360"/>
      </w:pPr>
      <w:rPr>
        <w:rFonts w:ascii="Symbol" w:hAnsi="Symbol" w:hint="default"/>
      </w:rPr>
    </w:lvl>
    <w:lvl w:ilvl="1" w:tplc="91B2E4DA">
      <w:start w:val="1"/>
      <w:numFmt w:val="bullet"/>
      <w:lvlText w:val="o"/>
      <w:lvlJc w:val="left"/>
      <w:pPr>
        <w:ind w:left="1440" w:hanging="360"/>
      </w:pPr>
      <w:rPr>
        <w:rFonts w:ascii="Courier New" w:hAnsi="Courier New" w:hint="default"/>
      </w:rPr>
    </w:lvl>
    <w:lvl w:ilvl="2" w:tplc="11C27CB4">
      <w:start w:val="1"/>
      <w:numFmt w:val="bullet"/>
      <w:lvlText w:val=""/>
      <w:lvlJc w:val="left"/>
      <w:pPr>
        <w:ind w:left="2160" w:hanging="360"/>
      </w:pPr>
      <w:rPr>
        <w:rFonts w:ascii="Wingdings" w:hAnsi="Wingdings" w:hint="default"/>
      </w:rPr>
    </w:lvl>
    <w:lvl w:ilvl="3" w:tplc="78BA042C">
      <w:start w:val="1"/>
      <w:numFmt w:val="bullet"/>
      <w:lvlText w:val=""/>
      <w:lvlJc w:val="left"/>
      <w:pPr>
        <w:ind w:left="2880" w:hanging="360"/>
      </w:pPr>
      <w:rPr>
        <w:rFonts w:ascii="Symbol" w:hAnsi="Symbol" w:hint="default"/>
      </w:rPr>
    </w:lvl>
    <w:lvl w:ilvl="4" w:tplc="8A3E1730">
      <w:start w:val="1"/>
      <w:numFmt w:val="bullet"/>
      <w:lvlText w:val="o"/>
      <w:lvlJc w:val="left"/>
      <w:pPr>
        <w:ind w:left="3600" w:hanging="360"/>
      </w:pPr>
      <w:rPr>
        <w:rFonts w:ascii="Courier New" w:hAnsi="Courier New" w:hint="default"/>
      </w:rPr>
    </w:lvl>
    <w:lvl w:ilvl="5" w:tplc="14DA4BBA">
      <w:start w:val="1"/>
      <w:numFmt w:val="bullet"/>
      <w:lvlText w:val=""/>
      <w:lvlJc w:val="left"/>
      <w:pPr>
        <w:ind w:left="4320" w:hanging="360"/>
      </w:pPr>
      <w:rPr>
        <w:rFonts w:ascii="Wingdings" w:hAnsi="Wingdings" w:hint="default"/>
      </w:rPr>
    </w:lvl>
    <w:lvl w:ilvl="6" w:tplc="7440463C">
      <w:start w:val="1"/>
      <w:numFmt w:val="bullet"/>
      <w:lvlText w:val=""/>
      <w:lvlJc w:val="left"/>
      <w:pPr>
        <w:ind w:left="5040" w:hanging="360"/>
      </w:pPr>
      <w:rPr>
        <w:rFonts w:ascii="Symbol" w:hAnsi="Symbol" w:hint="default"/>
      </w:rPr>
    </w:lvl>
    <w:lvl w:ilvl="7" w:tplc="D9EA9224">
      <w:start w:val="1"/>
      <w:numFmt w:val="bullet"/>
      <w:lvlText w:val="o"/>
      <w:lvlJc w:val="left"/>
      <w:pPr>
        <w:ind w:left="5760" w:hanging="360"/>
      </w:pPr>
      <w:rPr>
        <w:rFonts w:ascii="Courier New" w:hAnsi="Courier New" w:hint="default"/>
      </w:rPr>
    </w:lvl>
    <w:lvl w:ilvl="8" w:tplc="E42C2712">
      <w:start w:val="1"/>
      <w:numFmt w:val="bullet"/>
      <w:lvlText w:val=""/>
      <w:lvlJc w:val="left"/>
      <w:pPr>
        <w:ind w:left="6480" w:hanging="360"/>
      </w:pPr>
      <w:rPr>
        <w:rFonts w:ascii="Wingdings" w:hAnsi="Wingdings" w:hint="default"/>
      </w:rPr>
    </w:lvl>
  </w:abstractNum>
  <w:abstractNum w:abstractNumId="22" w15:restartNumberingAfterBreak="0">
    <w:nsid w:val="18801C73"/>
    <w:multiLevelType w:val="hybridMultilevel"/>
    <w:tmpl w:val="051A2626"/>
    <w:lvl w:ilvl="0" w:tplc="E83AA954">
      <w:start w:val="1"/>
      <w:numFmt w:val="bullet"/>
      <w:pStyle w:val="StyleStyleBulleted10ptCustomColorRGB12311170Left"/>
      <w:lvlText w:val=""/>
      <w:lvlJc w:val="left"/>
      <w:pPr>
        <w:tabs>
          <w:tab w:val="num" w:pos="1800"/>
        </w:tabs>
        <w:ind w:left="1800" w:hanging="360"/>
      </w:pPr>
      <w:rPr>
        <w:rFonts w:ascii="Wingdings" w:hAnsi="Wingdings" w:hint="default"/>
        <w:color w:val="7B6F46"/>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18A84CCF"/>
    <w:multiLevelType w:val="hybridMultilevel"/>
    <w:tmpl w:val="158A9EC6"/>
    <w:lvl w:ilvl="0" w:tplc="C0B67EEA">
      <w:start w:val="1"/>
      <w:numFmt w:val="bullet"/>
      <w:lvlText w:val="-"/>
      <w:lvlJc w:val="left"/>
      <w:pPr>
        <w:ind w:left="720" w:hanging="360"/>
      </w:pPr>
      <w:rPr>
        <w:rFonts w:ascii="Symbol" w:hAnsi="Symbol" w:hint="default"/>
      </w:rPr>
    </w:lvl>
    <w:lvl w:ilvl="1" w:tplc="365E2C6E">
      <w:start w:val="1"/>
      <w:numFmt w:val="bullet"/>
      <w:lvlText w:val="o"/>
      <w:lvlJc w:val="left"/>
      <w:pPr>
        <w:ind w:left="1440" w:hanging="360"/>
      </w:pPr>
      <w:rPr>
        <w:rFonts w:ascii="Courier New" w:hAnsi="Courier New" w:hint="default"/>
      </w:rPr>
    </w:lvl>
    <w:lvl w:ilvl="2" w:tplc="E8F6B246">
      <w:start w:val="1"/>
      <w:numFmt w:val="bullet"/>
      <w:lvlText w:val=""/>
      <w:lvlJc w:val="left"/>
      <w:pPr>
        <w:ind w:left="2160" w:hanging="360"/>
      </w:pPr>
      <w:rPr>
        <w:rFonts w:ascii="Wingdings" w:hAnsi="Wingdings" w:hint="default"/>
      </w:rPr>
    </w:lvl>
    <w:lvl w:ilvl="3" w:tplc="978EBA68">
      <w:start w:val="1"/>
      <w:numFmt w:val="bullet"/>
      <w:lvlText w:val=""/>
      <w:lvlJc w:val="left"/>
      <w:pPr>
        <w:ind w:left="2880" w:hanging="360"/>
      </w:pPr>
      <w:rPr>
        <w:rFonts w:ascii="Symbol" w:hAnsi="Symbol" w:hint="default"/>
      </w:rPr>
    </w:lvl>
    <w:lvl w:ilvl="4" w:tplc="CCEAAF1C">
      <w:start w:val="1"/>
      <w:numFmt w:val="bullet"/>
      <w:lvlText w:val="o"/>
      <w:lvlJc w:val="left"/>
      <w:pPr>
        <w:ind w:left="3600" w:hanging="360"/>
      </w:pPr>
      <w:rPr>
        <w:rFonts w:ascii="Courier New" w:hAnsi="Courier New" w:hint="default"/>
      </w:rPr>
    </w:lvl>
    <w:lvl w:ilvl="5" w:tplc="393C3E2C">
      <w:start w:val="1"/>
      <w:numFmt w:val="bullet"/>
      <w:lvlText w:val=""/>
      <w:lvlJc w:val="left"/>
      <w:pPr>
        <w:ind w:left="4320" w:hanging="360"/>
      </w:pPr>
      <w:rPr>
        <w:rFonts w:ascii="Wingdings" w:hAnsi="Wingdings" w:hint="default"/>
      </w:rPr>
    </w:lvl>
    <w:lvl w:ilvl="6" w:tplc="6D12C982">
      <w:start w:val="1"/>
      <w:numFmt w:val="bullet"/>
      <w:lvlText w:val=""/>
      <w:lvlJc w:val="left"/>
      <w:pPr>
        <w:ind w:left="5040" w:hanging="360"/>
      </w:pPr>
      <w:rPr>
        <w:rFonts w:ascii="Symbol" w:hAnsi="Symbol" w:hint="default"/>
      </w:rPr>
    </w:lvl>
    <w:lvl w:ilvl="7" w:tplc="2A683012">
      <w:start w:val="1"/>
      <w:numFmt w:val="bullet"/>
      <w:lvlText w:val="o"/>
      <w:lvlJc w:val="left"/>
      <w:pPr>
        <w:ind w:left="5760" w:hanging="360"/>
      </w:pPr>
      <w:rPr>
        <w:rFonts w:ascii="Courier New" w:hAnsi="Courier New" w:hint="default"/>
      </w:rPr>
    </w:lvl>
    <w:lvl w:ilvl="8" w:tplc="A5C2B04A">
      <w:start w:val="1"/>
      <w:numFmt w:val="bullet"/>
      <w:lvlText w:val=""/>
      <w:lvlJc w:val="left"/>
      <w:pPr>
        <w:ind w:left="6480" w:hanging="360"/>
      </w:pPr>
      <w:rPr>
        <w:rFonts w:ascii="Wingdings" w:hAnsi="Wingdings" w:hint="default"/>
      </w:rPr>
    </w:lvl>
  </w:abstractNum>
  <w:abstractNum w:abstractNumId="24" w15:restartNumberingAfterBreak="0">
    <w:nsid w:val="1AA1578D"/>
    <w:multiLevelType w:val="hybridMultilevel"/>
    <w:tmpl w:val="0540AE4A"/>
    <w:lvl w:ilvl="0" w:tplc="140C0005">
      <w:start w:val="1"/>
      <w:numFmt w:val="bullet"/>
      <w:lvlText w:val=""/>
      <w:lvlJc w:val="left"/>
      <w:pPr>
        <w:ind w:left="720" w:hanging="360"/>
      </w:pPr>
      <w:rPr>
        <w:rFonts w:ascii="Wingdings" w:hAnsi="Wingdings"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25" w15:restartNumberingAfterBreak="0">
    <w:nsid w:val="1BF4060B"/>
    <w:multiLevelType w:val="hybridMultilevel"/>
    <w:tmpl w:val="37F898B0"/>
    <w:lvl w:ilvl="0" w:tplc="0410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1DF44BCF"/>
    <w:multiLevelType w:val="hybridMultilevel"/>
    <w:tmpl w:val="D38061CA"/>
    <w:styleLink w:val="BulletedListFirstLevel"/>
    <w:lvl w:ilvl="0" w:tplc="ABA0C388">
      <w:start w:val="1"/>
      <w:numFmt w:val="bullet"/>
      <w:lvlText w:val=""/>
      <w:lvlJc w:val="left"/>
      <w:pPr>
        <w:tabs>
          <w:tab w:val="num" w:pos="-2940"/>
        </w:tabs>
        <w:ind w:left="-2940" w:hanging="356"/>
      </w:pPr>
      <w:rPr>
        <w:rFonts w:ascii="Webdings" w:hAnsi="Webdings"/>
        <w:color w:val="FF9900"/>
        <w:spacing w:val="20"/>
        <w:sz w:val="22"/>
      </w:rPr>
    </w:lvl>
    <w:lvl w:ilvl="1" w:tplc="F44224A0">
      <w:start w:val="1"/>
      <w:numFmt w:val="bullet"/>
      <w:lvlText w:val=""/>
      <w:lvlJc w:val="left"/>
      <w:pPr>
        <w:tabs>
          <w:tab w:val="num" w:pos="-1856"/>
        </w:tabs>
        <w:ind w:left="-1856" w:hanging="360"/>
      </w:pPr>
      <w:rPr>
        <w:rFonts w:ascii="Symbol" w:hAnsi="Symbol" w:hint="default"/>
        <w:color w:val="F4AD2C"/>
        <w:sz w:val="22"/>
      </w:rPr>
    </w:lvl>
    <w:lvl w:ilvl="2" w:tplc="922E63B2">
      <w:start w:val="1"/>
      <w:numFmt w:val="bullet"/>
      <w:lvlText w:val=""/>
      <w:lvlJc w:val="left"/>
      <w:pPr>
        <w:tabs>
          <w:tab w:val="num" w:pos="-1136"/>
        </w:tabs>
        <w:ind w:left="-1136" w:hanging="360"/>
      </w:pPr>
      <w:rPr>
        <w:rFonts w:ascii="Wingdings" w:hAnsi="Wingdings" w:hint="default"/>
      </w:rPr>
    </w:lvl>
    <w:lvl w:ilvl="3" w:tplc="10C4AF46">
      <w:start w:val="1"/>
      <w:numFmt w:val="bullet"/>
      <w:lvlText w:val=""/>
      <w:lvlJc w:val="left"/>
      <w:pPr>
        <w:tabs>
          <w:tab w:val="num" w:pos="-416"/>
        </w:tabs>
        <w:ind w:left="-416" w:hanging="360"/>
      </w:pPr>
      <w:rPr>
        <w:rFonts w:ascii="Symbol" w:hAnsi="Symbol" w:hint="default"/>
      </w:rPr>
    </w:lvl>
    <w:lvl w:ilvl="4" w:tplc="A1F6C6BC">
      <w:start w:val="1"/>
      <w:numFmt w:val="bullet"/>
      <w:lvlText w:val="o"/>
      <w:lvlJc w:val="left"/>
      <w:pPr>
        <w:tabs>
          <w:tab w:val="num" w:pos="304"/>
        </w:tabs>
        <w:ind w:left="304" w:hanging="360"/>
      </w:pPr>
      <w:rPr>
        <w:rFonts w:ascii="Courier New" w:hAnsi="Courier New" w:hint="default"/>
      </w:rPr>
    </w:lvl>
    <w:lvl w:ilvl="5" w:tplc="A2648976">
      <w:start w:val="1"/>
      <w:numFmt w:val="bullet"/>
      <w:lvlText w:val=""/>
      <w:lvlJc w:val="left"/>
      <w:pPr>
        <w:tabs>
          <w:tab w:val="num" w:pos="1024"/>
        </w:tabs>
        <w:ind w:left="1024" w:hanging="360"/>
      </w:pPr>
      <w:rPr>
        <w:rFonts w:ascii="Wingdings" w:hAnsi="Wingdings" w:hint="default"/>
      </w:rPr>
    </w:lvl>
    <w:lvl w:ilvl="6" w:tplc="0848EB1A">
      <w:start w:val="1"/>
      <w:numFmt w:val="bullet"/>
      <w:lvlText w:val=""/>
      <w:lvlJc w:val="left"/>
      <w:pPr>
        <w:tabs>
          <w:tab w:val="num" w:pos="1744"/>
        </w:tabs>
        <w:ind w:left="1744" w:hanging="360"/>
      </w:pPr>
      <w:rPr>
        <w:rFonts w:ascii="Symbol" w:hAnsi="Symbol" w:hint="default"/>
      </w:rPr>
    </w:lvl>
    <w:lvl w:ilvl="7" w:tplc="0732572A">
      <w:start w:val="1"/>
      <w:numFmt w:val="bullet"/>
      <w:lvlText w:val="o"/>
      <w:lvlJc w:val="left"/>
      <w:pPr>
        <w:tabs>
          <w:tab w:val="num" w:pos="2464"/>
        </w:tabs>
        <w:ind w:left="2464" w:hanging="360"/>
      </w:pPr>
      <w:rPr>
        <w:rFonts w:ascii="Courier New" w:hAnsi="Courier New" w:hint="default"/>
      </w:rPr>
    </w:lvl>
    <w:lvl w:ilvl="8" w:tplc="7ADAA00A">
      <w:start w:val="1"/>
      <w:numFmt w:val="bullet"/>
      <w:lvlText w:val=""/>
      <w:lvlJc w:val="left"/>
      <w:pPr>
        <w:tabs>
          <w:tab w:val="num" w:pos="3184"/>
        </w:tabs>
        <w:ind w:left="3184" w:hanging="360"/>
      </w:pPr>
      <w:rPr>
        <w:rFonts w:ascii="Wingdings" w:hAnsi="Wingdings" w:hint="default"/>
      </w:rPr>
    </w:lvl>
  </w:abstractNum>
  <w:abstractNum w:abstractNumId="27" w15:restartNumberingAfterBreak="0">
    <w:nsid w:val="20504E1B"/>
    <w:multiLevelType w:val="hybridMultilevel"/>
    <w:tmpl w:val="7F88F458"/>
    <w:lvl w:ilvl="0" w:tplc="0410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21451CCD"/>
    <w:multiLevelType w:val="hybridMultilevel"/>
    <w:tmpl w:val="EFF05944"/>
    <w:lvl w:ilvl="0" w:tplc="04100001">
      <w:start w:val="1"/>
      <w:numFmt w:val="bullet"/>
      <w:lvlText w:val=""/>
      <w:lvlJc w:val="left"/>
      <w:pPr>
        <w:ind w:left="717" w:hanging="360"/>
      </w:pPr>
      <w:rPr>
        <w:rFonts w:ascii="Symbol" w:hAnsi="Symbol" w:hint="default"/>
        <w:sz w:val="19"/>
        <w:szCs w:val="19"/>
      </w:rPr>
    </w:lvl>
    <w:lvl w:ilvl="1" w:tplc="08090003">
      <w:start w:val="1"/>
      <w:numFmt w:val="bullet"/>
      <w:lvlText w:val="o"/>
      <w:lvlJc w:val="left"/>
      <w:pPr>
        <w:ind w:left="1477" w:hanging="360"/>
      </w:pPr>
      <w:rPr>
        <w:rFonts w:ascii="Courier New" w:hAnsi="Courier New" w:cs="Courier New" w:hint="default"/>
      </w:rPr>
    </w:lvl>
    <w:lvl w:ilvl="2" w:tplc="08090005" w:tentative="1">
      <w:start w:val="1"/>
      <w:numFmt w:val="bullet"/>
      <w:lvlText w:val=""/>
      <w:lvlJc w:val="left"/>
      <w:pPr>
        <w:ind w:left="2197" w:hanging="360"/>
      </w:pPr>
      <w:rPr>
        <w:rFonts w:ascii="Wingdings" w:hAnsi="Wingdings" w:hint="default"/>
      </w:rPr>
    </w:lvl>
    <w:lvl w:ilvl="3" w:tplc="08090001" w:tentative="1">
      <w:start w:val="1"/>
      <w:numFmt w:val="bullet"/>
      <w:lvlText w:val=""/>
      <w:lvlJc w:val="left"/>
      <w:pPr>
        <w:ind w:left="2917" w:hanging="360"/>
      </w:pPr>
      <w:rPr>
        <w:rFonts w:ascii="Symbol" w:hAnsi="Symbol" w:hint="default"/>
      </w:rPr>
    </w:lvl>
    <w:lvl w:ilvl="4" w:tplc="08090003" w:tentative="1">
      <w:start w:val="1"/>
      <w:numFmt w:val="bullet"/>
      <w:lvlText w:val="o"/>
      <w:lvlJc w:val="left"/>
      <w:pPr>
        <w:ind w:left="3637" w:hanging="360"/>
      </w:pPr>
      <w:rPr>
        <w:rFonts w:ascii="Courier New" w:hAnsi="Courier New" w:cs="Courier New" w:hint="default"/>
      </w:rPr>
    </w:lvl>
    <w:lvl w:ilvl="5" w:tplc="08090005" w:tentative="1">
      <w:start w:val="1"/>
      <w:numFmt w:val="bullet"/>
      <w:lvlText w:val=""/>
      <w:lvlJc w:val="left"/>
      <w:pPr>
        <w:ind w:left="4357" w:hanging="360"/>
      </w:pPr>
      <w:rPr>
        <w:rFonts w:ascii="Wingdings" w:hAnsi="Wingdings" w:hint="default"/>
      </w:rPr>
    </w:lvl>
    <w:lvl w:ilvl="6" w:tplc="08090001" w:tentative="1">
      <w:start w:val="1"/>
      <w:numFmt w:val="bullet"/>
      <w:lvlText w:val=""/>
      <w:lvlJc w:val="left"/>
      <w:pPr>
        <w:ind w:left="5077" w:hanging="360"/>
      </w:pPr>
      <w:rPr>
        <w:rFonts w:ascii="Symbol" w:hAnsi="Symbol" w:hint="default"/>
      </w:rPr>
    </w:lvl>
    <w:lvl w:ilvl="7" w:tplc="08090003" w:tentative="1">
      <w:start w:val="1"/>
      <w:numFmt w:val="bullet"/>
      <w:lvlText w:val="o"/>
      <w:lvlJc w:val="left"/>
      <w:pPr>
        <w:ind w:left="5797" w:hanging="360"/>
      </w:pPr>
      <w:rPr>
        <w:rFonts w:ascii="Courier New" w:hAnsi="Courier New" w:cs="Courier New" w:hint="default"/>
      </w:rPr>
    </w:lvl>
    <w:lvl w:ilvl="8" w:tplc="08090005" w:tentative="1">
      <w:start w:val="1"/>
      <w:numFmt w:val="bullet"/>
      <w:lvlText w:val=""/>
      <w:lvlJc w:val="left"/>
      <w:pPr>
        <w:ind w:left="6517" w:hanging="360"/>
      </w:pPr>
      <w:rPr>
        <w:rFonts w:ascii="Wingdings" w:hAnsi="Wingdings" w:hint="default"/>
      </w:rPr>
    </w:lvl>
  </w:abstractNum>
  <w:abstractNum w:abstractNumId="29" w15:restartNumberingAfterBreak="0">
    <w:nsid w:val="220A4770"/>
    <w:multiLevelType w:val="hybridMultilevel"/>
    <w:tmpl w:val="16DC60BC"/>
    <w:lvl w:ilvl="0" w:tplc="6848F5EA">
      <w:start w:val="1"/>
      <w:numFmt w:val="bullet"/>
      <w:lvlText w:val="§"/>
      <w:lvlJc w:val="left"/>
      <w:pPr>
        <w:ind w:left="720" w:hanging="360"/>
      </w:pPr>
      <w:rPr>
        <w:rFonts w:ascii="Verdana, sans-serif" w:hAnsi="Verdana, sans-serif" w:hint="default"/>
      </w:rPr>
    </w:lvl>
    <w:lvl w:ilvl="1" w:tplc="B9FC8B6E">
      <w:start w:val="1"/>
      <w:numFmt w:val="bullet"/>
      <w:lvlText w:val="o"/>
      <w:lvlJc w:val="left"/>
      <w:pPr>
        <w:ind w:left="1440" w:hanging="360"/>
      </w:pPr>
      <w:rPr>
        <w:rFonts w:ascii="Courier New" w:hAnsi="Courier New" w:hint="default"/>
      </w:rPr>
    </w:lvl>
    <w:lvl w:ilvl="2" w:tplc="9DDC702C">
      <w:start w:val="1"/>
      <w:numFmt w:val="bullet"/>
      <w:lvlText w:val=""/>
      <w:lvlJc w:val="left"/>
      <w:pPr>
        <w:ind w:left="2160" w:hanging="360"/>
      </w:pPr>
      <w:rPr>
        <w:rFonts w:ascii="Wingdings" w:hAnsi="Wingdings" w:hint="default"/>
      </w:rPr>
    </w:lvl>
    <w:lvl w:ilvl="3" w:tplc="DD521A92">
      <w:start w:val="1"/>
      <w:numFmt w:val="bullet"/>
      <w:lvlText w:val=""/>
      <w:lvlJc w:val="left"/>
      <w:pPr>
        <w:ind w:left="2880" w:hanging="360"/>
      </w:pPr>
      <w:rPr>
        <w:rFonts w:ascii="Symbol" w:hAnsi="Symbol" w:hint="default"/>
      </w:rPr>
    </w:lvl>
    <w:lvl w:ilvl="4" w:tplc="C40450DA">
      <w:start w:val="1"/>
      <w:numFmt w:val="bullet"/>
      <w:lvlText w:val="o"/>
      <w:lvlJc w:val="left"/>
      <w:pPr>
        <w:ind w:left="3600" w:hanging="360"/>
      </w:pPr>
      <w:rPr>
        <w:rFonts w:ascii="Courier New" w:hAnsi="Courier New" w:hint="default"/>
      </w:rPr>
    </w:lvl>
    <w:lvl w:ilvl="5" w:tplc="52FAA090">
      <w:start w:val="1"/>
      <w:numFmt w:val="bullet"/>
      <w:lvlText w:val=""/>
      <w:lvlJc w:val="left"/>
      <w:pPr>
        <w:ind w:left="4320" w:hanging="360"/>
      </w:pPr>
      <w:rPr>
        <w:rFonts w:ascii="Wingdings" w:hAnsi="Wingdings" w:hint="default"/>
      </w:rPr>
    </w:lvl>
    <w:lvl w:ilvl="6" w:tplc="284C4B30">
      <w:start w:val="1"/>
      <w:numFmt w:val="bullet"/>
      <w:lvlText w:val=""/>
      <w:lvlJc w:val="left"/>
      <w:pPr>
        <w:ind w:left="5040" w:hanging="360"/>
      </w:pPr>
      <w:rPr>
        <w:rFonts w:ascii="Symbol" w:hAnsi="Symbol" w:hint="default"/>
      </w:rPr>
    </w:lvl>
    <w:lvl w:ilvl="7" w:tplc="F8B000F2">
      <w:start w:val="1"/>
      <w:numFmt w:val="bullet"/>
      <w:lvlText w:val="o"/>
      <w:lvlJc w:val="left"/>
      <w:pPr>
        <w:ind w:left="5760" w:hanging="360"/>
      </w:pPr>
      <w:rPr>
        <w:rFonts w:ascii="Courier New" w:hAnsi="Courier New" w:hint="default"/>
      </w:rPr>
    </w:lvl>
    <w:lvl w:ilvl="8" w:tplc="AC6A0EB8">
      <w:start w:val="1"/>
      <w:numFmt w:val="bullet"/>
      <w:lvlText w:val=""/>
      <w:lvlJc w:val="left"/>
      <w:pPr>
        <w:ind w:left="6480" w:hanging="360"/>
      </w:pPr>
      <w:rPr>
        <w:rFonts w:ascii="Wingdings" w:hAnsi="Wingdings" w:hint="default"/>
      </w:rPr>
    </w:lvl>
  </w:abstractNum>
  <w:abstractNum w:abstractNumId="30" w15:restartNumberingAfterBreak="0">
    <w:nsid w:val="26170726"/>
    <w:multiLevelType w:val="hybridMultilevel"/>
    <w:tmpl w:val="27CE86C8"/>
    <w:lvl w:ilvl="0" w:tplc="8E7216AC">
      <w:start w:val="1"/>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2A5A5405"/>
    <w:multiLevelType w:val="hybridMultilevel"/>
    <w:tmpl w:val="AE8CE470"/>
    <w:lvl w:ilvl="0" w:tplc="2CB6BBAA">
      <w:start w:val="1"/>
      <w:numFmt w:val="bullet"/>
      <w:lvlText w:val="·"/>
      <w:lvlJc w:val="left"/>
      <w:pPr>
        <w:ind w:left="720" w:hanging="360"/>
      </w:pPr>
      <w:rPr>
        <w:rFonts w:ascii="Symbol" w:hAnsi="Symbol" w:hint="default"/>
      </w:rPr>
    </w:lvl>
    <w:lvl w:ilvl="1" w:tplc="ECBA38BE">
      <w:start w:val="1"/>
      <w:numFmt w:val="bullet"/>
      <w:lvlText w:val="o"/>
      <w:lvlJc w:val="left"/>
      <w:pPr>
        <w:ind w:left="1440" w:hanging="360"/>
      </w:pPr>
      <w:rPr>
        <w:rFonts w:ascii="Courier New" w:hAnsi="Courier New" w:hint="default"/>
      </w:rPr>
    </w:lvl>
    <w:lvl w:ilvl="2" w:tplc="4E00C2C2">
      <w:start w:val="1"/>
      <w:numFmt w:val="bullet"/>
      <w:lvlText w:val=""/>
      <w:lvlJc w:val="left"/>
      <w:pPr>
        <w:ind w:left="2160" w:hanging="360"/>
      </w:pPr>
      <w:rPr>
        <w:rFonts w:ascii="Wingdings" w:hAnsi="Wingdings" w:hint="default"/>
      </w:rPr>
    </w:lvl>
    <w:lvl w:ilvl="3" w:tplc="2E4469AE">
      <w:start w:val="1"/>
      <w:numFmt w:val="bullet"/>
      <w:lvlText w:val=""/>
      <w:lvlJc w:val="left"/>
      <w:pPr>
        <w:ind w:left="2880" w:hanging="360"/>
      </w:pPr>
      <w:rPr>
        <w:rFonts w:ascii="Symbol" w:hAnsi="Symbol" w:hint="default"/>
      </w:rPr>
    </w:lvl>
    <w:lvl w:ilvl="4" w:tplc="A8ECF22C">
      <w:start w:val="1"/>
      <w:numFmt w:val="bullet"/>
      <w:lvlText w:val="o"/>
      <w:lvlJc w:val="left"/>
      <w:pPr>
        <w:ind w:left="3600" w:hanging="360"/>
      </w:pPr>
      <w:rPr>
        <w:rFonts w:ascii="Courier New" w:hAnsi="Courier New" w:hint="default"/>
      </w:rPr>
    </w:lvl>
    <w:lvl w:ilvl="5" w:tplc="0518B564">
      <w:start w:val="1"/>
      <w:numFmt w:val="bullet"/>
      <w:lvlText w:val=""/>
      <w:lvlJc w:val="left"/>
      <w:pPr>
        <w:ind w:left="4320" w:hanging="360"/>
      </w:pPr>
      <w:rPr>
        <w:rFonts w:ascii="Wingdings" w:hAnsi="Wingdings" w:hint="default"/>
      </w:rPr>
    </w:lvl>
    <w:lvl w:ilvl="6" w:tplc="65E43D44">
      <w:start w:val="1"/>
      <w:numFmt w:val="bullet"/>
      <w:lvlText w:val=""/>
      <w:lvlJc w:val="left"/>
      <w:pPr>
        <w:ind w:left="5040" w:hanging="360"/>
      </w:pPr>
      <w:rPr>
        <w:rFonts w:ascii="Symbol" w:hAnsi="Symbol" w:hint="default"/>
      </w:rPr>
    </w:lvl>
    <w:lvl w:ilvl="7" w:tplc="CCD23EF0">
      <w:start w:val="1"/>
      <w:numFmt w:val="bullet"/>
      <w:lvlText w:val="o"/>
      <w:lvlJc w:val="left"/>
      <w:pPr>
        <w:ind w:left="5760" w:hanging="360"/>
      </w:pPr>
      <w:rPr>
        <w:rFonts w:ascii="Courier New" w:hAnsi="Courier New" w:hint="default"/>
      </w:rPr>
    </w:lvl>
    <w:lvl w:ilvl="8" w:tplc="D728C538">
      <w:start w:val="1"/>
      <w:numFmt w:val="bullet"/>
      <w:lvlText w:val=""/>
      <w:lvlJc w:val="left"/>
      <w:pPr>
        <w:ind w:left="6480" w:hanging="360"/>
      </w:pPr>
      <w:rPr>
        <w:rFonts w:ascii="Wingdings" w:hAnsi="Wingdings" w:hint="default"/>
      </w:rPr>
    </w:lvl>
  </w:abstractNum>
  <w:abstractNum w:abstractNumId="32" w15:restartNumberingAfterBreak="0">
    <w:nsid w:val="2ACD2682"/>
    <w:multiLevelType w:val="hybridMultilevel"/>
    <w:tmpl w:val="E2AC650A"/>
    <w:lvl w:ilvl="0" w:tplc="140C0005">
      <w:start w:val="1"/>
      <w:numFmt w:val="bullet"/>
      <w:lvlText w:val=""/>
      <w:lvlJc w:val="left"/>
      <w:pPr>
        <w:ind w:left="720" w:hanging="360"/>
      </w:pPr>
      <w:rPr>
        <w:rFonts w:ascii="Wingdings" w:hAnsi="Wingdings"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33" w15:restartNumberingAfterBreak="0">
    <w:nsid w:val="2FF201C5"/>
    <w:multiLevelType w:val="hybridMultilevel"/>
    <w:tmpl w:val="19F2A5A2"/>
    <w:lvl w:ilvl="0" w:tplc="140C0005">
      <w:start w:val="1"/>
      <w:numFmt w:val="bullet"/>
      <w:lvlText w:val=""/>
      <w:lvlJc w:val="left"/>
      <w:pPr>
        <w:ind w:left="720" w:hanging="360"/>
      </w:pPr>
      <w:rPr>
        <w:rFonts w:ascii="Wingdings" w:hAnsi="Wingdings"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34" w15:restartNumberingAfterBreak="0">
    <w:nsid w:val="30752419"/>
    <w:multiLevelType w:val="hybridMultilevel"/>
    <w:tmpl w:val="FBDAA4E6"/>
    <w:lvl w:ilvl="0" w:tplc="FFFFFFFF">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5" w15:restartNumberingAfterBreak="0">
    <w:nsid w:val="327F0105"/>
    <w:multiLevelType w:val="hybridMultilevel"/>
    <w:tmpl w:val="9B626B68"/>
    <w:lvl w:ilvl="0" w:tplc="15304FAC">
      <w:start w:val="1"/>
      <w:numFmt w:val="bullet"/>
      <w:lvlText w:val="§"/>
      <w:lvlJc w:val="left"/>
      <w:pPr>
        <w:ind w:left="720" w:hanging="360"/>
      </w:pPr>
      <w:rPr>
        <w:rFonts w:ascii="Verdana, sans-serif" w:hAnsi="Verdana, sans-serif" w:hint="default"/>
      </w:rPr>
    </w:lvl>
    <w:lvl w:ilvl="1" w:tplc="E104E7BA">
      <w:start w:val="1"/>
      <w:numFmt w:val="bullet"/>
      <w:lvlText w:val="o"/>
      <w:lvlJc w:val="left"/>
      <w:pPr>
        <w:ind w:left="1440" w:hanging="360"/>
      </w:pPr>
      <w:rPr>
        <w:rFonts w:ascii="Courier New" w:hAnsi="Courier New" w:hint="default"/>
      </w:rPr>
    </w:lvl>
    <w:lvl w:ilvl="2" w:tplc="5BECE1C4">
      <w:start w:val="1"/>
      <w:numFmt w:val="bullet"/>
      <w:lvlText w:val=""/>
      <w:lvlJc w:val="left"/>
      <w:pPr>
        <w:ind w:left="2160" w:hanging="360"/>
      </w:pPr>
      <w:rPr>
        <w:rFonts w:ascii="Wingdings" w:hAnsi="Wingdings" w:hint="default"/>
      </w:rPr>
    </w:lvl>
    <w:lvl w:ilvl="3" w:tplc="A48E5474">
      <w:start w:val="1"/>
      <w:numFmt w:val="bullet"/>
      <w:lvlText w:val=""/>
      <w:lvlJc w:val="left"/>
      <w:pPr>
        <w:ind w:left="2880" w:hanging="360"/>
      </w:pPr>
      <w:rPr>
        <w:rFonts w:ascii="Symbol" w:hAnsi="Symbol" w:hint="default"/>
      </w:rPr>
    </w:lvl>
    <w:lvl w:ilvl="4" w:tplc="3F5C2CB2">
      <w:start w:val="1"/>
      <w:numFmt w:val="bullet"/>
      <w:lvlText w:val="o"/>
      <w:lvlJc w:val="left"/>
      <w:pPr>
        <w:ind w:left="3600" w:hanging="360"/>
      </w:pPr>
      <w:rPr>
        <w:rFonts w:ascii="Courier New" w:hAnsi="Courier New" w:hint="default"/>
      </w:rPr>
    </w:lvl>
    <w:lvl w:ilvl="5" w:tplc="1606688C">
      <w:start w:val="1"/>
      <w:numFmt w:val="bullet"/>
      <w:lvlText w:val=""/>
      <w:lvlJc w:val="left"/>
      <w:pPr>
        <w:ind w:left="4320" w:hanging="360"/>
      </w:pPr>
      <w:rPr>
        <w:rFonts w:ascii="Wingdings" w:hAnsi="Wingdings" w:hint="default"/>
      </w:rPr>
    </w:lvl>
    <w:lvl w:ilvl="6" w:tplc="3372E7B2">
      <w:start w:val="1"/>
      <w:numFmt w:val="bullet"/>
      <w:lvlText w:val=""/>
      <w:lvlJc w:val="left"/>
      <w:pPr>
        <w:ind w:left="5040" w:hanging="360"/>
      </w:pPr>
      <w:rPr>
        <w:rFonts w:ascii="Symbol" w:hAnsi="Symbol" w:hint="default"/>
      </w:rPr>
    </w:lvl>
    <w:lvl w:ilvl="7" w:tplc="1772CF54">
      <w:start w:val="1"/>
      <w:numFmt w:val="bullet"/>
      <w:lvlText w:val="o"/>
      <w:lvlJc w:val="left"/>
      <w:pPr>
        <w:ind w:left="5760" w:hanging="360"/>
      </w:pPr>
      <w:rPr>
        <w:rFonts w:ascii="Courier New" w:hAnsi="Courier New" w:hint="default"/>
      </w:rPr>
    </w:lvl>
    <w:lvl w:ilvl="8" w:tplc="5C488D26">
      <w:start w:val="1"/>
      <w:numFmt w:val="bullet"/>
      <w:lvlText w:val=""/>
      <w:lvlJc w:val="left"/>
      <w:pPr>
        <w:ind w:left="6480" w:hanging="360"/>
      </w:pPr>
      <w:rPr>
        <w:rFonts w:ascii="Wingdings" w:hAnsi="Wingdings" w:hint="default"/>
      </w:rPr>
    </w:lvl>
  </w:abstractNum>
  <w:abstractNum w:abstractNumId="36" w15:restartNumberingAfterBreak="0">
    <w:nsid w:val="35D5216E"/>
    <w:multiLevelType w:val="hybridMultilevel"/>
    <w:tmpl w:val="825CABB8"/>
    <w:lvl w:ilvl="0" w:tplc="63E85716">
      <w:start w:val="1"/>
      <w:numFmt w:val="bullet"/>
      <w:lvlText w:val="§"/>
      <w:lvlJc w:val="left"/>
      <w:pPr>
        <w:ind w:left="720" w:hanging="360"/>
      </w:pPr>
      <w:rPr>
        <w:rFonts w:ascii="Verdana, sans-serif" w:hAnsi="Verdana, sans-serif" w:hint="default"/>
      </w:rPr>
    </w:lvl>
    <w:lvl w:ilvl="1" w:tplc="402C5654">
      <w:start w:val="1"/>
      <w:numFmt w:val="bullet"/>
      <w:lvlText w:val="o"/>
      <w:lvlJc w:val="left"/>
      <w:pPr>
        <w:ind w:left="1440" w:hanging="360"/>
      </w:pPr>
      <w:rPr>
        <w:rFonts w:ascii="Courier New" w:hAnsi="Courier New" w:hint="default"/>
      </w:rPr>
    </w:lvl>
    <w:lvl w:ilvl="2" w:tplc="326A5AB0">
      <w:start w:val="1"/>
      <w:numFmt w:val="bullet"/>
      <w:lvlText w:val=""/>
      <w:lvlJc w:val="left"/>
      <w:pPr>
        <w:ind w:left="2160" w:hanging="360"/>
      </w:pPr>
      <w:rPr>
        <w:rFonts w:ascii="Wingdings" w:hAnsi="Wingdings" w:hint="default"/>
      </w:rPr>
    </w:lvl>
    <w:lvl w:ilvl="3" w:tplc="8952A4EA">
      <w:start w:val="1"/>
      <w:numFmt w:val="bullet"/>
      <w:lvlText w:val=""/>
      <w:lvlJc w:val="left"/>
      <w:pPr>
        <w:ind w:left="2880" w:hanging="360"/>
      </w:pPr>
      <w:rPr>
        <w:rFonts w:ascii="Symbol" w:hAnsi="Symbol" w:hint="default"/>
      </w:rPr>
    </w:lvl>
    <w:lvl w:ilvl="4" w:tplc="1766FA9C">
      <w:start w:val="1"/>
      <w:numFmt w:val="bullet"/>
      <w:lvlText w:val="o"/>
      <w:lvlJc w:val="left"/>
      <w:pPr>
        <w:ind w:left="3600" w:hanging="360"/>
      </w:pPr>
      <w:rPr>
        <w:rFonts w:ascii="Courier New" w:hAnsi="Courier New" w:hint="default"/>
      </w:rPr>
    </w:lvl>
    <w:lvl w:ilvl="5" w:tplc="F8C0975E">
      <w:start w:val="1"/>
      <w:numFmt w:val="bullet"/>
      <w:lvlText w:val=""/>
      <w:lvlJc w:val="left"/>
      <w:pPr>
        <w:ind w:left="4320" w:hanging="360"/>
      </w:pPr>
      <w:rPr>
        <w:rFonts w:ascii="Wingdings" w:hAnsi="Wingdings" w:hint="default"/>
      </w:rPr>
    </w:lvl>
    <w:lvl w:ilvl="6" w:tplc="9D265514">
      <w:start w:val="1"/>
      <w:numFmt w:val="bullet"/>
      <w:lvlText w:val=""/>
      <w:lvlJc w:val="left"/>
      <w:pPr>
        <w:ind w:left="5040" w:hanging="360"/>
      </w:pPr>
      <w:rPr>
        <w:rFonts w:ascii="Symbol" w:hAnsi="Symbol" w:hint="default"/>
      </w:rPr>
    </w:lvl>
    <w:lvl w:ilvl="7" w:tplc="457AC65A">
      <w:start w:val="1"/>
      <w:numFmt w:val="bullet"/>
      <w:lvlText w:val="o"/>
      <w:lvlJc w:val="left"/>
      <w:pPr>
        <w:ind w:left="5760" w:hanging="360"/>
      </w:pPr>
      <w:rPr>
        <w:rFonts w:ascii="Courier New" w:hAnsi="Courier New" w:hint="default"/>
      </w:rPr>
    </w:lvl>
    <w:lvl w:ilvl="8" w:tplc="1D7C9DC8">
      <w:start w:val="1"/>
      <w:numFmt w:val="bullet"/>
      <w:lvlText w:val=""/>
      <w:lvlJc w:val="left"/>
      <w:pPr>
        <w:ind w:left="6480" w:hanging="360"/>
      </w:pPr>
      <w:rPr>
        <w:rFonts w:ascii="Wingdings" w:hAnsi="Wingdings" w:hint="default"/>
      </w:rPr>
    </w:lvl>
  </w:abstractNum>
  <w:abstractNum w:abstractNumId="37" w15:restartNumberingAfterBreak="0">
    <w:nsid w:val="380F078E"/>
    <w:multiLevelType w:val="hybridMultilevel"/>
    <w:tmpl w:val="0EF08C5E"/>
    <w:lvl w:ilvl="0" w:tplc="9D2C4BE0">
      <w:start w:val="1"/>
      <w:numFmt w:val="bullet"/>
      <w:lvlText w:val=""/>
      <w:lvlJc w:val="left"/>
      <w:pPr>
        <w:ind w:left="720" w:hanging="360"/>
      </w:pPr>
      <w:rPr>
        <w:rFonts w:ascii="Symbol" w:hAnsi="Symbol" w:hint="default"/>
      </w:rPr>
    </w:lvl>
    <w:lvl w:ilvl="1" w:tplc="48D0AD74">
      <w:start w:val="1"/>
      <w:numFmt w:val="bullet"/>
      <w:lvlText w:val="o"/>
      <w:lvlJc w:val="left"/>
      <w:pPr>
        <w:ind w:left="1440" w:hanging="360"/>
      </w:pPr>
      <w:rPr>
        <w:rFonts w:ascii="Courier New" w:hAnsi="Courier New" w:hint="default"/>
      </w:rPr>
    </w:lvl>
    <w:lvl w:ilvl="2" w:tplc="D1A09C94">
      <w:start w:val="1"/>
      <w:numFmt w:val="bullet"/>
      <w:lvlText w:val=""/>
      <w:lvlJc w:val="left"/>
      <w:pPr>
        <w:ind w:left="2160" w:hanging="360"/>
      </w:pPr>
      <w:rPr>
        <w:rFonts w:ascii="Wingdings" w:hAnsi="Wingdings" w:hint="default"/>
      </w:rPr>
    </w:lvl>
    <w:lvl w:ilvl="3" w:tplc="4AD8A38E">
      <w:start w:val="1"/>
      <w:numFmt w:val="bullet"/>
      <w:lvlText w:val=""/>
      <w:lvlJc w:val="left"/>
      <w:pPr>
        <w:ind w:left="2880" w:hanging="360"/>
      </w:pPr>
      <w:rPr>
        <w:rFonts w:ascii="Symbol" w:hAnsi="Symbol" w:hint="default"/>
      </w:rPr>
    </w:lvl>
    <w:lvl w:ilvl="4" w:tplc="22F2EEFA">
      <w:start w:val="1"/>
      <w:numFmt w:val="bullet"/>
      <w:lvlText w:val="o"/>
      <w:lvlJc w:val="left"/>
      <w:pPr>
        <w:ind w:left="3600" w:hanging="360"/>
      </w:pPr>
      <w:rPr>
        <w:rFonts w:ascii="Courier New" w:hAnsi="Courier New" w:hint="default"/>
      </w:rPr>
    </w:lvl>
    <w:lvl w:ilvl="5" w:tplc="7BDC4C6E">
      <w:start w:val="1"/>
      <w:numFmt w:val="bullet"/>
      <w:lvlText w:val=""/>
      <w:lvlJc w:val="left"/>
      <w:pPr>
        <w:ind w:left="4320" w:hanging="360"/>
      </w:pPr>
      <w:rPr>
        <w:rFonts w:ascii="Wingdings" w:hAnsi="Wingdings" w:hint="default"/>
      </w:rPr>
    </w:lvl>
    <w:lvl w:ilvl="6" w:tplc="AE08D95C">
      <w:start w:val="1"/>
      <w:numFmt w:val="bullet"/>
      <w:lvlText w:val=""/>
      <w:lvlJc w:val="left"/>
      <w:pPr>
        <w:ind w:left="5040" w:hanging="360"/>
      </w:pPr>
      <w:rPr>
        <w:rFonts w:ascii="Symbol" w:hAnsi="Symbol" w:hint="default"/>
      </w:rPr>
    </w:lvl>
    <w:lvl w:ilvl="7" w:tplc="5E8214AE">
      <w:start w:val="1"/>
      <w:numFmt w:val="bullet"/>
      <w:lvlText w:val="o"/>
      <w:lvlJc w:val="left"/>
      <w:pPr>
        <w:ind w:left="5760" w:hanging="360"/>
      </w:pPr>
      <w:rPr>
        <w:rFonts w:ascii="Courier New" w:hAnsi="Courier New" w:hint="default"/>
      </w:rPr>
    </w:lvl>
    <w:lvl w:ilvl="8" w:tplc="E00A6344">
      <w:start w:val="1"/>
      <w:numFmt w:val="bullet"/>
      <w:lvlText w:val=""/>
      <w:lvlJc w:val="left"/>
      <w:pPr>
        <w:ind w:left="6480" w:hanging="360"/>
      </w:pPr>
      <w:rPr>
        <w:rFonts w:ascii="Wingdings" w:hAnsi="Wingdings" w:hint="default"/>
      </w:rPr>
    </w:lvl>
  </w:abstractNum>
  <w:abstractNum w:abstractNumId="38" w15:restartNumberingAfterBreak="0">
    <w:nsid w:val="39FBE910"/>
    <w:multiLevelType w:val="hybridMultilevel"/>
    <w:tmpl w:val="4446C24C"/>
    <w:lvl w:ilvl="0" w:tplc="5F84BDF6">
      <w:start w:val="1"/>
      <w:numFmt w:val="bullet"/>
      <w:lvlText w:val="§"/>
      <w:lvlJc w:val="left"/>
      <w:pPr>
        <w:ind w:left="720" w:hanging="360"/>
      </w:pPr>
      <w:rPr>
        <w:rFonts w:ascii="Verdana, sans-serif" w:hAnsi="Verdana, sans-serif" w:hint="default"/>
      </w:rPr>
    </w:lvl>
    <w:lvl w:ilvl="1" w:tplc="0BE223D8">
      <w:start w:val="1"/>
      <w:numFmt w:val="bullet"/>
      <w:lvlText w:val="o"/>
      <w:lvlJc w:val="left"/>
      <w:pPr>
        <w:ind w:left="1440" w:hanging="360"/>
      </w:pPr>
      <w:rPr>
        <w:rFonts w:ascii="Courier New" w:hAnsi="Courier New" w:hint="default"/>
      </w:rPr>
    </w:lvl>
    <w:lvl w:ilvl="2" w:tplc="680AABF0">
      <w:start w:val="1"/>
      <w:numFmt w:val="bullet"/>
      <w:lvlText w:val=""/>
      <w:lvlJc w:val="left"/>
      <w:pPr>
        <w:ind w:left="2160" w:hanging="360"/>
      </w:pPr>
      <w:rPr>
        <w:rFonts w:ascii="Wingdings" w:hAnsi="Wingdings" w:hint="default"/>
      </w:rPr>
    </w:lvl>
    <w:lvl w:ilvl="3" w:tplc="CC846252">
      <w:start w:val="1"/>
      <w:numFmt w:val="bullet"/>
      <w:lvlText w:val=""/>
      <w:lvlJc w:val="left"/>
      <w:pPr>
        <w:ind w:left="2880" w:hanging="360"/>
      </w:pPr>
      <w:rPr>
        <w:rFonts w:ascii="Symbol" w:hAnsi="Symbol" w:hint="default"/>
      </w:rPr>
    </w:lvl>
    <w:lvl w:ilvl="4" w:tplc="48008D94">
      <w:start w:val="1"/>
      <w:numFmt w:val="bullet"/>
      <w:lvlText w:val="o"/>
      <w:lvlJc w:val="left"/>
      <w:pPr>
        <w:ind w:left="3600" w:hanging="360"/>
      </w:pPr>
      <w:rPr>
        <w:rFonts w:ascii="Courier New" w:hAnsi="Courier New" w:hint="default"/>
      </w:rPr>
    </w:lvl>
    <w:lvl w:ilvl="5" w:tplc="DDB88758">
      <w:start w:val="1"/>
      <w:numFmt w:val="bullet"/>
      <w:lvlText w:val=""/>
      <w:lvlJc w:val="left"/>
      <w:pPr>
        <w:ind w:left="4320" w:hanging="360"/>
      </w:pPr>
      <w:rPr>
        <w:rFonts w:ascii="Wingdings" w:hAnsi="Wingdings" w:hint="default"/>
      </w:rPr>
    </w:lvl>
    <w:lvl w:ilvl="6" w:tplc="D960F314">
      <w:start w:val="1"/>
      <w:numFmt w:val="bullet"/>
      <w:lvlText w:val=""/>
      <w:lvlJc w:val="left"/>
      <w:pPr>
        <w:ind w:left="5040" w:hanging="360"/>
      </w:pPr>
      <w:rPr>
        <w:rFonts w:ascii="Symbol" w:hAnsi="Symbol" w:hint="default"/>
      </w:rPr>
    </w:lvl>
    <w:lvl w:ilvl="7" w:tplc="E452CFFC">
      <w:start w:val="1"/>
      <w:numFmt w:val="bullet"/>
      <w:lvlText w:val="o"/>
      <w:lvlJc w:val="left"/>
      <w:pPr>
        <w:ind w:left="5760" w:hanging="360"/>
      </w:pPr>
      <w:rPr>
        <w:rFonts w:ascii="Courier New" w:hAnsi="Courier New" w:hint="default"/>
      </w:rPr>
    </w:lvl>
    <w:lvl w:ilvl="8" w:tplc="B1326E56">
      <w:start w:val="1"/>
      <w:numFmt w:val="bullet"/>
      <w:lvlText w:val=""/>
      <w:lvlJc w:val="left"/>
      <w:pPr>
        <w:ind w:left="6480" w:hanging="360"/>
      </w:pPr>
      <w:rPr>
        <w:rFonts w:ascii="Wingdings" w:hAnsi="Wingdings" w:hint="default"/>
      </w:rPr>
    </w:lvl>
  </w:abstractNum>
  <w:abstractNum w:abstractNumId="39" w15:restartNumberingAfterBreak="0">
    <w:nsid w:val="3C7692D7"/>
    <w:multiLevelType w:val="hybridMultilevel"/>
    <w:tmpl w:val="C4CC4F7E"/>
    <w:lvl w:ilvl="0" w:tplc="FFE80B74">
      <w:start w:val="1"/>
      <w:numFmt w:val="bullet"/>
      <w:lvlText w:val="·"/>
      <w:lvlJc w:val="left"/>
      <w:pPr>
        <w:ind w:left="720" w:hanging="360"/>
      </w:pPr>
      <w:rPr>
        <w:rFonts w:ascii="Symbol" w:hAnsi="Symbol" w:hint="default"/>
      </w:rPr>
    </w:lvl>
    <w:lvl w:ilvl="1" w:tplc="B0985662">
      <w:start w:val="1"/>
      <w:numFmt w:val="bullet"/>
      <w:lvlText w:val="o"/>
      <w:lvlJc w:val="left"/>
      <w:pPr>
        <w:ind w:left="1440" w:hanging="360"/>
      </w:pPr>
      <w:rPr>
        <w:rFonts w:ascii="Courier New" w:hAnsi="Courier New" w:hint="default"/>
      </w:rPr>
    </w:lvl>
    <w:lvl w:ilvl="2" w:tplc="41FA6672">
      <w:start w:val="1"/>
      <w:numFmt w:val="bullet"/>
      <w:lvlText w:val=""/>
      <w:lvlJc w:val="left"/>
      <w:pPr>
        <w:ind w:left="2160" w:hanging="360"/>
      </w:pPr>
      <w:rPr>
        <w:rFonts w:ascii="Wingdings" w:hAnsi="Wingdings" w:hint="default"/>
      </w:rPr>
    </w:lvl>
    <w:lvl w:ilvl="3" w:tplc="7F0E9B30">
      <w:start w:val="1"/>
      <w:numFmt w:val="bullet"/>
      <w:lvlText w:val=""/>
      <w:lvlJc w:val="left"/>
      <w:pPr>
        <w:ind w:left="2880" w:hanging="360"/>
      </w:pPr>
      <w:rPr>
        <w:rFonts w:ascii="Symbol" w:hAnsi="Symbol" w:hint="default"/>
      </w:rPr>
    </w:lvl>
    <w:lvl w:ilvl="4" w:tplc="F29A9CA0">
      <w:start w:val="1"/>
      <w:numFmt w:val="bullet"/>
      <w:lvlText w:val="o"/>
      <w:lvlJc w:val="left"/>
      <w:pPr>
        <w:ind w:left="3600" w:hanging="360"/>
      </w:pPr>
      <w:rPr>
        <w:rFonts w:ascii="Courier New" w:hAnsi="Courier New" w:hint="default"/>
      </w:rPr>
    </w:lvl>
    <w:lvl w:ilvl="5" w:tplc="2D6A970E">
      <w:start w:val="1"/>
      <w:numFmt w:val="bullet"/>
      <w:lvlText w:val=""/>
      <w:lvlJc w:val="left"/>
      <w:pPr>
        <w:ind w:left="4320" w:hanging="360"/>
      </w:pPr>
      <w:rPr>
        <w:rFonts w:ascii="Wingdings" w:hAnsi="Wingdings" w:hint="default"/>
      </w:rPr>
    </w:lvl>
    <w:lvl w:ilvl="6" w:tplc="88525530">
      <w:start w:val="1"/>
      <w:numFmt w:val="bullet"/>
      <w:lvlText w:val=""/>
      <w:lvlJc w:val="left"/>
      <w:pPr>
        <w:ind w:left="5040" w:hanging="360"/>
      </w:pPr>
      <w:rPr>
        <w:rFonts w:ascii="Symbol" w:hAnsi="Symbol" w:hint="default"/>
      </w:rPr>
    </w:lvl>
    <w:lvl w:ilvl="7" w:tplc="6632F3D6">
      <w:start w:val="1"/>
      <w:numFmt w:val="bullet"/>
      <w:lvlText w:val="o"/>
      <w:lvlJc w:val="left"/>
      <w:pPr>
        <w:ind w:left="5760" w:hanging="360"/>
      </w:pPr>
      <w:rPr>
        <w:rFonts w:ascii="Courier New" w:hAnsi="Courier New" w:hint="default"/>
      </w:rPr>
    </w:lvl>
    <w:lvl w:ilvl="8" w:tplc="E4B805B8">
      <w:start w:val="1"/>
      <w:numFmt w:val="bullet"/>
      <w:lvlText w:val=""/>
      <w:lvlJc w:val="left"/>
      <w:pPr>
        <w:ind w:left="6480" w:hanging="360"/>
      </w:pPr>
      <w:rPr>
        <w:rFonts w:ascii="Wingdings" w:hAnsi="Wingdings" w:hint="default"/>
      </w:rPr>
    </w:lvl>
  </w:abstractNum>
  <w:abstractNum w:abstractNumId="40" w15:restartNumberingAfterBreak="0">
    <w:nsid w:val="4237D16F"/>
    <w:multiLevelType w:val="hybridMultilevel"/>
    <w:tmpl w:val="A6C68CC8"/>
    <w:lvl w:ilvl="0" w:tplc="482E79A4">
      <w:start w:val="1"/>
      <w:numFmt w:val="bullet"/>
      <w:lvlText w:val="§"/>
      <w:lvlJc w:val="left"/>
      <w:pPr>
        <w:ind w:left="720" w:hanging="360"/>
      </w:pPr>
      <w:rPr>
        <w:rFonts w:ascii="Verdana, sans-serif" w:hAnsi="Verdana, sans-serif" w:hint="default"/>
      </w:rPr>
    </w:lvl>
    <w:lvl w:ilvl="1" w:tplc="F69EB9E2">
      <w:start w:val="1"/>
      <w:numFmt w:val="bullet"/>
      <w:lvlText w:val="o"/>
      <w:lvlJc w:val="left"/>
      <w:pPr>
        <w:ind w:left="1440" w:hanging="360"/>
      </w:pPr>
      <w:rPr>
        <w:rFonts w:ascii="Courier New" w:hAnsi="Courier New" w:hint="default"/>
      </w:rPr>
    </w:lvl>
    <w:lvl w:ilvl="2" w:tplc="C80855EA">
      <w:start w:val="1"/>
      <w:numFmt w:val="bullet"/>
      <w:lvlText w:val=""/>
      <w:lvlJc w:val="left"/>
      <w:pPr>
        <w:ind w:left="2160" w:hanging="360"/>
      </w:pPr>
      <w:rPr>
        <w:rFonts w:ascii="Wingdings" w:hAnsi="Wingdings" w:hint="default"/>
      </w:rPr>
    </w:lvl>
    <w:lvl w:ilvl="3" w:tplc="62027590">
      <w:start w:val="1"/>
      <w:numFmt w:val="bullet"/>
      <w:lvlText w:val=""/>
      <w:lvlJc w:val="left"/>
      <w:pPr>
        <w:ind w:left="2880" w:hanging="360"/>
      </w:pPr>
      <w:rPr>
        <w:rFonts w:ascii="Symbol" w:hAnsi="Symbol" w:hint="default"/>
      </w:rPr>
    </w:lvl>
    <w:lvl w:ilvl="4" w:tplc="72F469C8">
      <w:start w:val="1"/>
      <w:numFmt w:val="bullet"/>
      <w:lvlText w:val="o"/>
      <w:lvlJc w:val="left"/>
      <w:pPr>
        <w:ind w:left="3600" w:hanging="360"/>
      </w:pPr>
      <w:rPr>
        <w:rFonts w:ascii="Courier New" w:hAnsi="Courier New" w:hint="default"/>
      </w:rPr>
    </w:lvl>
    <w:lvl w:ilvl="5" w:tplc="A5A40008">
      <w:start w:val="1"/>
      <w:numFmt w:val="bullet"/>
      <w:lvlText w:val=""/>
      <w:lvlJc w:val="left"/>
      <w:pPr>
        <w:ind w:left="4320" w:hanging="360"/>
      </w:pPr>
      <w:rPr>
        <w:rFonts w:ascii="Wingdings" w:hAnsi="Wingdings" w:hint="default"/>
      </w:rPr>
    </w:lvl>
    <w:lvl w:ilvl="6" w:tplc="9A8C8002">
      <w:start w:val="1"/>
      <w:numFmt w:val="bullet"/>
      <w:lvlText w:val=""/>
      <w:lvlJc w:val="left"/>
      <w:pPr>
        <w:ind w:left="5040" w:hanging="360"/>
      </w:pPr>
      <w:rPr>
        <w:rFonts w:ascii="Symbol" w:hAnsi="Symbol" w:hint="default"/>
      </w:rPr>
    </w:lvl>
    <w:lvl w:ilvl="7" w:tplc="74A08464">
      <w:start w:val="1"/>
      <w:numFmt w:val="bullet"/>
      <w:lvlText w:val="o"/>
      <w:lvlJc w:val="left"/>
      <w:pPr>
        <w:ind w:left="5760" w:hanging="360"/>
      </w:pPr>
      <w:rPr>
        <w:rFonts w:ascii="Courier New" w:hAnsi="Courier New" w:hint="default"/>
      </w:rPr>
    </w:lvl>
    <w:lvl w:ilvl="8" w:tplc="644E70E2">
      <w:start w:val="1"/>
      <w:numFmt w:val="bullet"/>
      <w:lvlText w:val=""/>
      <w:lvlJc w:val="left"/>
      <w:pPr>
        <w:ind w:left="6480" w:hanging="360"/>
      </w:pPr>
      <w:rPr>
        <w:rFonts w:ascii="Wingdings" w:hAnsi="Wingdings" w:hint="default"/>
      </w:rPr>
    </w:lvl>
  </w:abstractNum>
  <w:abstractNum w:abstractNumId="41" w15:restartNumberingAfterBreak="0">
    <w:nsid w:val="428C9BD7"/>
    <w:multiLevelType w:val="hybridMultilevel"/>
    <w:tmpl w:val="19F8BC2C"/>
    <w:lvl w:ilvl="0" w:tplc="5F8837E6">
      <w:start w:val="1"/>
      <w:numFmt w:val="bullet"/>
      <w:lvlText w:val="§"/>
      <w:lvlJc w:val="left"/>
      <w:pPr>
        <w:ind w:left="720" w:hanging="360"/>
      </w:pPr>
      <w:rPr>
        <w:rFonts w:ascii="Verdana, sans-serif" w:hAnsi="Verdana, sans-serif" w:hint="default"/>
      </w:rPr>
    </w:lvl>
    <w:lvl w:ilvl="1" w:tplc="050CDA5E">
      <w:start w:val="1"/>
      <w:numFmt w:val="bullet"/>
      <w:lvlText w:val="o"/>
      <w:lvlJc w:val="left"/>
      <w:pPr>
        <w:ind w:left="1440" w:hanging="360"/>
      </w:pPr>
      <w:rPr>
        <w:rFonts w:ascii="Courier New" w:hAnsi="Courier New" w:hint="default"/>
      </w:rPr>
    </w:lvl>
    <w:lvl w:ilvl="2" w:tplc="DB363BFA">
      <w:start w:val="1"/>
      <w:numFmt w:val="bullet"/>
      <w:lvlText w:val=""/>
      <w:lvlJc w:val="left"/>
      <w:pPr>
        <w:ind w:left="2160" w:hanging="360"/>
      </w:pPr>
      <w:rPr>
        <w:rFonts w:ascii="Wingdings" w:hAnsi="Wingdings" w:hint="default"/>
      </w:rPr>
    </w:lvl>
    <w:lvl w:ilvl="3" w:tplc="6DC451AE">
      <w:start w:val="1"/>
      <w:numFmt w:val="bullet"/>
      <w:lvlText w:val=""/>
      <w:lvlJc w:val="left"/>
      <w:pPr>
        <w:ind w:left="2880" w:hanging="360"/>
      </w:pPr>
      <w:rPr>
        <w:rFonts w:ascii="Symbol" w:hAnsi="Symbol" w:hint="default"/>
      </w:rPr>
    </w:lvl>
    <w:lvl w:ilvl="4" w:tplc="DFBE11F2">
      <w:start w:val="1"/>
      <w:numFmt w:val="bullet"/>
      <w:lvlText w:val="o"/>
      <w:lvlJc w:val="left"/>
      <w:pPr>
        <w:ind w:left="3600" w:hanging="360"/>
      </w:pPr>
      <w:rPr>
        <w:rFonts w:ascii="Courier New" w:hAnsi="Courier New" w:hint="default"/>
      </w:rPr>
    </w:lvl>
    <w:lvl w:ilvl="5" w:tplc="CDB05E82">
      <w:start w:val="1"/>
      <w:numFmt w:val="bullet"/>
      <w:lvlText w:val=""/>
      <w:lvlJc w:val="left"/>
      <w:pPr>
        <w:ind w:left="4320" w:hanging="360"/>
      </w:pPr>
      <w:rPr>
        <w:rFonts w:ascii="Wingdings" w:hAnsi="Wingdings" w:hint="default"/>
      </w:rPr>
    </w:lvl>
    <w:lvl w:ilvl="6" w:tplc="09101DE0">
      <w:start w:val="1"/>
      <w:numFmt w:val="bullet"/>
      <w:lvlText w:val=""/>
      <w:lvlJc w:val="left"/>
      <w:pPr>
        <w:ind w:left="5040" w:hanging="360"/>
      </w:pPr>
      <w:rPr>
        <w:rFonts w:ascii="Symbol" w:hAnsi="Symbol" w:hint="default"/>
      </w:rPr>
    </w:lvl>
    <w:lvl w:ilvl="7" w:tplc="8E40BC16">
      <w:start w:val="1"/>
      <w:numFmt w:val="bullet"/>
      <w:lvlText w:val="o"/>
      <w:lvlJc w:val="left"/>
      <w:pPr>
        <w:ind w:left="5760" w:hanging="360"/>
      </w:pPr>
      <w:rPr>
        <w:rFonts w:ascii="Courier New" w:hAnsi="Courier New" w:hint="default"/>
      </w:rPr>
    </w:lvl>
    <w:lvl w:ilvl="8" w:tplc="27FC4056">
      <w:start w:val="1"/>
      <w:numFmt w:val="bullet"/>
      <w:lvlText w:val=""/>
      <w:lvlJc w:val="left"/>
      <w:pPr>
        <w:ind w:left="6480" w:hanging="360"/>
      </w:pPr>
      <w:rPr>
        <w:rFonts w:ascii="Wingdings" w:hAnsi="Wingdings" w:hint="default"/>
      </w:rPr>
    </w:lvl>
  </w:abstractNum>
  <w:abstractNum w:abstractNumId="42" w15:restartNumberingAfterBreak="0">
    <w:nsid w:val="430AAC7D"/>
    <w:multiLevelType w:val="hybridMultilevel"/>
    <w:tmpl w:val="E9561272"/>
    <w:lvl w:ilvl="0" w:tplc="F222BF16">
      <w:start w:val="1"/>
      <w:numFmt w:val="bullet"/>
      <w:lvlText w:val="§"/>
      <w:lvlJc w:val="left"/>
      <w:pPr>
        <w:ind w:left="720" w:hanging="360"/>
      </w:pPr>
      <w:rPr>
        <w:rFonts w:ascii="Verdana, sans-serif" w:hAnsi="Verdana, sans-serif" w:hint="default"/>
      </w:rPr>
    </w:lvl>
    <w:lvl w:ilvl="1" w:tplc="46023C16">
      <w:start w:val="1"/>
      <w:numFmt w:val="bullet"/>
      <w:lvlText w:val="o"/>
      <w:lvlJc w:val="left"/>
      <w:pPr>
        <w:ind w:left="1440" w:hanging="360"/>
      </w:pPr>
      <w:rPr>
        <w:rFonts w:ascii="Courier New" w:hAnsi="Courier New" w:hint="default"/>
      </w:rPr>
    </w:lvl>
    <w:lvl w:ilvl="2" w:tplc="7076B7A0">
      <w:start w:val="1"/>
      <w:numFmt w:val="bullet"/>
      <w:lvlText w:val=""/>
      <w:lvlJc w:val="left"/>
      <w:pPr>
        <w:ind w:left="2160" w:hanging="360"/>
      </w:pPr>
      <w:rPr>
        <w:rFonts w:ascii="Wingdings" w:hAnsi="Wingdings" w:hint="default"/>
      </w:rPr>
    </w:lvl>
    <w:lvl w:ilvl="3" w:tplc="18EA25DC">
      <w:start w:val="1"/>
      <w:numFmt w:val="bullet"/>
      <w:lvlText w:val=""/>
      <w:lvlJc w:val="left"/>
      <w:pPr>
        <w:ind w:left="2880" w:hanging="360"/>
      </w:pPr>
      <w:rPr>
        <w:rFonts w:ascii="Symbol" w:hAnsi="Symbol" w:hint="default"/>
      </w:rPr>
    </w:lvl>
    <w:lvl w:ilvl="4" w:tplc="D9DA014C">
      <w:start w:val="1"/>
      <w:numFmt w:val="bullet"/>
      <w:lvlText w:val="o"/>
      <w:lvlJc w:val="left"/>
      <w:pPr>
        <w:ind w:left="3600" w:hanging="360"/>
      </w:pPr>
      <w:rPr>
        <w:rFonts w:ascii="Courier New" w:hAnsi="Courier New" w:hint="default"/>
      </w:rPr>
    </w:lvl>
    <w:lvl w:ilvl="5" w:tplc="3E20C71C">
      <w:start w:val="1"/>
      <w:numFmt w:val="bullet"/>
      <w:lvlText w:val=""/>
      <w:lvlJc w:val="left"/>
      <w:pPr>
        <w:ind w:left="4320" w:hanging="360"/>
      </w:pPr>
      <w:rPr>
        <w:rFonts w:ascii="Wingdings" w:hAnsi="Wingdings" w:hint="default"/>
      </w:rPr>
    </w:lvl>
    <w:lvl w:ilvl="6" w:tplc="1BE69D94">
      <w:start w:val="1"/>
      <w:numFmt w:val="bullet"/>
      <w:lvlText w:val=""/>
      <w:lvlJc w:val="left"/>
      <w:pPr>
        <w:ind w:left="5040" w:hanging="360"/>
      </w:pPr>
      <w:rPr>
        <w:rFonts w:ascii="Symbol" w:hAnsi="Symbol" w:hint="default"/>
      </w:rPr>
    </w:lvl>
    <w:lvl w:ilvl="7" w:tplc="B2561642">
      <w:start w:val="1"/>
      <w:numFmt w:val="bullet"/>
      <w:lvlText w:val="o"/>
      <w:lvlJc w:val="left"/>
      <w:pPr>
        <w:ind w:left="5760" w:hanging="360"/>
      </w:pPr>
      <w:rPr>
        <w:rFonts w:ascii="Courier New" w:hAnsi="Courier New" w:hint="default"/>
      </w:rPr>
    </w:lvl>
    <w:lvl w:ilvl="8" w:tplc="4D923A0A">
      <w:start w:val="1"/>
      <w:numFmt w:val="bullet"/>
      <w:lvlText w:val=""/>
      <w:lvlJc w:val="left"/>
      <w:pPr>
        <w:ind w:left="6480" w:hanging="360"/>
      </w:pPr>
      <w:rPr>
        <w:rFonts w:ascii="Wingdings" w:hAnsi="Wingdings" w:hint="default"/>
      </w:rPr>
    </w:lvl>
  </w:abstractNum>
  <w:abstractNum w:abstractNumId="43" w15:restartNumberingAfterBreak="0">
    <w:nsid w:val="45B8790E"/>
    <w:multiLevelType w:val="hybridMultilevel"/>
    <w:tmpl w:val="CB2C03E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4" w15:restartNumberingAfterBreak="0">
    <w:nsid w:val="461E1FB0"/>
    <w:multiLevelType w:val="hybridMultilevel"/>
    <w:tmpl w:val="BAD056B8"/>
    <w:lvl w:ilvl="0" w:tplc="1734716A">
      <w:start w:val="1"/>
      <w:numFmt w:val="bullet"/>
      <w:pStyle w:val="ListBullet2"/>
      <w:lvlText w:val=""/>
      <w:lvlJc w:val="left"/>
      <w:pPr>
        <w:tabs>
          <w:tab w:val="num" w:pos="227"/>
        </w:tabs>
        <w:ind w:left="227" w:hanging="227"/>
      </w:pPr>
      <w:rPr>
        <w:rFonts w:ascii="Wingdings" w:hAnsi="Wingdings" w:hint="default"/>
        <w:color w:val="7B6F46"/>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48E20150"/>
    <w:multiLevelType w:val="hybridMultilevel"/>
    <w:tmpl w:val="3AE48A9C"/>
    <w:lvl w:ilvl="0" w:tplc="28E65068">
      <w:start w:val="1"/>
      <w:numFmt w:val="bullet"/>
      <w:lvlText w:val="·"/>
      <w:lvlJc w:val="left"/>
      <w:pPr>
        <w:ind w:left="720" w:hanging="360"/>
      </w:pPr>
      <w:rPr>
        <w:rFonts w:ascii="Symbol" w:hAnsi="Symbol" w:hint="default"/>
      </w:rPr>
    </w:lvl>
    <w:lvl w:ilvl="1" w:tplc="210652C8">
      <w:start w:val="1"/>
      <w:numFmt w:val="bullet"/>
      <w:lvlText w:val="o"/>
      <w:lvlJc w:val="left"/>
      <w:pPr>
        <w:ind w:left="1440" w:hanging="360"/>
      </w:pPr>
      <w:rPr>
        <w:rFonts w:ascii="Courier New" w:hAnsi="Courier New" w:hint="default"/>
      </w:rPr>
    </w:lvl>
    <w:lvl w:ilvl="2" w:tplc="165AF3A6">
      <w:start w:val="1"/>
      <w:numFmt w:val="bullet"/>
      <w:lvlText w:val=""/>
      <w:lvlJc w:val="left"/>
      <w:pPr>
        <w:ind w:left="2160" w:hanging="360"/>
      </w:pPr>
      <w:rPr>
        <w:rFonts w:ascii="Wingdings" w:hAnsi="Wingdings" w:hint="default"/>
      </w:rPr>
    </w:lvl>
    <w:lvl w:ilvl="3" w:tplc="F036C802">
      <w:start w:val="1"/>
      <w:numFmt w:val="bullet"/>
      <w:lvlText w:val=""/>
      <w:lvlJc w:val="left"/>
      <w:pPr>
        <w:ind w:left="2880" w:hanging="360"/>
      </w:pPr>
      <w:rPr>
        <w:rFonts w:ascii="Symbol" w:hAnsi="Symbol" w:hint="default"/>
      </w:rPr>
    </w:lvl>
    <w:lvl w:ilvl="4" w:tplc="9566FE3A">
      <w:start w:val="1"/>
      <w:numFmt w:val="bullet"/>
      <w:lvlText w:val="o"/>
      <w:lvlJc w:val="left"/>
      <w:pPr>
        <w:ind w:left="3600" w:hanging="360"/>
      </w:pPr>
      <w:rPr>
        <w:rFonts w:ascii="Courier New" w:hAnsi="Courier New" w:hint="default"/>
      </w:rPr>
    </w:lvl>
    <w:lvl w:ilvl="5" w:tplc="88CEED76">
      <w:start w:val="1"/>
      <w:numFmt w:val="bullet"/>
      <w:lvlText w:val=""/>
      <w:lvlJc w:val="left"/>
      <w:pPr>
        <w:ind w:left="4320" w:hanging="360"/>
      </w:pPr>
      <w:rPr>
        <w:rFonts w:ascii="Wingdings" w:hAnsi="Wingdings" w:hint="default"/>
      </w:rPr>
    </w:lvl>
    <w:lvl w:ilvl="6" w:tplc="7B3ABF2C">
      <w:start w:val="1"/>
      <w:numFmt w:val="bullet"/>
      <w:lvlText w:val=""/>
      <w:lvlJc w:val="left"/>
      <w:pPr>
        <w:ind w:left="5040" w:hanging="360"/>
      </w:pPr>
      <w:rPr>
        <w:rFonts w:ascii="Symbol" w:hAnsi="Symbol" w:hint="default"/>
      </w:rPr>
    </w:lvl>
    <w:lvl w:ilvl="7" w:tplc="B2285FF6">
      <w:start w:val="1"/>
      <w:numFmt w:val="bullet"/>
      <w:lvlText w:val="o"/>
      <w:lvlJc w:val="left"/>
      <w:pPr>
        <w:ind w:left="5760" w:hanging="360"/>
      </w:pPr>
      <w:rPr>
        <w:rFonts w:ascii="Courier New" w:hAnsi="Courier New" w:hint="default"/>
      </w:rPr>
    </w:lvl>
    <w:lvl w:ilvl="8" w:tplc="EF727D3E">
      <w:start w:val="1"/>
      <w:numFmt w:val="bullet"/>
      <w:lvlText w:val=""/>
      <w:lvlJc w:val="left"/>
      <w:pPr>
        <w:ind w:left="6480" w:hanging="360"/>
      </w:pPr>
      <w:rPr>
        <w:rFonts w:ascii="Wingdings" w:hAnsi="Wingdings" w:hint="default"/>
      </w:rPr>
    </w:lvl>
  </w:abstractNum>
  <w:abstractNum w:abstractNumId="46" w15:restartNumberingAfterBreak="0">
    <w:nsid w:val="4B0AA7F7"/>
    <w:multiLevelType w:val="hybridMultilevel"/>
    <w:tmpl w:val="CBA65130"/>
    <w:lvl w:ilvl="0" w:tplc="1C36AFDA">
      <w:start w:val="1"/>
      <w:numFmt w:val="bullet"/>
      <w:lvlText w:val="·"/>
      <w:lvlJc w:val="left"/>
      <w:pPr>
        <w:ind w:left="720" w:hanging="360"/>
      </w:pPr>
      <w:rPr>
        <w:rFonts w:ascii="Symbol" w:hAnsi="Symbol" w:hint="default"/>
      </w:rPr>
    </w:lvl>
    <w:lvl w:ilvl="1" w:tplc="F01C0DBA">
      <w:start w:val="1"/>
      <w:numFmt w:val="bullet"/>
      <w:lvlText w:val="o"/>
      <w:lvlJc w:val="left"/>
      <w:pPr>
        <w:ind w:left="1440" w:hanging="360"/>
      </w:pPr>
      <w:rPr>
        <w:rFonts w:ascii="Courier New" w:hAnsi="Courier New" w:hint="default"/>
      </w:rPr>
    </w:lvl>
    <w:lvl w:ilvl="2" w:tplc="004CD3D8">
      <w:start w:val="1"/>
      <w:numFmt w:val="bullet"/>
      <w:lvlText w:val=""/>
      <w:lvlJc w:val="left"/>
      <w:pPr>
        <w:ind w:left="2160" w:hanging="360"/>
      </w:pPr>
      <w:rPr>
        <w:rFonts w:ascii="Wingdings" w:hAnsi="Wingdings" w:hint="default"/>
      </w:rPr>
    </w:lvl>
    <w:lvl w:ilvl="3" w:tplc="C4569C5C">
      <w:start w:val="1"/>
      <w:numFmt w:val="bullet"/>
      <w:lvlText w:val=""/>
      <w:lvlJc w:val="left"/>
      <w:pPr>
        <w:ind w:left="2880" w:hanging="360"/>
      </w:pPr>
      <w:rPr>
        <w:rFonts w:ascii="Symbol" w:hAnsi="Symbol" w:hint="default"/>
      </w:rPr>
    </w:lvl>
    <w:lvl w:ilvl="4" w:tplc="146E3BF8">
      <w:start w:val="1"/>
      <w:numFmt w:val="bullet"/>
      <w:lvlText w:val="o"/>
      <w:lvlJc w:val="left"/>
      <w:pPr>
        <w:ind w:left="3600" w:hanging="360"/>
      </w:pPr>
      <w:rPr>
        <w:rFonts w:ascii="Courier New" w:hAnsi="Courier New" w:hint="default"/>
      </w:rPr>
    </w:lvl>
    <w:lvl w:ilvl="5" w:tplc="1254A4FA">
      <w:start w:val="1"/>
      <w:numFmt w:val="bullet"/>
      <w:lvlText w:val=""/>
      <w:lvlJc w:val="left"/>
      <w:pPr>
        <w:ind w:left="4320" w:hanging="360"/>
      </w:pPr>
      <w:rPr>
        <w:rFonts w:ascii="Wingdings" w:hAnsi="Wingdings" w:hint="default"/>
      </w:rPr>
    </w:lvl>
    <w:lvl w:ilvl="6" w:tplc="BD608B40">
      <w:start w:val="1"/>
      <w:numFmt w:val="bullet"/>
      <w:lvlText w:val=""/>
      <w:lvlJc w:val="left"/>
      <w:pPr>
        <w:ind w:left="5040" w:hanging="360"/>
      </w:pPr>
      <w:rPr>
        <w:rFonts w:ascii="Symbol" w:hAnsi="Symbol" w:hint="default"/>
      </w:rPr>
    </w:lvl>
    <w:lvl w:ilvl="7" w:tplc="8E42E190">
      <w:start w:val="1"/>
      <w:numFmt w:val="bullet"/>
      <w:lvlText w:val="o"/>
      <w:lvlJc w:val="left"/>
      <w:pPr>
        <w:ind w:left="5760" w:hanging="360"/>
      </w:pPr>
      <w:rPr>
        <w:rFonts w:ascii="Courier New" w:hAnsi="Courier New" w:hint="default"/>
      </w:rPr>
    </w:lvl>
    <w:lvl w:ilvl="8" w:tplc="0DE8DA5A">
      <w:start w:val="1"/>
      <w:numFmt w:val="bullet"/>
      <w:lvlText w:val=""/>
      <w:lvlJc w:val="left"/>
      <w:pPr>
        <w:ind w:left="6480" w:hanging="360"/>
      </w:pPr>
      <w:rPr>
        <w:rFonts w:ascii="Wingdings" w:hAnsi="Wingdings" w:hint="default"/>
      </w:rPr>
    </w:lvl>
  </w:abstractNum>
  <w:abstractNum w:abstractNumId="47" w15:restartNumberingAfterBreak="0">
    <w:nsid w:val="4B5D65BD"/>
    <w:multiLevelType w:val="hybridMultilevel"/>
    <w:tmpl w:val="1D721E0A"/>
    <w:lvl w:ilvl="0" w:tplc="BF6E55BA">
      <w:start w:val="1"/>
      <w:numFmt w:val="bullet"/>
      <w:lvlText w:val="·"/>
      <w:lvlJc w:val="left"/>
      <w:pPr>
        <w:ind w:left="720" w:hanging="360"/>
      </w:pPr>
      <w:rPr>
        <w:rFonts w:ascii="Symbol" w:hAnsi="Symbol" w:hint="default"/>
      </w:rPr>
    </w:lvl>
    <w:lvl w:ilvl="1" w:tplc="2398E742">
      <w:start w:val="1"/>
      <w:numFmt w:val="bullet"/>
      <w:lvlText w:val="o"/>
      <w:lvlJc w:val="left"/>
      <w:pPr>
        <w:ind w:left="1440" w:hanging="360"/>
      </w:pPr>
      <w:rPr>
        <w:rFonts w:ascii="Courier New" w:hAnsi="Courier New" w:hint="default"/>
      </w:rPr>
    </w:lvl>
    <w:lvl w:ilvl="2" w:tplc="6480F9F0">
      <w:start w:val="1"/>
      <w:numFmt w:val="bullet"/>
      <w:lvlText w:val=""/>
      <w:lvlJc w:val="left"/>
      <w:pPr>
        <w:ind w:left="2160" w:hanging="360"/>
      </w:pPr>
      <w:rPr>
        <w:rFonts w:ascii="Wingdings" w:hAnsi="Wingdings" w:hint="default"/>
      </w:rPr>
    </w:lvl>
    <w:lvl w:ilvl="3" w:tplc="2F2E4FEC">
      <w:start w:val="1"/>
      <w:numFmt w:val="bullet"/>
      <w:lvlText w:val=""/>
      <w:lvlJc w:val="left"/>
      <w:pPr>
        <w:ind w:left="2880" w:hanging="360"/>
      </w:pPr>
      <w:rPr>
        <w:rFonts w:ascii="Symbol" w:hAnsi="Symbol" w:hint="default"/>
      </w:rPr>
    </w:lvl>
    <w:lvl w:ilvl="4" w:tplc="6356723E">
      <w:start w:val="1"/>
      <w:numFmt w:val="bullet"/>
      <w:lvlText w:val="o"/>
      <w:lvlJc w:val="left"/>
      <w:pPr>
        <w:ind w:left="3600" w:hanging="360"/>
      </w:pPr>
      <w:rPr>
        <w:rFonts w:ascii="Courier New" w:hAnsi="Courier New" w:hint="default"/>
      </w:rPr>
    </w:lvl>
    <w:lvl w:ilvl="5" w:tplc="1902DABA">
      <w:start w:val="1"/>
      <w:numFmt w:val="bullet"/>
      <w:lvlText w:val=""/>
      <w:lvlJc w:val="left"/>
      <w:pPr>
        <w:ind w:left="4320" w:hanging="360"/>
      </w:pPr>
      <w:rPr>
        <w:rFonts w:ascii="Wingdings" w:hAnsi="Wingdings" w:hint="default"/>
      </w:rPr>
    </w:lvl>
    <w:lvl w:ilvl="6" w:tplc="A776F0A2">
      <w:start w:val="1"/>
      <w:numFmt w:val="bullet"/>
      <w:lvlText w:val=""/>
      <w:lvlJc w:val="left"/>
      <w:pPr>
        <w:ind w:left="5040" w:hanging="360"/>
      </w:pPr>
      <w:rPr>
        <w:rFonts w:ascii="Symbol" w:hAnsi="Symbol" w:hint="default"/>
      </w:rPr>
    </w:lvl>
    <w:lvl w:ilvl="7" w:tplc="040CBC8A">
      <w:start w:val="1"/>
      <w:numFmt w:val="bullet"/>
      <w:lvlText w:val="o"/>
      <w:lvlJc w:val="left"/>
      <w:pPr>
        <w:ind w:left="5760" w:hanging="360"/>
      </w:pPr>
      <w:rPr>
        <w:rFonts w:ascii="Courier New" w:hAnsi="Courier New" w:hint="default"/>
      </w:rPr>
    </w:lvl>
    <w:lvl w:ilvl="8" w:tplc="915E32C6">
      <w:start w:val="1"/>
      <w:numFmt w:val="bullet"/>
      <w:lvlText w:val=""/>
      <w:lvlJc w:val="left"/>
      <w:pPr>
        <w:ind w:left="6480" w:hanging="360"/>
      </w:pPr>
      <w:rPr>
        <w:rFonts w:ascii="Wingdings" w:hAnsi="Wingdings" w:hint="default"/>
      </w:rPr>
    </w:lvl>
  </w:abstractNum>
  <w:abstractNum w:abstractNumId="48" w15:restartNumberingAfterBreak="0">
    <w:nsid w:val="4E21E096"/>
    <w:multiLevelType w:val="hybridMultilevel"/>
    <w:tmpl w:val="17EAB858"/>
    <w:lvl w:ilvl="0" w:tplc="8D9C00F0">
      <w:start w:val="1"/>
      <w:numFmt w:val="bullet"/>
      <w:lvlText w:val="·"/>
      <w:lvlJc w:val="left"/>
      <w:pPr>
        <w:ind w:left="720" w:hanging="360"/>
      </w:pPr>
      <w:rPr>
        <w:rFonts w:ascii="Symbol" w:hAnsi="Symbol" w:hint="default"/>
      </w:rPr>
    </w:lvl>
    <w:lvl w:ilvl="1" w:tplc="68A05EFC">
      <w:start w:val="1"/>
      <w:numFmt w:val="bullet"/>
      <w:lvlText w:val="o"/>
      <w:lvlJc w:val="left"/>
      <w:pPr>
        <w:ind w:left="1440" w:hanging="360"/>
      </w:pPr>
      <w:rPr>
        <w:rFonts w:ascii="Courier New" w:hAnsi="Courier New" w:hint="default"/>
      </w:rPr>
    </w:lvl>
    <w:lvl w:ilvl="2" w:tplc="588EB7C0">
      <w:start w:val="1"/>
      <w:numFmt w:val="bullet"/>
      <w:lvlText w:val=""/>
      <w:lvlJc w:val="left"/>
      <w:pPr>
        <w:ind w:left="2160" w:hanging="360"/>
      </w:pPr>
      <w:rPr>
        <w:rFonts w:ascii="Wingdings" w:hAnsi="Wingdings" w:hint="default"/>
      </w:rPr>
    </w:lvl>
    <w:lvl w:ilvl="3" w:tplc="E3584DB6">
      <w:start w:val="1"/>
      <w:numFmt w:val="bullet"/>
      <w:lvlText w:val=""/>
      <w:lvlJc w:val="left"/>
      <w:pPr>
        <w:ind w:left="2880" w:hanging="360"/>
      </w:pPr>
      <w:rPr>
        <w:rFonts w:ascii="Symbol" w:hAnsi="Symbol" w:hint="default"/>
      </w:rPr>
    </w:lvl>
    <w:lvl w:ilvl="4" w:tplc="B7E8B5A6">
      <w:start w:val="1"/>
      <w:numFmt w:val="bullet"/>
      <w:lvlText w:val="o"/>
      <w:lvlJc w:val="left"/>
      <w:pPr>
        <w:ind w:left="3600" w:hanging="360"/>
      </w:pPr>
      <w:rPr>
        <w:rFonts w:ascii="Courier New" w:hAnsi="Courier New" w:hint="default"/>
      </w:rPr>
    </w:lvl>
    <w:lvl w:ilvl="5" w:tplc="299463DC">
      <w:start w:val="1"/>
      <w:numFmt w:val="bullet"/>
      <w:lvlText w:val=""/>
      <w:lvlJc w:val="left"/>
      <w:pPr>
        <w:ind w:left="4320" w:hanging="360"/>
      </w:pPr>
      <w:rPr>
        <w:rFonts w:ascii="Wingdings" w:hAnsi="Wingdings" w:hint="default"/>
      </w:rPr>
    </w:lvl>
    <w:lvl w:ilvl="6" w:tplc="5D8E658C">
      <w:start w:val="1"/>
      <w:numFmt w:val="bullet"/>
      <w:lvlText w:val=""/>
      <w:lvlJc w:val="left"/>
      <w:pPr>
        <w:ind w:left="5040" w:hanging="360"/>
      </w:pPr>
      <w:rPr>
        <w:rFonts w:ascii="Symbol" w:hAnsi="Symbol" w:hint="default"/>
      </w:rPr>
    </w:lvl>
    <w:lvl w:ilvl="7" w:tplc="379CE86C">
      <w:start w:val="1"/>
      <w:numFmt w:val="bullet"/>
      <w:lvlText w:val="o"/>
      <w:lvlJc w:val="left"/>
      <w:pPr>
        <w:ind w:left="5760" w:hanging="360"/>
      </w:pPr>
      <w:rPr>
        <w:rFonts w:ascii="Courier New" w:hAnsi="Courier New" w:hint="default"/>
      </w:rPr>
    </w:lvl>
    <w:lvl w:ilvl="8" w:tplc="397EE57C">
      <w:start w:val="1"/>
      <w:numFmt w:val="bullet"/>
      <w:lvlText w:val=""/>
      <w:lvlJc w:val="left"/>
      <w:pPr>
        <w:ind w:left="6480" w:hanging="360"/>
      </w:pPr>
      <w:rPr>
        <w:rFonts w:ascii="Wingdings" w:hAnsi="Wingdings" w:hint="default"/>
      </w:rPr>
    </w:lvl>
  </w:abstractNum>
  <w:abstractNum w:abstractNumId="49" w15:restartNumberingAfterBreak="0">
    <w:nsid w:val="51682A8E"/>
    <w:multiLevelType w:val="multilevel"/>
    <w:tmpl w:val="1200EE2A"/>
    <w:lvl w:ilvl="0">
      <w:start w:val="1"/>
      <w:numFmt w:val="decimal"/>
      <w:lvlText w:val="%1"/>
      <w:lvlJc w:val="left"/>
      <w:pPr>
        <w:ind w:left="432" w:hanging="432"/>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0" w15:restartNumberingAfterBreak="0">
    <w:nsid w:val="5282006C"/>
    <w:multiLevelType w:val="hybridMultilevel"/>
    <w:tmpl w:val="BC58F564"/>
    <w:lvl w:ilvl="0" w:tplc="140C0005">
      <w:start w:val="1"/>
      <w:numFmt w:val="bullet"/>
      <w:lvlText w:val=""/>
      <w:lvlJc w:val="left"/>
      <w:pPr>
        <w:ind w:left="720" w:hanging="360"/>
      </w:pPr>
      <w:rPr>
        <w:rFonts w:ascii="Wingdings" w:hAnsi="Wingdings"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51" w15:restartNumberingAfterBreak="0">
    <w:nsid w:val="54F57B37"/>
    <w:multiLevelType w:val="hybridMultilevel"/>
    <w:tmpl w:val="697E95D6"/>
    <w:lvl w:ilvl="0" w:tplc="0410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2" w15:restartNumberingAfterBreak="0">
    <w:nsid w:val="5580CE1E"/>
    <w:multiLevelType w:val="hybridMultilevel"/>
    <w:tmpl w:val="DF08BB0A"/>
    <w:lvl w:ilvl="0" w:tplc="F06AC4A2">
      <w:start w:val="1"/>
      <w:numFmt w:val="bullet"/>
      <w:lvlText w:val="-"/>
      <w:lvlJc w:val="left"/>
      <w:pPr>
        <w:ind w:left="720" w:hanging="360"/>
      </w:pPr>
      <w:rPr>
        <w:rFonts w:ascii="Symbol" w:hAnsi="Symbol" w:hint="default"/>
      </w:rPr>
    </w:lvl>
    <w:lvl w:ilvl="1" w:tplc="05D28B2C">
      <w:start w:val="1"/>
      <w:numFmt w:val="bullet"/>
      <w:lvlText w:val="o"/>
      <w:lvlJc w:val="left"/>
      <w:pPr>
        <w:ind w:left="1440" w:hanging="360"/>
      </w:pPr>
      <w:rPr>
        <w:rFonts w:ascii="Courier New" w:hAnsi="Courier New" w:hint="default"/>
      </w:rPr>
    </w:lvl>
    <w:lvl w:ilvl="2" w:tplc="B5761FDC">
      <w:start w:val="1"/>
      <w:numFmt w:val="bullet"/>
      <w:lvlText w:val=""/>
      <w:lvlJc w:val="left"/>
      <w:pPr>
        <w:ind w:left="2160" w:hanging="360"/>
      </w:pPr>
      <w:rPr>
        <w:rFonts w:ascii="Wingdings" w:hAnsi="Wingdings" w:hint="default"/>
      </w:rPr>
    </w:lvl>
    <w:lvl w:ilvl="3" w:tplc="B71427E2">
      <w:start w:val="1"/>
      <w:numFmt w:val="bullet"/>
      <w:lvlText w:val=""/>
      <w:lvlJc w:val="left"/>
      <w:pPr>
        <w:ind w:left="2880" w:hanging="360"/>
      </w:pPr>
      <w:rPr>
        <w:rFonts w:ascii="Symbol" w:hAnsi="Symbol" w:hint="default"/>
      </w:rPr>
    </w:lvl>
    <w:lvl w:ilvl="4" w:tplc="8FB21148">
      <w:start w:val="1"/>
      <w:numFmt w:val="bullet"/>
      <w:lvlText w:val="o"/>
      <w:lvlJc w:val="left"/>
      <w:pPr>
        <w:ind w:left="3600" w:hanging="360"/>
      </w:pPr>
      <w:rPr>
        <w:rFonts w:ascii="Courier New" w:hAnsi="Courier New" w:hint="default"/>
      </w:rPr>
    </w:lvl>
    <w:lvl w:ilvl="5" w:tplc="3E14E98E">
      <w:start w:val="1"/>
      <w:numFmt w:val="bullet"/>
      <w:lvlText w:val=""/>
      <w:lvlJc w:val="left"/>
      <w:pPr>
        <w:ind w:left="4320" w:hanging="360"/>
      </w:pPr>
      <w:rPr>
        <w:rFonts w:ascii="Wingdings" w:hAnsi="Wingdings" w:hint="default"/>
      </w:rPr>
    </w:lvl>
    <w:lvl w:ilvl="6" w:tplc="79705996">
      <w:start w:val="1"/>
      <w:numFmt w:val="bullet"/>
      <w:lvlText w:val=""/>
      <w:lvlJc w:val="left"/>
      <w:pPr>
        <w:ind w:left="5040" w:hanging="360"/>
      </w:pPr>
      <w:rPr>
        <w:rFonts w:ascii="Symbol" w:hAnsi="Symbol" w:hint="default"/>
      </w:rPr>
    </w:lvl>
    <w:lvl w:ilvl="7" w:tplc="652A91C8">
      <w:start w:val="1"/>
      <w:numFmt w:val="bullet"/>
      <w:lvlText w:val="o"/>
      <w:lvlJc w:val="left"/>
      <w:pPr>
        <w:ind w:left="5760" w:hanging="360"/>
      </w:pPr>
      <w:rPr>
        <w:rFonts w:ascii="Courier New" w:hAnsi="Courier New" w:hint="default"/>
      </w:rPr>
    </w:lvl>
    <w:lvl w:ilvl="8" w:tplc="4E1ABD04">
      <w:start w:val="1"/>
      <w:numFmt w:val="bullet"/>
      <w:lvlText w:val=""/>
      <w:lvlJc w:val="left"/>
      <w:pPr>
        <w:ind w:left="6480" w:hanging="360"/>
      </w:pPr>
      <w:rPr>
        <w:rFonts w:ascii="Wingdings" w:hAnsi="Wingdings" w:hint="default"/>
      </w:rPr>
    </w:lvl>
  </w:abstractNum>
  <w:abstractNum w:abstractNumId="53" w15:restartNumberingAfterBreak="0">
    <w:nsid w:val="57C15894"/>
    <w:multiLevelType w:val="multilevel"/>
    <w:tmpl w:val="E7BCC53A"/>
    <w:lvl w:ilvl="0">
      <w:start w:val="1"/>
      <w:numFmt w:val="decimal"/>
      <w:pStyle w:val="Heading1"/>
      <w:lvlText w:val="%1"/>
      <w:lvlJc w:val="left"/>
      <w:pPr>
        <w:ind w:left="432" w:hanging="432"/>
      </w:pPr>
    </w:lvl>
    <w:lvl w:ilvl="1">
      <w:start w:val="1"/>
      <w:numFmt w:val="decimal"/>
      <w:pStyle w:val="Heading2"/>
      <w:lvlText w:val="%1.%2"/>
      <w:lvlJc w:val="left"/>
      <w:pPr>
        <w:ind w:left="576" w:hanging="576"/>
      </w:pPr>
      <w:rPr>
        <w:specVanish w:val="0"/>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4" w15:restartNumberingAfterBreak="0">
    <w:nsid w:val="597F3720"/>
    <w:multiLevelType w:val="hybridMultilevel"/>
    <w:tmpl w:val="07F814D0"/>
    <w:lvl w:ilvl="0" w:tplc="F2A0973A">
      <w:start w:val="1"/>
      <w:numFmt w:val="bullet"/>
      <w:lvlText w:val="·"/>
      <w:lvlJc w:val="left"/>
      <w:pPr>
        <w:ind w:left="720" w:hanging="360"/>
      </w:pPr>
      <w:rPr>
        <w:rFonts w:ascii="Symbol" w:hAnsi="Symbol" w:hint="default"/>
      </w:rPr>
    </w:lvl>
    <w:lvl w:ilvl="1" w:tplc="23AE1CA4">
      <w:start w:val="1"/>
      <w:numFmt w:val="bullet"/>
      <w:lvlText w:val="o"/>
      <w:lvlJc w:val="left"/>
      <w:pPr>
        <w:ind w:left="1440" w:hanging="360"/>
      </w:pPr>
      <w:rPr>
        <w:rFonts w:ascii="Courier New" w:hAnsi="Courier New" w:hint="default"/>
      </w:rPr>
    </w:lvl>
    <w:lvl w:ilvl="2" w:tplc="35345CD4">
      <w:start w:val="1"/>
      <w:numFmt w:val="bullet"/>
      <w:lvlText w:val=""/>
      <w:lvlJc w:val="left"/>
      <w:pPr>
        <w:ind w:left="2160" w:hanging="360"/>
      </w:pPr>
      <w:rPr>
        <w:rFonts w:ascii="Wingdings" w:hAnsi="Wingdings" w:hint="default"/>
      </w:rPr>
    </w:lvl>
    <w:lvl w:ilvl="3" w:tplc="9C2493FA">
      <w:start w:val="1"/>
      <w:numFmt w:val="bullet"/>
      <w:lvlText w:val=""/>
      <w:lvlJc w:val="left"/>
      <w:pPr>
        <w:ind w:left="2880" w:hanging="360"/>
      </w:pPr>
      <w:rPr>
        <w:rFonts w:ascii="Symbol" w:hAnsi="Symbol" w:hint="default"/>
      </w:rPr>
    </w:lvl>
    <w:lvl w:ilvl="4" w:tplc="64DA9F6A">
      <w:start w:val="1"/>
      <w:numFmt w:val="bullet"/>
      <w:lvlText w:val="o"/>
      <w:lvlJc w:val="left"/>
      <w:pPr>
        <w:ind w:left="3600" w:hanging="360"/>
      </w:pPr>
      <w:rPr>
        <w:rFonts w:ascii="Courier New" w:hAnsi="Courier New" w:hint="default"/>
      </w:rPr>
    </w:lvl>
    <w:lvl w:ilvl="5" w:tplc="1FE62AC0">
      <w:start w:val="1"/>
      <w:numFmt w:val="bullet"/>
      <w:lvlText w:val=""/>
      <w:lvlJc w:val="left"/>
      <w:pPr>
        <w:ind w:left="4320" w:hanging="360"/>
      </w:pPr>
      <w:rPr>
        <w:rFonts w:ascii="Wingdings" w:hAnsi="Wingdings" w:hint="default"/>
      </w:rPr>
    </w:lvl>
    <w:lvl w:ilvl="6" w:tplc="5B124A70">
      <w:start w:val="1"/>
      <w:numFmt w:val="bullet"/>
      <w:lvlText w:val=""/>
      <w:lvlJc w:val="left"/>
      <w:pPr>
        <w:ind w:left="5040" w:hanging="360"/>
      </w:pPr>
      <w:rPr>
        <w:rFonts w:ascii="Symbol" w:hAnsi="Symbol" w:hint="default"/>
      </w:rPr>
    </w:lvl>
    <w:lvl w:ilvl="7" w:tplc="42D0902A">
      <w:start w:val="1"/>
      <w:numFmt w:val="bullet"/>
      <w:lvlText w:val="o"/>
      <w:lvlJc w:val="left"/>
      <w:pPr>
        <w:ind w:left="5760" w:hanging="360"/>
      </w:pPr>
      <w:rPr>
        <w:rFonts w:ascii="Courier New" w:hAnsi="Courier New" w:hint="default"/>
      </w:rPr>
    </w:lvl>
    <w:lvl w:ilvl="8" w:tplc="13FE5798">
      <w:start w:val="1"/>
      <w:numFmt w:val="bullet"/>
      <w:lvlText w:val=""/>
      <w:lvlJc w:val="left"/>
      <w:pPr>
        <w:ind w:left="6480" w:hanging="360"/>
      </w:pPr>
      <w:rPr>
        <w:rFonts w:ascii="Wingdings" w:hAnsi="Wingdings" w:hint="default"/>
      </w:rPr>
    </w:lvl>
  </w:abstractNum>
  <w:abstractNum w:abstractNumId="55" w15:restartNumberingAfterBreak="0">
    <w:nsid w:val="5B8ACD2C"/>
    <w:multiLevelType w:val="hybridMultilevel"/>
    <w:tmpl w:val="E77409F4"/>
    <w:lvl w:ilvl="0" w:tplc="2D5A46DA">
      <w:start w:val="1"/>
      <w:numFmt w:val="bullet"/>
      <w:lvlText w:val="·"/>
      <w:lvlJc w:val="left"/>
      <w:pPr>
        <w:ind w:left="720" w:hanging="360"/>
      </w:pPr>
      <w:rPr>
        <w:rFonts w:ascii="Symbol" w:hAnsi="Symbol" w:hint="default"/>
      </w:rPr>
    </w:lvl>
    <w:lvl w:ilvl="1" w:tplc="8CDC47BA">
      <w:start w:val="1"/>
      <w:numFmt w:val="bullet"/>
      <w:lvlText w:val="o"/>
      <w:lvlJc w:val="left"/>
      <w:pPr>
        <w:ind w:left="1440" w:hanging="360"/>
      </w:pPr>
      <w:rPr>
        <w:rFonts w:ascii="Courier New" w:hAnsi="Courier New" w:hint="default"/>
      </w:rPr>
    </w:lvl>
    <w:lvl w:ilvl="2" w:tplc="24505E94">
      <w:start w:val="1"/>
      <w:numFmt w:val="bullet"/>
      <w:lvlText w:val=""/>
      <w:lvlJc w:val="left"/>
      <w:pPr>
        <w:ind w:left="2160" w:hanging="360"/>
      </w:pPr>
      <w:rPr>
        <w:rFonts w:ascii="Wingdings" w:hAnsi="Wingdings" w:hint="default"/>
      </w:rPr>
    </w:lvl>
    <w:lvl w:ilvl="3" w:tplc="BD2852B4">
      <w:start w:val="1"/>
      <w:numFmt w:val="bullet"/>
      <w:lvlText w:val=""/>
      <w:lvlJc w:val="left"/>
      <w:pPr>
        <w:ind w:left="2880" w:hanging="360"/>
      </w:pPr>
      <w:rPr>
        <w:rFonts w:ascii="Symbol" w:hAnsi="Symbol" w:hint="default"/>
      </w:rPr>
    </w:lvl>
    <w:lvl w:ilvl="4" w:tplc="38661338">
      <w:start w:val="1"/>
      <w:numFmt w:val="bullet"/>
      <w:lvlText w:val="o"/>
      <w:lvlJc w:val="left"/>
      <w:pPr>
        <w:ind w:left="3600" w:hanging="360"/>
      </w:pPr>
      <w:rPr>
        <w:rFonts w:ascii="Courier New" w:hAnsi="Courier New" w:hint="default"/>
      </w:rPr>
    </w:lvl>
    <w:lvl w:ilvl="5" w:tplc="9842A086">
      <w:start w:val="1"/>
      <w:numFmt w:val="bullet"/>
      <w:lvlText w:val=""/>
      <w:lvlJc w:val="left"/>
      <w:pPr>
        <w:ind w:left="4320" w:hanging="360"/>
      </w:pPr>
      <w:rPr>
        <w:rFonts w:ascii="Wingdings" w:hAnsi="Wingdings" w:hint="default"/>
      </w:rPr>
    </w:lvl>
    <w:lvl w:ilvl="6" w:tplc="D9623024">
      <w:start w:val="1"/>
      <w:numFmt w:val="bullet"/>
      <w:lvlText w:val=""/>
      <w:lvlJc w:val="left"/>
      <w:pPr>
        <w:ind w:left="5040" w:hanging="360"/>
      </w:pPr>
      <w:rPr>
        <w:rFonts w:ascii="Symbol" w:hAnsi="Symbol" w:hint="default"/>
      </w:rPr>
    </w:lvl>
    <w:lvl w:ilvl="7" w:tplc="229AE15C">
      <w:start w:val="1"/>
      <w:numFmt w:val="bullet"/>
      <w:lvlText w:val="o"/>
      <w:lvlJc w:val="left"/>
      <w:pPr>
        <w:ind w:left="5760" w:hanging="360"/>
      </w:pPr>
      <w:rPr>
        <w:rFonts w:ascii="Courier New" w:hAnsi="Courier New" w:hint="default"/>
      </w:rPr>
    </w:lvl>
    <w:lvl w:ilvl="8" w:tplc="3EE8B596">
      <w:start w:val="1"/>
      <w:numFmt w:val="bullet"/>
      <w:lvlText w:val=""/>
      <w:lvlJc w:val="left"/>
      <w:pPr>
        <w:ind w:left="6480" w:hanging="360"/>
      </w:pPr>
      <w:rPr>
        <w:rFonts w:ascii="Wingdings" w:hAnsi="Wingdings" w:hint="default"/>
      </w:rPr>
    </w:lvl>
  </w:abstractNum>
  <w:abstractNum w:abstractNumId="56" w15:restartNumberingAfterBreak="0">
    <w:nsid w:val="5D96052A"/>
    <w:multiLevelType w:val="hybridMultilevel"/>
    <w:tmpl w:val="B28AFB1A"/>
    <w:lvl w:ilvl="0" w:tplc="140C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DA71E83"/>
    <w:multiLevelType w:val="hybridMultilevel"/>
    <w:tmpl w:val="8E246A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8" w15:restartNumberingAfterBreak="0">
    <w:nsid w:val="5E31A42B"/>
    <w:multiLevelType w:val="hybridMultilevel"/>
    <w:tmpl w:val="2926F1F8"/>
    <w:lvl w:ilvl="0" w:tplc="73F27776">
      <w:start w:val="1"/>
      <w:numFmt w:val="bullet"/>
      <w:lvlText w:val="·"/>
      <w:lvlJc w:val="left"/>
      <w:pPr>
        <w:ind w:left="720" w:hanging="360"/>
      </w:pPr>
      <w:rPr>
        <w:rFonts w:ascii="Symbol" w:hAnsi="Symbol" w:hint="default"/>
      </w:rPr>
    </w:lvl>
    <w:lvl w:ilvl="1" w:tplc="83607630">
      <w:start w:val="1"/>
      <w:numFmt w:val="bullet"/>
      <w:lvlText w:val="o"/>
      <w:lvlJc w:val="left"/>
      <w:pPr>
        <w:ind w:left="1440" w:hanging="360"/>
      </w:pPr>
      <w:rPr>
        <w:rFonts w:ascii="Courier New" w:hAnsi="Courier New" w:hint="default"/>
      </w:rPr>
    </w:lvl>
    <w:lvl w:ilvl="2" w:tplc="9976C33A">
      <w:start w:val="1"/>
      <w:numFmt w:val="bullet"/>
      <w:lvlText w:val=""/>
      <w:lvlJc w:val="left"/>
      <w:pPr>
        <w:ind w:left="2160" w:hanging="360"/>
      </w:pPr>
      <w:rPr>
        <w:rFonts w:ascii="Wingdings" w:hAnsi="Wingdings" w:hint="default"/>
      </w:rPr>
    </w:lvl>
    <w:lvl w:ilvl="3" w:tplc="4072B3BA">
      <w:start w:val="1"/>
      <w:numFmt w:val="bullet"/>
      <w:lvlText w:val=""/>
      <w:lvlJc w:val="left"/>
      <w:pPr>
        <w:ind w:left="2880" w:hanging="360"/>
      </w:pPr>
      <w:rPr>
        <w:rFonts w:ascii="Symbol" w:hAnsi="Symbol" w:hint="default"/>
      </w:rPr>
    </w:lvl>
    <w:lvl w:ilvl="4" w:tplc="5EC055E6">
      <w:start w:val="1"/>
      <w:numFmt w:val="bullet"/>
      <w:lvlText w:val="o"/>
      <w:lvlJc w:val="left"/>
      <w:pPr>
        <w:ind w:left="3600" w:hanging="360"/>
      </w:pPr>
      <w:rPr>
        <w:rFonts w:ascii="Courier New" w:hAnsi="Courier New" w:hint="default"/>
      </w:rPr>
    </w:lvl>
    <w:lvl w:ilvl="5" w:tplc="CFC0A71C">
      <w:start w:val="1"/>
      <w:numFmt w:val="bullet"/>
      <w:lvlText w:val=""/>
      <w:lvlJc w:val="left"/>
      <w:pPr>
        <w:ind w:left="4320" w:hanging="360"/>
      </w:pPr>
      <w:rPr>
        <w:rFonts w:ascii="Wingdings" w:hAnsi="Wingdings" w:hint="default"/>
      </w:rPr>
    </w:lvl>
    <w:lvl w:ilvl="6" w:tplc="8960CDFC">
      <w:start w:val="1"/>
      <w:numFmt w:val="bullet"/>
      <w:lvlText w:val=""/>
      <w:lvlJc w:val="left"/>
      <w:pPr>
        <w:ind w:left="5040" w:hanging="360"/>
      </w:pPr>
      <w:rPr>
        <w:rFonts w:ascii="Symbol" w:hAnsi="Symbol" w:hint="default"/>
      </w:rPr>
    </w:lvl>
    <w:lvl w:ilvl="7" w:tplc="ED268818">
      <w:start w:val="1"/>
      <w:numFmt w:val="bullet"/>
      <w:lvlText w:val="o"/>
      <w:lvlJc w:val="left"/>
      <w:pPr>
        <w:ind w:left="5760" w:hanging="360"/>
      </w:pPr>
      <w:rPr>
        <w:rFonts w:ascii="Courier New" w:hAnsi="Courier New" w:hint="default"/>
      </w:rPr>
    </w:lvl>
    <w:lvl w:ilvl="8" w:tplc="8A72D5C4">
      <w:start w:val="1"/>
      <w:numFmt w:val="bullet"/>
      <w:lvlText w:val=""/>
      <w:lvlJc w:val="left"/>
      <w:pPr>
        <w:ind w:left="6480" w:hanging="360"/>
      </w:pPr>
      <w:rPr>
        <w:rFonts w:ascii="Wingdings" w:hAnsi="Wingdings" w:hint="default"/>
      </w:rPr>
    </w:lvl>
  </w:abstractNum>
  <w:abstractNum w:abstractNumId="59" w15:restartNumberingAfterBreak="0">
    <w:nsid w:val="630B64E7"/>
    <w:multiLevelType w:val="hybridMultilevel"/>
    <w:tmpl w:val="9262621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0" w15:restartNumberingAfterBreak="0">
    <w:nsid w:val="66406E71"/>
    <w:multiLevelType w:val="hybridMultilevel"/>
    <w:tmpl w:val="652A8B5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1" w15:restartNumberingAfterBreak="0">
    <w:nsid w:val="68012C4C"/>
    <w:multiLevelType w:val="hybridMultilevel"/>
    <w:tmpl w:val="491877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2" w15:restartNumberingAfterBreak="0">
    <w:nsid w:val="6B602235"/>
    <w:multiLevelType w:val="hybridMultilevel"/>
    <w:tmpl w:val="23F83998"/>
    <w:lvl w:ilvl="0" w:tplc="0410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3" w15:restartNumberingAfterBreak="0">
    <w:nsid w:val="6BC218FE"/>
    <w:multiLevelType w:val="hybridMultilevel"/>
    <w:tmpl w:val="97C28A0E"/>
    <w:lvl w:ilvl="0" w:tplc="AB1E1B46">
      <w:start w:val="1"/>
      <w:numFmt w:val="bullet"/>
      <w:lvlText w:val="·"/>
      <w:lvlJc w:val="left"/>
      <w:pPr>
        <w:ind w:left="720" w:hanging="360"/>
      </w:pPr>
      <w:rPr>
        <w:rFonts w:ascii="Symbol" w:hAnsi="Symbol" w:hint="default"/>
      </w:rPr>
    </w:lvl>
    <w:lvl w:ilvl="1" w:tplc="C5FA9190">
      <w:start w:val="1"/>
      <w:numFmt w:val="bullet"/>
      <w:lvlText w:val="o"/>
      <w:lvlJc w:val="left"/>
      <w:pPr>
        <w:ind w:left="1440" w:hanging="360"/>
      </w:pPr>
      <w:rPr>
        <w:rFonts w:ascii="Courier New" w:hAnsi="Courier New" w:hint="default"/>
      </w:rPr>
    </w:lvl>
    <w:lvl w:ilvl="2" w:tplc="CAEEA0C8">
      <w:start w:val="1"/>
      <w:numFmt w:val="bullet"/>
      <w:lvlText w:val=""/>
      <w:lvlJc w:val="left"/>
      <w:pPr>
        <w:ind w:left="2160" w:hanging="360"/>
      </w:pPr>
      <w:rPr>
        <w:rFonts w:ascii="Wingdings" w:hAnsi="Wingdings" w:hint="default"/>
      </w:rPr>
    </w:lvl>
    <w:lvl w:ilvl="3" w:tplc="ACFEFB18">
      <w:start w:val="1"/>
      <w:numFmt w:val="bullet"/>
      <w:lvlText w:val=""/>
      <w:lvlJc w:val="left"/>
      <w:pPr>
        <w:ind w:left="2880" w:hanging="360"/>
      </w:pPr>
      <w:rPr>
        <w:rFonts w:ascii="Symbol" w:hAnsi="Symbol" w:hint="default"/>
      </w:rPr>
    </w:lvl>
    <w:lvl w:ilvl="4" w:tplc="848ED9B4">
      <w:start w:val="1"/>
      <w:numFmt w:val="bullet"/>
      <w:lvlText w:val="o"/>
      <w:lvlJc w:val="left"/>
      <w:pPr>
        <w:ind w:left="3600" w:hanging="360"/>
      </w:pPr>
      <w:rPr>
        <w:rFonts w:ascii="Courier New" w:hAnsi="Courier New" w:hint="default"/>
      </w:rPr>
    </w:lvl>
    <w:lvl w:ilvl="5" w:tplc="48405068">
      <w:start w:val="1"/>
      <w:numFmt w:val="bullet"/>
      <w:lvlText w:val=""/>
      <w:lvlJc w:val="left"/>
      <w:pPr>
        <w:ind w:left="4320" w:hanging="360"/>
      </w:pPr>
      <w:rPr>
        <w:rFonts w:ascii="Wingdings" w:hAnsi="Wingdings" w:hint="default"/>
      </w:rPr>
    </w:lvl>
    <w:lvl w:ilvl="6" w:tplc="0C6CEB2E">
      <w:start w:val="1"/>
      <w:numFmt w:val="bullet"/>
      <w:lvlText w:val=""/>
      <w:lvlJc w:val="left"/>
      <w:pPr>
        <w:ind w:left="5040" w:hanging="360"/>
      </w:pPr>
      <w:rPr>
        <w:rFonts w:ascii="Symbol" w:hAnsi="Symbol" w:hint="default"/>
      </w:rPr>
    </w:lvl>
    <w:lvl w:ilvl="7" w:tplc="D4EAB52A">
      <w:start w:val="1"/>
      <w:numFmt w:val="bullet"/>
      <w:lvlText w:val="o"/>
      <w:lvlJc w:val="left"/>
      <w:pPr>
        <w:ind w:left="5760" w:hanging="360"/>
      </w:pPr>
      <w:rPr>
        <w:rFonts w:ascii="Courier New" w:hAnsi="Courier New" w:hint="default"/>
      </w:rPr>
    </w:lvl>
    <w:lvl w:ilvl="8" w:tplc="A3D6CE22">
      <w:start w:val="1"/>
      <w:numFmt w:val="bullet"/>
      <w:lvlText w:val=""/>
      <w:lvlJc w:val="left"/>
      <w:pPr>
        <w:ind w:left="6480" w:hanging="360"/>
      </w:pPr>
      <w:rPr>
        <w:rFonts w:ascii="Wingdings" w:hAnsi="Wingdings" w:hint="default"/>
      </w:rPr>
    </w:lvl>
  </w:abstractNum>
  <w:abstractNum w:abstractNumId="64" w15:restartNumberingAfterBreak="0">
    <w:nsid w:val="6C63B373"/>
    <w:multiLevelType w:val="hybridMultilevel"/>
    <w:tmpl w:val="1D5807B2"/>
    <w:lvl w:ilvl="0" w:tplc="A7920CF4">
      <w:start w:val="1"/>
      <w:numFmt w:val="bullet"/>
      <w:lvlText w:val="·"/>
      <w:lvlJc w:val="left"/>
      <w:pPr>
        <w:ind w:left="720" w:hanging="360"/>
      </w:pPr>
      <w:rPr>
        <w:rFonts w:ascii="Symbol" w:hAnsi="Symbol" w:hint="default"/>
      </w:rPr>
    </w:lvl>
    <w:lvl w:ilvl="1" w:tplc="68FAA6EA">
      <w:start w:val="1"/>
      <w:numFmt w:val="bullet"/>
      <w:lvlText w:val="o"/>
      <w:lvlJc w:val="left"/>
      <w:pPr>
        <w:ind w:left="1440" w:hanging="360"/>
      </w:pPr>
      <w:rPr>
        <w:rFonts w:ascii="Courier New" w:hAnsi="Courier New" w:hint="default"/>
      </w:rPr>
    </w:lvl>
    <w:lvl w:ilvl="2" w:tplc="EE804A72">
      <w:start w:val="1"/>
      <w:numFmt w:val="bullet"/>
      <w:lvlText w:val=""/>
      <w:lvlJc w:val="left"/>
      <w:pPr>
        <w:ind w:left="2160" w:hanging="360"/>
      </w:pPr>
      <w:rPr>
        <w:rFonts w:ascii="Wingdings" w:hAnsi="Wingdings" w:hint="default"/>
      </w:rPr>
    </w:lvl>
    <w:lvl w:ilvl="3" w:tplc="4AEE03F6">
      <w:start w:val="1"/>
      <w:numFmt w:val="bullet"/>
      <w:lvlText w:val=""/>
      <w:lvlJc w:val="left"/>
      <w:pPr>
        <w:ind w:left="2880" w:hanging="360"/>
      </w:pPr>
      <w:rPr>
        <w:rFonts w:ascii="Symbol" w:hAnsi="Symbol" w:hint="default"/>
      </w:rPr>
    </w:lvl>
    <w:lvl w:ilvl="4" w:tplc="524EECA4">
      <w:start w:val="1"/>
      <w:numFmt w:val="bullet"/>
      <w:lvlText w:val="o"/>
      <w:lvlJc w:val="left"/>
      <w:pPr>
        <w:ind w:left="3600" w:hanging="360"/>
      </w:pPr>
      <w:rPr>
        <w:rFonts w:ascii="Courier New" w:hAnsi="Courier New" w:hint="default"/>
      </w:rPr>
    </w:lvl>
    <w:lvl w:ilvl="5" w:tplc="18143B32">
      <w:start w:val="1"/>
      <w:numFmt w:val="bullet"/>
      <w:lvlText w:val=""/>
      <w:lvlJc w:val="left"/>
      <w:pPr>
        <w:ind w:left="4320" w:hanging="360"/>
      </w:pPr>
      <w:rPr>
        <w:rFonts w:ascii="Wingdings" w:hAnsi="Wingdings" w:hint="default"/>
      </w:rPr>
    </w:lvl>
    <w:lvl w:ilvl="6" w:tplc="3B1C0DD4">
      <w:start w:val="1"/>
      <w:numFmt w:val="bullet"/>
      <w:lvlText w:val=""/>
      <w:lvlJc w:val="left"/>
      <w:pPr>
        <w:ind w:left="5040" w:hanging="360"/>
      </w:pPr>
      <w:rPr>
        <w:rFonts w:ascii="Symbol" w:hAnsi="Symbol" w:hint="default"/>
      </w:rPr>
    </w:lvl>
    <w:lvl w:ilvl="7" w:tplc="C90C68A2">
      <w:start w:val="1"/>
      <w:numFmt w:val="bullet"/>
      <w:lvlText w:val="o"/>
      <w:lvlJc w:val="left"/>
      <w:pPr>
        <w:ind w:left="5760" w:hanging="360"/>
      </w:pPr>
      <w:rPr>
        <w:rFonts w:ascii="Courier New" w:hAnsi="Courier New" w:hint="default"/>
      </w:rPr>
    </w:lvl>
    <w:lvl w:ilvl="8" w:tplc="86F6F706">
      <w:start w:val="1"/>
      <w:numFmt w:val="bullet"/>
      <w:lvlText w:val=""/>
      <w:lvlJc w:val="left"/>
      <w:pPr>
        <w:ind w:left="6480" w:hanging="360"/>
      </w:pPr>
      <w:rPr>
        <w:rFonts w:ascii="Wingdings" w:hAnsi="Wingdings" w:hint="default"/>
      </w:rPr>
    </w:lvl>
  </w:abstractNum>
  <w:abstractNum w:abstractNumId="65" w15:restartNumberingAfterBreak="0">
    <w:nsid w:val="6E2601E4"/>
    <w:multiLevelType w:val="hybridMultilevel"/>
    <w:tmpl w:val="75220BC6"/>
    <w:lvl w:ilvl="0" w:tplc="140C0005">
      <w:start w:val="1"/>
      <w:numFmt w:val="bullet"/>
      <w:lvlText w:val=""/>
      <w:lvlJc w:val="left"/>
      <w:pPr>
        <w:ind w:left="720" w:hanging="360"/>
      </w:pPr>
      <w:rPr>
        <w:rFonts w:ascii="Wingdings" w:hAnsi="Wingdings"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66" w15:restartNumberingAfterBreak="0">
    <w:nsid w:val="6EF85EC1"/>
    <w:multiLevelType w:val="multilevel"/>
    <w:tmpl w:val="D9B0F70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738C011C"/>
    <w:multiLevelType w:val="hybridMultilevel"/>
    <w:tmpl w:val="9E5E2756"/>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8" w15:restartNumberingAfterBreak="0">
    <w:nsid w:val="7740370B"/>
    <w:multiLevelType w:val="multilevel"/>
    <w:tmpl w:val="C980B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8A7F97F"/>
    <w:multiLevelType w:val="hybridMultilevel"/>
    <w:tmpl w:val="92009848"/>
    <w:lvl w:ilvl="0" w:tplc="7234A48A">
      <w:start w:val="1"/>
      <w:numFmt w:val="bullet"/>
      <w:lvlText w:val="·"/>
      <w:lvlJc w:val="left"/>
      <w:pPr>
        <w:ind w:left="720" w:hanging="360"/>
      </w:pPr>
      <w:rPr>
        <w:rFonts w:ascii="Symbol" w:hAnsi="Symbol" w:hint="default"/>
      </w:rPr>
    </w:lvl>
    <w:lvl w:ilvl="1" w:tplc="C3DED674">
      <w:start w:val="1"/>
      <w:numFmt w:val="bullet"/>
      <w:lvlText w:val="o"/>
      <w:lvlJc w:val="left"/>
      <w:pPr>
        <w:ind w:left="1440" w:hanging="360"/>
      </w:pPr>
      <w:rPr>
        <w:rFonts w:ascii="Courier New" w:hAnsi="Courier New" w:hint="default"/>
      </w:rPr>
    </w:lvl>
    <w:lvl w:ilvl="2" w:tplc="C1046F4E">
      <w:start w:val="1"/>
      <w:numFmt w:val="bullet"/>
      <w:lvlText w:val=""/>
      <w:lvlJc w:val="left"/>
      <w:pPr>
        <w:ind w:left="2160" w:hanging="360"/>
      </w:pPr>
      <w:rPr>
        <w:rFonts w:ascii="Wingdings" w:hAnsi="Wingdings" w:hint="default"/>
      </w:rPr>
    </w:lvl>
    <w:lvl w:ilvl="3" w:tplc="A26C8B8E">
      <w:start w:val="1"/>
      <w:numFmt w:val="bullet"/>
      <w:lvlText w:val=""/>
      <w:lvlJc w:val="left"/>
      <w:pPr>
        <w:ind w:left="2880" w:hanging="360"/>
      </w:pPr>
      <w:rPr>
        <w:rFonts w:ascii="Symbol" w:hAnsi="Symbol" w:hint="default"/>
      </w:rPr>
    </w:lvl>
    <w:lvl w:ilvl="4" w:tplc="2A94CDC4">
      <w:start w:val="1"/>
      <w:numFmt w:val="bullet"/>
      <w:lvlText w:val="o"/>
      <w:lvlJc w:val="left"/>
      <w:pPr>
        <w:ind w:left="3600" w:hanging="360"/>
      </w:pPr>
      <w:rPr>
        <w:rFonts w:ascii="Courier New" w:hAnsi="Courier New" w:hint="default"/>
      </w:rPr>
    </w:lvl>
    <w:lvl w:ilvl="5" w:tplc="8892B52A">
      <w:start w:val="1"/>
      <w:numFmt w:val="bullet"/>
      <w:lvlText w:val=""/>
      <w:lvlJc w:val="left"/>
      <w:pPr>
        <w:ind w:left="4320" w:hanging="360"/>
      </w:pPr>
      <w:rPr>
        <w:rFonts w:ascii="Wingdings" w:hAnsi="Wingdings" w:hint="default"/>
      </w:rPr>
    </w:lvl>
    <w:lvl w:ilvl="6" w:tplc="C4720050">
      <w:start w:val="1"/>
      <w:numFmt w:val="bullet"/>
      <w:lvlText w:val=""/>
      <w:lvlJc w:val="left"/>
      <w:pPr>
        <w:ind w:left="5040" w:hanging="360"/>
      </w:pPr>
      <w:rPr>
        <w:rFonts w:ascii="Symbol" w:hAnsi="Symbol" w:hint="default"/>
      </w:rPr>
    </w:lvl>
    <w:lvl w:ilvl="7" w:tplc="366C3F3A">
      <w:start w:val="1"/>
      <w:numFmt w:val="bullet"/>
      <w:lvlText w:val="o"/>
      <w:lvlJc w:val="left"/>
      <w:pPr>
        <w:ind w:left="5760" w:hanging="360"/>
      </w:pPr>
      <w:rPr>
        <w:rFonts w:ascii="Courier New" w:hAnsi="Courier New" w:hint="default"/>
      </w:rPr>
    </w:lvl>
    <w:lvl w:ilvl="8" w:tplc="226E5536">
      <w:start w:val="1"/>
      <w:numFmt w:val="bullet"/>
      <w:lvlText w:val=""/>
      <w:lvlJc w:val="left"/>
      <w:pPr>
        <w:ind w:left="6480" w:hanging="360"/>
      </w:pPr>
      <w:rPr>
        <w:rFonts w:ascii="Wingdings" w:hAnsi="Wingdings" w:hint="default"/>
      </w:rPr>
    </w:lvl>
  </w:abstractNum>
  <w:abstractNum w:abstractNumId="70" w15:restartNumberingAfterBreak="0">
    <w:nsid w:val="79B164C0"/>
    <w:multiLevelType w:val="hybridMultilevel"/>
    <w:tmpl w:val="9BBC0D96"/>
    <w:lvl w:ilvl="0" w:tplc="92ECD2A4">
      <w:start w:val="1"/>
      <w:numFmt w:val="bullet"/>
      <w:lvlText w:val="§"/>
      <w:lvlJc w:val="left"/>
      <w:pPr>
        <w:ind w:left="720" w:hanging="360"/>
      </w:pPr>
      <w:rPr>
        <w:rFonts w:ascii="Verdana, sans-serif" w:hAnsi="Verdana, sans-serif" w:hint="default"/>
      </w:rPr>
    </w:lvl>
    <w:lvl w:ilvl="1" w:tplc="763C5670">
      <w:start w:val="1"/>
      <w:numFmt w:val="bullet"/>
      <w:lvlText w:val="o"/>
      <w:lvlJc w:val="left"/>
      <w:pPr>
        <w:ind w:left="1440" w:hanging="360"/>
      </w:pPr>
      <w:rPr>
        <w:rFonts w:ascii="Courier New" w:hAnsi="Courier New" w:hint="default"/>
      </w:rPr>
    </w:lvl>
    <w:lvl w:ilvl="2" w:tplc="777A23BA">
      <w:start w:val="1"/>
      <w:numFmt w:val="bullet"/>
      <w:lvlText w:val=""/>
      <w:lvlJc w:val="left"/>
      <w:pPr>
        <w:ind w:left="2160" w:hanging="360"/>
      </w:pPr>
      <w:rPr>
        <w:rFonts w:ascii="Wingdings" w:hAnsi="Wingdings" w:hint="default"/>
      </w:rPr>
    </w:lvl>
    <w:lvl w:ilvl="3" w:tplc="ECDC4B7C">
      <w:start w:val="1"/>
      <w:numFmt w:val="bullet"/>
      <w:lvlText w:val=""/>
      <w:lvlJc w:val="left"/>
      <w:pPr>
        <w:ind w:left="2880" w:hanging="360"/>
      </w:pPr>
      <w:rPr>
        <w:rFonts w:ascii="Symbol" w:hAnsi="Symbol" w:hint="default"/>
      </w:rPr>
    </w:lvl>
    <w:lvl w:ilvl="4" w:tplc="529EF5B4">
      <w:start w:val="1"/>
      <w:numFmt w:val="bullet"/>
      <w:lvlText w:val="o"/>
      <w:lvlJc w:val="left"/>
      <w:pPr>
        <w:ind w:left="3600" w:hanging="360"/>
      </w:pPr>
      <w:rPr>
        <w:rFonts w:ascii="Courier New" w:hAnsi="Courier New" w:hint="default"/>
      </w:rPr>
    </w:lvl>
    <w:lvl w:ilvl="5" w:tplc="C2B42066">
      <w:start w:val="1"/>
      <w:numFmt w:val="bullet"/>
      <w:lvlText w:val=""/>
      <w:lvlJc w:val="left"/>
      <w:pPr>
        <w:ind w:left="4320" w:hanging="360"/>
      </w:pPr>
      <w:rPr>
        <w:rFonts w:ascii="Wingdings" w:hAnsi="Wingdings" w:hint="default"/>
      </w:rPr>
    </w:lvl>
    <w:lvl w:ilvl="6" w:tplc="66F415E0">
      <w:start w:val="1"/>
      <w:numFmt w:val="bullet"/>
      <w:lvlText w:val=""/>
      <w:lvlJc w:val="left"/>
      <w:pPr>
        <w:ind w:left="5040" w:hanging="360"/>
      </w:pPr>
      <w:rPr>
        <w:rFonts w:ascii="Symbol" w:hAnsi="Symbol" w:hint="default"/>
      </w:rPr>
    </w:lvl>
    <w:lvl w:ilvl="7" w:tplc="854C1818">
      <w:start w:val="1"/>
      <w:numFmt w:val="bullet"/>
      <w:lvlText w:val="o"/>
      <w:lvlJc w:val="left"/>
      <w:pPr>
        <w:ind w:left="5760" w:hanging="360"/>
      </w:pPr>
      <w:rPr>
        <w:rFonts w:ascii="Courier New" w:hAnsi="Courier New" w:hint="default"/>
      </w:rPr>
    </w:lvl>
    <w:lvl w:ilvl="8" w:tplc="9B8CC060">
      <w:start w:val="1"/>
      <w:numFmt w:val="bullet"/>
      <w:lvlText w:val=""/>
      <w:lvlJc w:val="left"/>
      <w:pPr>
        <w:ind w:left="6480" w:hanging="360"/>
      </w:pPr>
      <w:rPr>
        <w:rFonts w:ascii="Wingdings" w:hAnsi="Wingdings" w:hint="default"/>
      </w:rPr>
    </w:lvl>
  </w:abstractNum>
  <w:abstractNum w:abstractNumId="71" w15:restartNumberingAfterBreak="0">
    <w:nsid w:val="7A64E909"/>
    <w:multiLevelType w:val="hybridMultilevel"/>
    <w:tmpl w:val="6BC61A90"/>
    <w:lvl w:ilvl="0" w:tplc="562EA5AA">
      <w:start w:val="1"/>
      <w:numFmt w:val="bullet"/>
      <w:lvlText w:val="§"/>
      <w:lvlJc w:val="left"/>
      <w:pPr>
        <w:ind w:left="720" w:hanging="360"/>
      </w:pPr>
      <w:rPr>
        <w:rFonts w:ascii="Verdana, sans-serif" w:hAnsi="Verdana, sans-serif" w:hint="default"/>
      </w:rPr>
    </w:lvl>
    <w:lvl w:ilvl="1" w:tplc="17E06AF0">
      <w:start w:val="1"/>
      <w:numFmt w:val="bullet"/>
      <w:lvlText w:val="o"/>
      <w:lvlJc w:val="left"/>
      <w:pPr>
        <w:ind w:left="1440" w:hanging="360"/>
      </w:pPr>
      <w:rPr>
        <w:rFonts w:ascii="Courier New" w:hAnsi="Courier New" w:hint="default"/>
      </w:rPr>
    </w:lvl>
    <w:lvl w:ilvl="2" w:tplc="F5DE0558">
      <w:start w:val="1"/>
      <w:numFmt w:val="bullet"/>
      <w:lvlText w:val=""/>
      <w:lvlJc w:val="left"/>
      <w:pPr>
        <w:ind w:left="2160" w:hanging="360"/>
      </w:pPr>
      <w:rPr>
        <w:rFonts w:ascii="Wingdings" w:hAnsi="Wingdings" w:hint="default"/>
      </w:rPr>
    </w:lvl>
    <w:lvl w:ilvl="3" w:tplc="53E86360">
      <w:start w:val="1"/>
      <w:numFmt w:val="bullet"/>
      <w:lvlText w:val=""/>
      <w:lvlJc w:val="left"/>
      <w:pPr>
        <w:ind w:left="2880" w:hanging="360"/>
      </w:pPr>
      <w:rPr>
        <w:rFonts w:ascii="Symbol" w:hAnsi="Symbol" w:hint="default"/>
      </w:rPr>
    </w:lvl>
    <w:lvl w:ilvl="4" w:tplc="B4C44760">
      <w:start w:val="1"/>
      <w:numFmt w:val="bullet"/>
      <w:lvlText w:val="o"/>
      <w:lvlJc w:val="left"/>
      <w:pPr>
        <w:ind w:left="3600" w:hanging="360"/>
      </w:pPr>
      <w:rPr>
        <w:rFonts w:ascii="Courier New" w:hAnsi="Courier New" w:hint="default"/>
      </w:rPr>
    </w:lvl>
    <w:lvl w:ilvl="5" w:tplc="8BD62E06">
      <w:start w:val="1"/>
      <w:numFmt w:val="bullet"/>
      <w:lvlText w:val=""/>
      <w:lvlJc w:val="left"/>
      <w:pPr>
        <w:ind w:left="4320" w:hanging="360"/>
      </w:pPr>
      <w:rPr>
        <w:rFonts w:ascii="Wingdings" w:hAnsi="Wingdings" w:hint="default"/>
      </w:rPr>
    </w:lvl>
    <w:lvl w:ilvl="6" w:tplc="F0184964">
      <w:start w:val="1"/>
      <w:numFmt w:val="bullet"/>
      <w:lvlText w:val=""/>
      <w:lvlJc w:val="left"/>
      <w:pPr>
        <w:ind w:left="5040" w:hanging="360"/>
      </w:pPr>
      <w:rPr>
        <w:rFonts w:ascii="Symbol" w:hAnsi="Symbol" w:hint="default"/>
      </w:rPr>
    </w:lvl>
    <w:lvl w:ilvl="7" w:tplc="D70C7F64">
      <w:start w:val="1"/>
      <w:numFmt w:val="bullet"/>
      <w:lvlText w:val="o"/>
      <w:lvlJc w:val="left"/>
      <w:pPr>
        <w:ind w:left="5760" w:hanging="360"/>
      </w:pPr>
      <w:rPr>
        <w:rFonts w:ascii="Courier New" w:hAnsi="Courier New" w:hint="default"/>
      </w:rPr>
    </w:lvl>
    <w:lvl w:ilvl="8" w:tplc="93523336">
      <w:start w:val="1"/>
      <w:numFmt w:val="bullet"/>
      <w:lvlText w:val=""/>
      <w:lvlJc w:val="left"/>
      <w:pPr>
        <w:ind w:left="6480" w:hanging="360"/>
      </w:pPr>
      <w:rPr>
        <w:rFonts w:ascii="Wingdings" w:hAnsi="Wingdings" w:hint="default"/>
      </w:rPr>
    </w:lvl>
  </w:abstractNum>
  <w:abstractNum w:abstractNumId="72" w15:restartNumberingAfterBreak="0">
    <w:nsid w:val="7F181223"/>
    <w:multiLevelType w:val="hybridMultilevel"/>
    <w:tmpl w:val="D4985728"/>
    <w:lvl w:ilvl="0" w:tplc="8884C98E">
      <w:numFmt w:val="bullet"/>
      <w:lvlText w:val="-"/>
      <w:lvlJc w:val="left"/>
      <w:pPr>
        <w:ind w:left="720" w:hanging="360"/>
      </w:pPr>
      <w:rPr>
        <w:rFonts w:ascii="Verdana" w:eastAsia="Times New Roman" w:hAnsi="Verdana" w:cs="Times New Roman"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num w:numId="1" w16cid:durableId="786586933">
    <w:abstractNumId w:val="37"/>
  </w:num>
  <w:num w:numId="2" w16cid:durableId="472214923">
    <w:abstractNumId w:val="54"/>
  </w:num>
  <w:num w:numId="3" w16cid:durableId="330106469">
    <w:abstractNumId w:val="39"/>
  </w:num>
  <w:num w:numId="4" w16cid:durableId="1451362318">
    <w:abstractNumId w:val="15"/>
  </w:num>
  <w:num w:numId="5" w16cid:durableId="2142527403">
    <w:abstractNumId w:val="58"/>
  </w:num>
  <w:num w:numId="6" w16cid:durableId="632443952">
    <w:abstractNumId w:val="31"/>
  </w:num>
  <w:num w:numId="7" w16cid:durableId="525993235">
    <w:abstractNumId w:val="47"/>
  </w:num>
  <w:num w:numId="8" w16cid:durableId="992105841">
    <w:abstractNumId w:val="46"/>
  </w:num>
  <w:num w:numId="9" w16cid:durableId="847721492">
    <w:abstractNumId w:val="5"/>
  </w:num>
  <w:num w:numId="10" w16cid:durableId="817961617">
    <w:abstractNumId w:val="4"/>
  </w:num>
  <w:num w:numId="11" w16cid:durableId="1343974693">
    <w:abstractNumId w:val="3"/>
  </w:num>
  <w:num w:numId="12" w16cid:durableId="1651134839">
    <w:abstractNumId w:val="2"/>
  </w:num>
  <w:num w:numId="13" w16cid:durableId="292560541">
    <w:abstractNumId w:val="1"/>
  </w:num>
  <w:num w:numId="14" w16cid:durableId="376466080">
    <w:abstractNumId w:val="0"/>
  </w:num>
  <w:num w:numId="15" w16cid:durableId="1374189004">
    <w:abstractNumId w:val="22"/>
  </w:num>
  <w:num w:numId="16" w16cid:durableId="1921600012">
    <w:abstractNumId w:val="18"/>
  </w:num>
  <w:num w:numId="17" w16cid:durableId="1979218489">
    <w:abstractNumId w:val="44"/>
  </w:num>
  <w:num w:numId="18" w16cid:durableId="724833886">
    <w:abstractNumId w:val="28"/>
  </w:num>
  <w:num w:numId="19" w16cid:durableId="1094857828">
    <w:abstractNumId w:val="26"/>
  </w:num>
  <w:num w:numId="20" w16cid:durableId="801113594">
    <w:abstractNumId w:val="24"/>
  </w:num>
  <w:num w:numId="21" w16cid:durableId="1820222445">
    <w:abstractNumId w:val="12"/>
  </w:num>
  <w:num w:numId="22" w16cid:durableId="1125924704">
    <w:abstractNumId w:val="32"/>
  </w:num>
  <w:num w:numId="23" w16cid:durableId="402218548">
    <w:abstractNumId w:val="50"/>
  </w:num>
  <w:num w:numId="24" w16cid:durableId="728501531">
    <w:abstractNumId w:val="19"/>
  </w:num>
  <w:num w:numId="25" w16cid:durableId="75329379">
    <w:abstractNumId w:val="20"/>
  </w:num>
  <w:num w:numId="26" w16cid:durableId="147718381">
    <w:abstractNumId w:val="62"/>
  </w:num>
  <w:num w:numId="27" w16cid:durableId="966013975">
    <w:abstractNumId w:val="67"/>
  </w:num>
  <w:num w:numId="28" w16cid:durableId="52314008">
    <w:abstractNumId w:val="65"/>
  </w:num>
  <w:num w:numId="29" w16cid:durableId="1993020638">
    <w:abstractNumId w:val="53"/>
  </w:num>
  <w:num w:numId="30" w16cid:durableId="1320504678">
    <w:abstractNumId w:val="33"/>
  </w:num>
  <w:num w:numId="31" w16cid:durableId="17277171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874733420">
    <w:abstractNumId w:val="72"/>
  </w:num>
  <w:num w:numId="33" w16cid:durableId="82189335">
    <w:abstractNumId w:val="7"/>
  </w:num>
  <w:num w:numId="34" w16cid:durableId="1221095016">
    <w:abstractNumId w:val="8"/>
  </w:num>
  <w:num w:numId="35" w16cid:durableId="1497258076">
    <w:abstractNumId w:val="57"/>
  </w:num>
  <w:num w:numId="36" w16cid:durableId="403650462">
    <w:abstractNumId w:val="14"/>
  </w:num>
  <w:num w:numId="37" w16cid:durableId="1765683487">
    <w:abstractNumId w:val="66"/>
  </w:num>
  <w:num w:numId="38" w16cid:durableId="866140978">
    <w:abstractNumId w:val="17"/>
  </w:num>
  <w:num w:numId="39" w16cid:durableId="488251779">
    <w:abstractNumId w:val="56"/>
  </w:num>
  <w:num w:numId="40" w16cid:durableId="1446542587">
    <w:abstractNumId w:val="9"/>
  </w:num>
  <w:num w:numId="41" w16cid:durableId="120461351">
    <w:abstractNumId w:val="30"/>
  </w:num>
  <w:num w:numId="42" w16cid:durableId="1574851074">
    <w:abstractNumId w:val="55"/>
  </w:num>
  <w:num w:numId="43" w16cid:durableId="1613856248">
    <w:abstractNumId w:val="63"/>
  </w:num>
  <w:num w:numId="44" w16cid:durableId="1431583581">
    <w:abstractNumId w:val="6"/>
  </w:num>
  <w:num w:numId="45" w16cid:durableId="342782679">
    <w:abstractNumId w:val="64"/>
  </w:num>
  <w:num w:numId="46" w16cid:durableId="1727220084">
    <w:abstractNumId w:val="69"/>
  </w:num>
  <w:num w:numId="47" w16cid:durableId="441388889">
    <w:abstractNumId w:val="48"/>
  </w:num>
  <w:num w:numId="48" w16cid:durableId="168107245">
    <w:abstractNumId w:val="45"/>
  </w:num>
  <w:num w:numId="49" w16cid:durableId="1634402865">
    <w:abstractNumId w:val="49"/>
  </w:num>
  <w:num w:numId="50" w16cid:durableId="1709135358">
    <w:abstractNumId w:val="34"/>
  </w:num>
  <w:num w:numId="51" w16cid:durableId="1858350378">
    <w:abstractNumId w:val="23"/>
  </w:num>
  <w:num w:numId="52" w16cid:durableId="1371493882">
    <w:abstractNumId w:val="21"/>
  </w:num>
  <w:num w:numId="53" w16cid:durableId="308168496">
    <w:abstractNumId w:val="52"/>
  </w:num>
  <w:num w:numId="54" w16cid:durableId="1116871499">
    <w:abstractNumId w:val="40"/>
  </w:num>
  <w:num w:numId="55" w16cid:durableId="940332700">
    <w:abstractNumId w:val="38"/>
  </w:num>
  <w:num w:numId="56" w16cid:durableId="1451783219">
    <w:abstractNumId w:val="35"/>
  </w:num>
  <w:num w:numId="57" w16cid:durableId="681199874">
    <w:abstractNumId w:val="70"/>
  </w:num>
  <w:num w:numId="58" w16cid:durableId="459694378">
    <w:abstractNumId w:val="16"/>
  </w:num>
  <w:num w:numId="59" w16cid:durableId="1661543986">
    <w:abstractNumId w:val="29"/>
  </w:num>
  <w:num w:numId="60" w16cid:durableId="35551341">
    <w:abstractNumId w:val="41"/>
  </w:num>
  <w:num w:numId="61" w16cid:durableId="1056901747">
    <w:abstractNumId w:val="71"/>
  </w:num>
  <w:num w:numId="62" w16cid:durableId="376051526">
    <w:abstractNumId w:val="42"/>
  </w:num>
  <w:num w:numId="63" w16cid:durableId="467238063">
    <w:abstractNumId w:val="36"/>
  </w:num>
  <w:num w:numId="64" w16cid:durableId="555554742">
    <w:abstractNumId w:val="10"/>
  </w:num>
  <w:num w:numId="65" w16cid:durableId="1183780122">
    <w:abstractNumId w:val="11"/>
  </w:num>
  <w:num w:numId="66" w16cid:durableId="318703079">
    <w:abstractNumId w:val="68"/>
  </w:num>
  <w:num w:numId="67" w16cid:durableId="541018113">
    <w:abstractNumId w:val="13"/>
  </w:num>
  <w:num w:numId="68" w16cid:durableId="828249493">
    <w:abstractNumId w:val="51"/>
  </w:num>
  <w:num w:numId="69" w16cid:durableId="1765371599">
    <w:abstractNumId w:val="43"/>
  </w:num>
  <w:num w:numId="70" w16cid:durableId="152448737">
    <w:abstractNumId w:val="25"/>
  </w:num>
  <w:num w:numId="71" w16cid:durableId="946548460">
    <w:abstractNumId w:val="27"/>
  </w:num>
  <w:num w:numId="72" w16cid:durableId="2066247743">
    <w:abstractNumId w:val="60"/>
  </w:num>
  <w:num w:numId="73" w16cid:durableId="1108503277">
    <w:abstractNumId w:val="59"/>
  </w:num>
  <w:num w:numId="74" w16cid:durableId="1749110614">
    <w:abstractNumId w:val="61"/>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6"/>
  <w:removePersonalInformation/>
  <w:removeDateAndTime/>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0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LW_DocType" w:val="NORMAL"/>
  </w:docVars>
  <w:rsids>
    <w:rsidRoot w:val="00BD2FBC"/>
    <w:rsid w:val="0000014E"/>
    <w:rsid w:val="0000028F"/>
    <w:rsid w:val="000003C7"/>
    <w:rsid w:val="00000AC1"/>
    <w:rsid w:val="00000AD6"/>
    <w:rsid w:val="00000C21"/>
    <w:rsid w:val="00000D50"/>
    <w:rsid w:val="00000DF5"/>
    <w:rsid w:val="000011F8"/>
    <w:rsid w:val="000013A8"/>
    <w:rsid w:val="00001556"/>
    <w:rsid w:val="000016A3"/>
    <w:rsid w:val="00001C97"/>
    <w:rsid w:val="000022C6"/>
    <w:rsid w:val="000027D8"/>
    <w:rsid w:val="000029E3"/>
    <w:rsid w:val="00002AB0"/>
    <w:rsid w:val="00002E4D"/>
    <w:rsid w:val="00002FFA"/>
    <w:rsid w:val="000030E5"/>
    <w:rsid w:val="00003226"/>
    <w:rsid w:val="0000350F"/>
    <w:rsid w:val="00003AD6"/>
    <w:rsid w:val="000040D2"/>
    <w:rsid w:val="0000421B"/>
    <w:rsid w:val="000042F5"/>
    <w:rsid w:val="000046F1"/>
    <w:rsid w:val="000049DA"/>
    <w:rsid w:val="00004ACB"/>
    <w:rsid w:val="00004F54"/>
    <w:rsid w:val="0000520A"/>
    <w:rsid w:val="00005401"/>
    <w:rsid w:val="00005525"/>
    <w:rsid w:val="00005535"/>
    <w:rsid w:val="00005E32"/>
    <w:rsid w:val="00005E82"/>
    <w:rsid w:val="000060E8"/>
    <w:rsid w:val="000064D5"/>
    <w:rsid w:val="0000667D"/>
    <w:rsid w:val="00006C40"/>
    <w:rsid w:val="00007392"/>
    <w:rsid w:val="000074F2"/>
    <w:rsid w:val="000079D4"/>
    <w:rsid w:val="00007A34"/>
    <w:rsid w:val="00007AB9"/>
    <w:rsid w:val="000106BC"/>
    <w:rsid w:val="000106FF"/>
    <w:rsid w:val="00010F16"/>
    <w:rsid w:val="00011359"/>
    <w:rsid w:val="0001179B"/>
    <w:rsid w:val="00011D41"/>
    <w:rsid w:val="0001261A"/>
    <w:rsid w:val="00012675"/>
    <w:rsid w:val="00012D21"/>
    <w:rsid w:val="00013AFE"/>
    <w:rsid w:val="00013C49"/>
    <w:rsid w:val="0001409E"/>
    <w:rsid w:val="00014A53"/>
    <w:rsid w:val="00015760"/>
    <w:rsid w:val="000157CD"/>
    <w:rsid w:val="00015AD3"/>
    <w:rsid w:val="00015BC6"/>
    <w:rsid w:val="00015BCA"/>
    <w:rsid w:val="00015CE0"/>
    <w:rsid w:val="00016434"/>
    <w:rsid w:val="00016B22"/>
    <w:rsid w:val="00016F2F"/>
    <w:rsid w:val="000174A7"/>
    <w:rsid w:val="000177BF"/>
    <w:rsid w:val="00017855"/>
    <w:rsid w:val="00017D34"/>
    <w:rsid w:val="00020CA4"/>
    <w:rsid w:val="00020D31"/>
    <w:rsid w:val="00021853"/>
    <w:rsid w:val="00021C35"/>
    <w:rsid w:val="00022119"/>
    <w:rsid w:val="00022453"/>
    <w:rsid w:val="00022564"/>
    <w:rsid w:val="000227E0"/>
    <w:rsid w:val="00023443"/>
    <w:rsid w:val="000234FD"/>
    <w:rsid w:val="00024498"/>
    <w:rsid w:val="000244D6"/>
    <w:rsid w:val="00024808"/>
    <w:rsid w:val="000248EA"/>
    <w:rsid w:val="00025940"/>
    <w:rsid w:val="00026A2E"/>
    <w:rsid w:val="00026E59"/>
    <w:rsid w:val="00026F59"/>
    <w:rsid w:val="0002721E"/>
    <w:rsid w:val="00027521"/>
    <w:rsid w:val="0002782C"/>
    <w:rsid w:val="0002788E"/>
    <w:rsid w:val="0003038A"/>
    <w:rsid w:val="00030B6F"/>
    <w:rsid w:val="00030E77"/>
    <w:rsid w:val="00031502"/>
    <w:rsid w:val="000315D4"/>
    <w:rsid w:val="00031B21"/>
    <w:rsid w:val="00031F0B"/>
    <w:rsid w:val="00032AAE"/>
    <w:rsid w:val="00032D75"/>
    <w:rsid w:val="00033279"/>
    <w:rsid w:val="00033702"/>
    <w:rsid w:val="00033AC3"/>
    <w:rsid w:val="00033AEB"/>
    <w:rsid w:val="00034566"/>
    <w:rsid w:val="000345F8"/>
    <w:rsid w:val="000346A7"/>
    <w:rsid w:val="00034CF1"/>
    <w:rsid w:val="00034DB4"/>
    <w:rsid w:val="00035B8F"/>
    <w:rsid w:val="00036192"/>
    <w:rsid w:val="00037378"/>
    <w:rsid w:val="00037977"/>
    <w:rsid w:val="00037BA6"/>
    <w:rsid w:val="00037C93"/>
    <w:rsid w:val="00037DC0"/>
    <w:rsid w:val="00040F1D"/>
    <w:rsid w:val="00041176"/>
    <w:rsid w:val="0004157B"/>
    <w:rsid w:val="0004199F"/>
    <w:rsid w:val="00041DD4"/>
    <w:rsid w:val="00042460"/>
    <w:rsid w:val="000429F6"/>
    <w:rsid w:val="0004305D"/>
    <w:rsid w:val="000430FE"/>
    <w:rsid w:val="000437CF"/>
    <w:rsid w:val="00043C51"/>
    <w:rsid w:val="00044040"/>
    <w:rsid w:val="0004447A"/>
    <w:rsid w:val="000445CA"/>
    <w:rsid w:val="0004495D"/>
    <w:rsid w:val="0004499A"/>
    <w:rsid w:val="00044DF4"/>
    <w:rsid w:val="00044F35"/>
    <w:rsid w:val="0004526D"/>
    <w:rsid w:val="00045605"/>
    <w:rsid w:val="000458A6"/>
    <w:rsid w:val="00045D7B"/>
    <w:rsid w:val="00045E39"/>
    <w:rsid w:val="000464F9"/>
    <w:rsid w:val="00046B17"/>
    <w:rsid w:val="00050838"/>
    <w:rsid w:val="0005093A"/>
    <w:rsid w:val="000511CF"/>
    <w:rsid w:val="000511E2"/>
    <w:rsid w:val="000514C1"/>
    <w:rsid w:val="000515AD"/>
    <w:rsid w:val="0005160E"/>
    <w:rsid w:val="000517D3"/>
    <w:rsid w:val="000518F9"/>
    <w:rsid w:val="00051E7F"/>
    <w:rsid w:val="00052143"/>
    <w:rsid w:val="00052B6B"/>
    <w:rsid w:val="00052E83"/>
    <w:rsid w:val="00053540"/>
    <w:rsid w:val="0005357B"/>
    <w:rsid w:val="00053613"/>
    <w:rsid w:val="000538D9"/>
    <w:rsid w:val="000539B4"/>
    <w:rsid w:val="00053AA5"/>
    <w:rsid w:val="00053CD2"/>
    <w:rsid w:val="00053D92"/>
    <w:rsid w:val="00054380"/>
    <w:rsid w:val="0005490C"/>
    <w:rsid w:val="000549F7"/>
    <w:rsid w:val="00054B4F"/>
    <w:rsid w:val="00054F7F"/>
    <w:rsid w:val="000551C4"/>
    <w:rsid w:val="0005568C"/>
    <w:rsid w:val="00055733"/>
    <w:rsid w:val="000557D8"/>
    <w:rsid w:val="00056120"/>
    <w:rsid w:val="00056340"/>
    <w:rsid w:val="00056971"/>
    <w:rsid w:val="00057063"/>
    <w:rsid w:val="00057805"/>
    <w:rsid w:val="0005783E"/>
    <w:rsid w:val="00060004"/>
    <w:rsid w:val="00060055"/>
    <w:rsid w:val="00060CB7"/>
    <w:rsid w:val="00060ED6"/>
    <w:rsid w:val="00061164"/>
    <w:rsid w:val="000611DB"/>
    <w:rsid w:val="00061668"/>
    <w:rsid w:val="00061B5F"/>
    <w:rsid w:val="00061DF7"/>
    <w:rsid w:val="00062003"/>
    <w:rsid w:val="0006259E"/>
    <w:rsid w:val="00062957"/>
    <w:rsid w:val="0006296F"/>
    <w:rsid w:val="00062CC5"/>
    <w:rsid w:val="000632ED"/>
    <w:rsid w:val="00063C96"/>
    <w:rsid w:val="00063F99"/>
    <w:rsid w:val="00064009"/>
    <w:rsid w:val="00064824"/>
    <w:rsid w:val="00064F5A"/>
    <w:rsid w:val="00065292"/>
    <w:rsid w:val="0006529E"/>
    <w:rsid w:val="00065497"/>
    <w:rsid w:val="0006560C"/>
    <w:rsid w:val="00065DE2"/>
    <w:rsid w:val="000662C0"/>
    <w:rsid w:val="000668D4"/>
    <w:rsid w:val="000668E2"/>
    <w:rsid w:val="00066B50"/>
    <w:rsid w:val="00066DAA"/>
    <w:rsid w:val="00066E69"/>
    <w:rsid w:val="00066E95"/>
    <w:rsid w:val="000670F5"/>
    <w:rsid w:val="000673AF"/>
    <w:rsid w:val="0006761C"/>
    <w:rsid w:val="0006786E"/>
    <w:rsid w:val="000679B5"/>
    <w:rsid w:val="000703BE"/>
    <w:rsid w:val="00070B1F"/>
    <w:rsid w:val="00070BDA"/>
    <w:rsid w:val="00070D62"/>
    <w:rsid w:val="00070E38"/>
    <w:rsid w:val="000710BE"/>
    <w:rsid w:val="000714EE"/>
    <w:rsid w:val="0007167C"/>
    <w:rsid w:val="000718F2"/>
    <w:rsid w:val="00071C09"/>
    <w:rsid w:val="00071CBC"/>
    <w:rsid w:val="0007208F"/>
    <w:rsid w:val="00072D64"/>
    <w:rsid w:val="00073346"/>
    <w:rsid w:val="0007390C"/>
    <w:rsid w:val="00075181"/>
    <w:rsid w:val="0007595A"/>
    <w:rsid w:val="00075A20"/>
    <w:rsid w:val="00075B3A"/>
    <w:rsid w:val="00075F77"/>
    <w:rsid w:val="000761D3"/>
    <w:rsid w:val="0007647F"/>
    <w:rsid w:val="000767CE"/>
    <w:rsid w:val="00076AEA"/>
    <w:rsid w:val="00076B54"/>
    <w:rsid w:val="00076E2D"/>
    <w:rsid w:val="00076EB2"/>
    <w:rsid w:val="00076F8D"/>
    <w:rsid w:val="00077239"/>
    <w:rsid w:val="000774C6"/>
    <w:rsid w:val="000777A3"/>
    <w:rsid w:val="00077AD3"/>
    <w:rsid w:val="00077F12"/>
    <w:rsid w:val="00077F9A"/>
    <w:rsid w:val="000802B0"/>
    <w:rsid w:val="00080F44"/>
    <w:rsid w:val="00081939"/>
    <w:rsid w:val="00081B17"/>
    <w:rsid w:val="00081D4F"/>
    <w:rsid w:val="00081DAC"/>
    <w:rsid w:val="00081E2B"/>
    <w:rsid w:val="00081ED4"/>
    <w:rsid w:val="0008211D"/>
    <w:rsid w:val="00082274"/>
    <w:rsid w:val="00082319"/>
    <w:rsid w:val="000825FE"/>
    <w:rsid w:val="00082993"/>
    <w:rsid w:val="00082B02"/>
    <w:rsid w:val="00082D56"/>
    <w:rsid w:val="00082E84"/>
    <w:rsid w:val="00082F76"/>
    <w:rsid w:val="00083D17"/>
    <w:rsid w:val="0008463C"/>
    <w:rsid w:val="000847D3"/>
    <w:rsid w:val="00084B86"/>
    <w:rsid w:val="00084C7A"/>
    <w:rsid w:val="00084DEF"/>
    <w:rsid w:val="00084E3E"/>
    <w:rsid w:val="00084EBA"/>
    <w:rsid w:val="0008560D"/>
    <w:rsid w:val="00085657"/>
    <w:rsid w:val="00085ED3"/>
    <w:rsid w:val="00086081"/>
    <w:rsid w:val="000865ED"/>
    <w:rsid w:val="00086A21"/>
    <w:rsid w:val="00086BD0"/>
    <w:rsid w:val="00086E4A"/>
    <w:rsid w:val="00087BD6"/>
    <w:rsid w:val="00087CF8"/>
    <w:rsid w:val="00090A11"/>
    <w:rsid w:val="00090BCE"/>
    <w:rsid w:val="000910F2"/>
    <w:rsid w:val="0009140B"/>
    <w:rsid w:val="000914C0"/>
    <w:rsid w:val="00091DFB"/>
    <w:rsid w:val="000927C0"/>
    <w:rsid w:val="00092993"/>
    <w:rsid w:val="000929F3"/>
    <w:rsid w:val="00093002"/>
    <w:rsid w:val="000931A4"/>
    <w:rsid w:val="00093886"/>
    <w:rsid w:val="00093FC4"/>
    <w:rsid w:val="0009419B"/>
    <w:rsid w:val="00094347"/>
    <w:rsid w:val="00094551"/>
    <w:rsid w:val="0009490F"/>
    <w:rsid w:val="00094AB3"/>
    <w:rsid w:val="00094D61"/>
    <w:rsid w:val="00094E24"/>
    <w:rsid w:val="00095704"/>
    <w:rsid w:val="000957D1"/>
    <w:rsid w:val="00095B74"/>
    <w:rsid w:val="00095BEC"/>
    <w:rsid w:val="00095C34"/>
    <w:rsid w:val="00096106"/>
    <w:rsid w:val="00096441"/>
    <w:rsid w:val="000964B7"/>
    <w:rsid w:val="000965C2"/>
    <w:rsid w:val="00096A3A"/>
    <w:rsid w:val="00096A5C"/>
    <w:rsid w:val="00096AE5"/>
    <w:rsid w:val="0009701F"/>
    <w:rsid w:val="0009712E"/>
    <w:rsid w:val="000974AF"/>
    <w:rsid w:val="000974DD"/>
    <w:rsid w:val="000A0A60"/>
    <w:rsid w:val="000A0C1A"/>
    <w:rsid w:val="000A0DB6"/>
    <w:rsid w:val="000A0DC7"/>
    <w:rsid w:val="000A17AD"/>
    <w:rsid w:val="000A1CE1"/>
    <w:rsid w:val="000A247A"/>
    <w:rsid w:val="000A262B"/>
    <w:rsid w:val="000A27B6"/>
    <w:rsid w:val="000A287F"/>
    <w:rsid w:val="000A360E"/>
    <w:rsid w:val="000A3CBB"/>
    <w:rsid w:val="000A3DF6"/>
    <w:rsid w:val="000A3F55"/>
    <w:rsid w:val="000A429B"/>
    <w:rsid w:val="000A434F"/>
    <w:rsid w:val="000A47B2"/>
    <w:rsid w:val="000A505B"/>
    <w:rsid w:val="000A52EF"/>
    <w:rsid w:val="000A5379"/>
    <w:rsid w:val="000A58CA"/>
    <w:rsid w:val="000A58CC"/>
    <w:rsid w:val="000A5987"/>
    <w:rsid w:val="000A5B77"/>
    <w:rsid w:val="000A62D5"/>
    <w:rsid w:val="000A6366"/>
    <w:rsid w:val="000A73EF"/>
    <w:rsid w:val="000A7546"/>
    <w:rsid w:val="000A79AA"/>
    <w:rsid w:val="000A7D9A"/>
    <w:rsid w:val="000B03C3"/>
    <w:rsid w:val="000B0AC8"/>
    <w:rsid w:val="000B0D63"/>
    <w:rsid w:val="000B0E45"/>
    <w:rsid w:val="000B1356"/>
    <w:rsid w:val="000B172F"/>
    <w:rsid w:val="000B19FF"/>
    <w:rsid w:val="000B20BC"/>
    <w:rsid w:val="000B23D1"/>
    <w:rsid w:val="000B274D"/>
    <w:rsid w:val="000B2A0E"/>
    <w:rsid w:val="000B303C"/>
    <w:rsid w:val="000B3223"/>
    <w:rsid w:val="000B3382"/>
    <w:rsid w:val="000B342C"/>
    <w:rsid w:val="000B3BAE"/>
    <w:rsid w:val="000B3BCF"/>
    <w:rsid w:val="000B3BF7"/>
    <w:rsid w:val="000B429F"/>
    <w:rsid w:val="000B43A5"/>
    <w:rsid w:val="000B4CE1"/>
    <w:rsid w:val="000B4F3F"/>
    <w:rsid w:val="000B5B7A"/>
    <w:rsid w:val="000B5FD9"/>
    <w:rsid w:val="000B654C"/>
    <w:rsid w:val="000B66C3"/>
    <w:rsid w:val="000B67A9"/>
    <w:rsid w:val="000B69C5"/>
    <w:rsid w:val="000B7039"/>
    <w:rsid w:val="000B734E"/>
    <w:rsid w:val="000B762F"/>
    <w:rsid w:val="000B7DCD"/>
    <w:rsid w:val="000C115F"/>
    <w:rsid w:val="000C1222"/>
    <w:rsid w:val="000C12C0"/>
    <w:rsid w:val="000C13D8"/>
    <w:rsid w:val="000C1551"/>
    <w:rsid w:val="000C155A"/>
    <w:rsid w:val="000C155D"/>
    <w:rsid w:val="000C1B83"/>
    <w:rsid w:val="000C2001"/>
    <w:rsid w:val="000C2D2C"/>
    <w:rsid w:val="000C3363"/>
    <w:rsid w:val="000C37F0"/>
    <w:rsid w:val="000C3805"/>
    <w:rsid w:val="000C3C3B"/>
    <w:rsid w:val="000C3DB3"/>
    <w:rsid w:val="000C40F9"/>
    <w:rsid w:val="000C4686"/>
    <w:rsid w:val="000C5294"/>
    <w:rsid w:val="000C562D"/>
    <w:rsid w:val="000C56CD"/>
    <w:rsid w:val="000C5784"/>
    <w:rsid w:val="000C5E44"/>
    <w:rsid w:val="000C5F8E"/>
    <w:rsid w:val="000C681B"/>
    <w:rsid w:val="000C6CE8"/>
    <w:rsid w:val="000C6F7A"/>
    <w:rsid w:val="000C7342"/>
    <w:rsid w:val="000C75D4"/>
    <w:rsid w:val="000C7F25"/>
    <w:rsid w:val="000D0373"/>
    <w:rsid w:val="000D044A"/>
    <w:rsid w:val="000D07AE"/>
    <w:rsid w:val="000D07C6"/>
    <w:rsid w:val="000D0C90"/>
    <w:rsid w:val="000D0CED"/>
    <w:rsid w:val="000D0D83"/>
    <w:rsid w:val="000D1563"/>
    <w:rsid w:val="000D1564"/>
    <w:rsid w:val="000D16FE"/>
    <w:rsid w:val="000D172E"/>
    <w:rsid w:val="000D1BB7"/>
    <w:rsid w:val="000D1E2E"/>
    <w:rsid w:val="000D215F"/>
    <w:rsid w:val="000D217A"/>
    <w:rsid w:val="000D2790"/>
    <w:rsid w:val="000D2DAB"/>
    <w:rsid w:val="000D3739"/>
    <w:rsid w:val="000D3773"/>
    <w:rsid w:val="000D38C1"/>
    <w:rsid w:val="000D399A"/>
    <w:rsid w:val="000D3AA9"/>
    <w:rsid w:val="000D41A0"/>
    <w:rsid w:val="000D46F5"/>
    <w:rsid w:val="000D4746"/>
    <w:rsid w:val="000D4878"/>
    <w:rsid w:val="000D49DC"/>
    <w:rsid w:val="000D4BF8"/>
    <w:rsid w:val="000D4D40"/>
    <w:rsid w:val="000D5383"/>
    <w:rsid w:val="000D5730"/>
    <w:rsid w:val="000D5853"/>
    <w:rsid w:val="000D5CFA"/>
    <w:rsid w:val="000D6329"/>
    <w:rsid w:val="000D6374"/>
    <w:rsid w:val="000D6681"/>
    <w:rsid w:val="000D6770"/>
    <w:rsid w:val="000D67C0"/>
    <w:rsid w:val="000D6839"/>
    <w:rsid w:val="000D68ED"/>
    <w:rsid w:val="000D6DDA"/>
    <w:rsid w:val="000D73A6"/>
    <w:rsid w:val="000E032A"/>
    <w:rsid w:val="000E03AD"/>
    <w:rsid w:val="000E0676"/>
    <w:rsid w:val="000E0830"/>
    <w:rsid w:val="000E0BE2"/>
    <w:rsid w:val="000E0F64"/>
    <w:rsid w:val="000E103B"/>
    <w:rsid w:val="000E12F0"/>
    <w:rsid w:val="000E1973"/>
    <w:rsid w:val="000E19A7"/>
    <w:rsid w:val="000E1F8A"/>
    <w:rsid w:val="000E2281"/>
    <w:rsid w:val="000E249B"/>
    <w:rsid w:val="000E2CC0"/>
    <w:rsid w:val="000E2CFD"/>
    <w:rsid w:val="000E2EDD"/>
    <w:rsid w:val="000E2FB8"/>
    <w:rsid w:val="000E31AA"/>
    <w:rsid w:val="000E3599"/>
    <w:rsid w:val="000E4384"/>
    <w:rsid w:val="000E4AF9"/>
    <w:rsid w:val="000E4C40"/>
    <w:rsid w:val="000E4F6A"/>
    <w:rsid w:val="000E4FA5"/>
    <w:rsid w:val="000E53DF"/>
    <w:rsid w:val="000E57E2"/>
    <w:rsid w:val="000E6270"/>
    <w:rsid w:val="000E67B4"/>
    <w:rsid w:val="000E67B7"/>
    <w:rsid w:val="000E6B7F"/>
    <w:rsid w:val="000E6EF3"/>
    <w:rsid w:val="000E73FF"/>
    <w:rsid w:val="000E7C37"/>
    <w:rsid w:val="000E7CF7"/>
    <w:rsid w:val="000E7FD5"/>
    <w:rsid w:val="000F02C6"/>
    <w:rsid w:val="000F04E5"/>
    <w:rsid w:val="000F05F9"/>
    <w:rsid w:val="000F06D3"/>
    <w:rsid w:val="000F06F3"/>
    <w:rsid w:val="000F0714"/>
    <w:rsid w:val="000F08A9"/>
    <w:rsid w:val="000F0993"/>
    <w:rsid w:val="000F0B8C"/>
    <w:rsid w:val="000F0C67"/>
    <w:rsid w:val="000F1020"/>
    <w:rsid w:val="000F1272"/>
    <w:rsid w:val="000F16AC"/>
    <w:rsid w:val="000F170E"/>
    <w:rsid w:val="000F178A"/>
    <w:rsid w:val="000F1CC4"/>
    <w:rsid w:val="000F1F7F"/>
    <w:rsid w:val="000F2573"/>
    <w:rsid w:val="000F260B"/>
    <w:rsid w:val="000F26F9"/>
    <w:rsid w:val="000F28BF"/>
    <w:rsid w:val="000F2FA2"/>
    <w:rsid w:val="000F405D"/>
    <w:rsid w:val="000F4180"/>
    <w:rsid w:val="000F4453"/>
    <w:rsid w:val="000F4DA4"/>
    <w:rsid w:val="000F50BE"/>
    <w:rsid w:val="000F5233"/>
    <w:rsid w:val="000F5B65"/>
    <w:rsid w:val="000F5C1A"/>
    <w:rsid w:val="000F5D70"/>
    <w:rsid w:val="000F5E9F"/>
    <w:rsid w:val="000F5FEC"/>
    <w:rsid w:val="000F607C"/>
    <w:rsid w:val="000F61E9"/>
    <w:rsid w:val="000F67B9"/>
    <w:rsid w:val="000F6887"/>
    <w:rsid w:val="000F69CF"/>
    <w:rsid w:val="000F6DB6"/>
    <w:rsid w:val="000F6FB4"/>
    <w:rsid w:val="000F6FDB"/>
    <w:rsid w:val="000F7475"/>
    <w:rsid w:val="000F7706"/>
    <w:rsid w:val="000F77A0"/>
    <w:rsid w:val="000F7FC4"/>
    <w:rsid w:val="00100EB9"/>
    <w:rsid w:val="001013A0"/>
    <w:rsid w:val="00101ABC"/>
    <w:rsid w:val="00101B4A"/>
    <w:rsid w:val="00101FDF"/>
    <w:rsid w:val="0010239E"/>
    <w:rsid w:val="00103382"/>
    <w:rsid w:val="0010339D"/>
    <w:rsid w:val="001037E2"/>
    <w:rsid w:val="00103A7E"/>
    <w:rsid w:val="00104056"/>
    <w:rsid w:val="001041FE"/>
    <w:rsid w:val="0010485D"/>
    <w:rsid w:val="0010493F"/>
    <w:rsid w:val="00105544"/>
    <w:rsid w:val="00105B9A"/>
    <w:rsid w:val="001064DE"/>
    <w:rsid w:val="00106D74"/>
    <w:rsid w:val="001070FC"/>
    <w:rsid w:val="001073EB"/>
    <w:rsid w:val="001077CC"/>
    <w:rsid w:val="00107845"/>
    <w:rsid w:val="00107A66"/>
    <w:rsid w:val="00110015"/>
    <w:rsid w:val="00110036"/>
    <w:rsid w:val="001101A3"/>
    <w:rsid w:val="0011052B"/>
    <w:rsid w:val="00110ABD"/>
    <w:rsid w:val="00110F8E"/>
    <w:rsid w:val="0011193D"/>
    <w:rsid w:val="00111EC8"/>
    <w:rsid w:val="00111F04"/>
    <w:rsid w:val="00111FC4"/>
    <w:rsid w:val="001123C3"/>
    <w:rsid w:val="0011477C"/>
    <w:rsid w:val="00114806"/>
    <w:rsid w:val="00114B5C"/>
    <w:rsid w:val="00114FD2"/>
    <w:rsid w:val="001150D4"/>
    <w:rsid w:val="0011571E"/>
    <w:rsid w:val="00115994"/>
    <w:rsid w:val="00115D67"/>
    <w:rsid w:val="0011600E"/>
    <w:rsid w:val="00116189"/>
    <w:rsid w:val="001161A9"/>
    <w:rsid w:val="001162AA"/>
    <w:rsid w:val="00116592"/>
    <w:rsid w:val="00116B4A"/>
    <w:rsid w:val="00117026"/>
    <w:rsid w:val="001171E9"/>
    <w:rsid w:val="00117207"/>
    <w:rsid w:val="00117478"/>
    <w:rsid w:val="00117A1F"/>
    <w:rsid w:val="00117BC4"/>
    <w:rsid w:val="00117D3C"/>
    <w:rsid w:val="001207D0"/>
    <w:rsid w:val="001207DF"/>
    <w:rsid w:val="00120FB9"/>
    <w:rsid w:val="001210AD"/>
    <w:rsid w:val="00121DF9"/>
    <w:rsid w:val="00121F66"/>
    <w:rsid w:val="001220A9"/>
    <w:rsid w:val="00122236"/>
    <w:rsid w:val="0012295C"/>
    <w:rsid w:val="00122B76"/>
    <w:rsid w:val="00122CE6"/>
    <w:rsid w:val="00122D11"/>
    <w:rsid w:val="0012329F"/>
    <w:rsid w:val="001245DD"/>
    <w:rsid w:val="00124EC5"/>
    <w:rsid w:val="001253B5"/>
    <w:rsid w:val="00125417"/>
    <w:rsid w:val="001255B2"/>
    <w:rsid w:val="001257DD"/>
    <w:rsid w:val="0012596E"/>
    <w:rsid w:val="00125989"/>
    <w:rsid w:val="00125B31"/>
    <w:rsid w:val="00125C49"/>
    <w:rsid w:val="00125E03"/>
    <w:rsid w:val="00125E18"/>
    <w:rsid w:val="001260C5"/>
    <w:rsid w:val="001268A8"/>
    <w:rsid w:val="001270DC"/>
    <w:rsid w:val="0012712A"/>
    <w:rsid w:val="001271EC"/>
    <w:rsid w:val="00127F9A"/>
    <w:rsid w:val="00127F9D"/>
    <w:rsid w:val="001303E8"/>
    <w:rsid w:val="00130E72"/>
    <w:rsid w:val="00131013"/>
    <w:rsid w:val="0013173E"/>
    <w:rsid w:val="00132262"/>
    <w:rsid w:val="001327DB"/>
    <w:rsid w:val="00132CF9"/>
    <w:rsid w:val="00133006"/>
    <w:rsid w:val="001332B5"/>
    <w:rsid w:val="00133567"/>
    <w:rsid w:val="00133A20"/>
    <w:rsid w:val="001342A9"/>
    <w:rsid w:val="00134320"/>
    <w:rsid w:val="001348D5"/>
    <w:rsid w:val="00134DE4"/>
    <w:rsid w:val="00134FF2"/>
    <w:rsid w:val="0013500F"/>
    <w:rsid w:val="0013507A"/>
    <w:rsid w:val="001351B9"/>
    <w:rsid w:val="001356EA"/>
    <w:rsid w:val="00135939"/>
    <w:rsid w:val="00135947"/>
    <w:rsid w:val="00135C38"/>
    <w:rsid w:val="00135E65"/>
    <w:rsid w:val="00135E80"/>
    <w:rsid w:val="00136022"/>
    <w:rsid w:val="0013610F"/>
    <w:rsid w:val="001361D6"/>
    <w:rsid w:val="00136378"/>
    <w:rsid w:val="00136858"/>
    <w:rsid w:val="0013693B"/>
    <w:rsid w:val="001369DC"/>
    <w:rsid w:val="00136C18"/>
    <w:rsid w:val="00136EAC"/>
    <w:rsid w:val="00137664"/>
    <w:rsid w:val="001401A4"/>
    <w:rsid w:val="00140213"/>
    <w:rsid w:val="001402B2"/>
    <w:rsid w:val="00140314"/>
    <w:rsid w:val="0014051F"/>
    <w:rsid w:val="00140693"/>
    <w:rsid w:val="0014086E"/>
    <w:rsid w:val="00140D74"/>
    <w:rsid w:val="00141833"/>
    <w:rsid w:val="00141AF2"/>
    <w:rsid w:val="00141C36"/>
    <w:rsid w:val="00141D40"/>
    <w:rsid w:val="00141F0C"/>
    <w:rsid w:val="001420C6"/>
    <w:rsid w:val="0014214D"/>
    <w:rsid w:val="001424CC"/>
    <w:rsid w:val="00142629"/>
    <w:rsid w:val="00142734"/>
    <w:rsid w:val="00142949"/>
    <w:rsid w:val="00142A2E"/>
    <w:rsid w:val="00143052"/>
    <w:rsid w:val="001431C5"/>
    <w:rsid w:val="00143811"/>
    <w:rsid w:val="00143AFB"/>
    <w:rsid w:val="00143D09"/>
    <w:rsid w:val="0014438C"/>
    <w:rsid w:val="001446A8"/>
    <w:rsid w:val="00144C0D"/>
    <w:rsid w:val="00144DB6"/>
    <w:rsid w:val="00145AF3"/>
    <w:rsid w:val="00146538"/>
    <w:rsid w:val="00146796"/>
    <w:rsid w:val="001469C3"/>
    <w:rsid w:val="00146BE0"/>
    <w:rsid w:val="00146DC2"/>
    <w:rsid w:val="00146E6F"/>
    <w:rsid w:val="00146ED6"/>
    <w:rsid w:val="00146F62"/>
    <w:rsid w:val="001470B2"/>
    <w:rsid w:val="001474AE"/>
    <w:rsid w:val="0014796E"/>
    <w:rsid w:val="00150070"/>
    <w:rsid w:val="001504FD"/>
    <w:rsid w:val="00150540"/>
    <w:rsid w:val="001506FD"/>
    <w:rsid w:val="00150AFF"/>
    <w:rsid w:val="00151587"/>
    <w:rsid w:val="00151E9E"/>
    <w:rsid w:val="00152B71"/>
    <w:rsid w:val="00153075"/>
    <w:rsid w:val="00153789"/>
    <w:rsid w:val="00153B3B"/>
    <w:rsid w:val="0015426B"/>
    <w:rsid w:val="001549C6"/>
    <w:rsid w:val="00154DFF"/>
    <w:rsid w:val="00154FFE"/>
    <w:rsid w:val="001554BA"/>
    <w:rsid w:val="001554C2"/>
    <w:rsid w:val="00155687"/>
    <w:rsid w:val="00155764"/>
    <w:rsid w:val="001565A8"/>
    <w:rsid w:val="00156D3B"/>
    <w:rsid w:val="00156EC0"/>
    <w:rsid w:val="00157392"/>
    <w:rsid w:val="0015743D"/>
    <w:rsid w:val="001575C3"/>
    <w:rsid w:val="00157681"/>
    <w:rsid w:val="00160327"/>
    <w:rsid w:val="00160480"/>
    <w:rsid w:val="00160515"/>
    <w:rsid w:val="00160BE1"/>
    <w:rsid w:val="00160F4F"/>
    <w:rsid w:val="001618B9"/>
    <w:rsid w:val="00161B39"/>
    <w:rsid w:val="00161C23"/>
    <w:rsid w:val="00161F64"/>
    <w:rsid w:val="00161FA0"/>
    <w:rsid w:val="001624AF"/>
    <w:rsid w:val="0016260C"/>
    <w:rsid w:val="00162D71"/>
    <w:rsid w:val="00163A9B"/>
    <w:rsid w:val="00163BB5"/>
    <w:rsid w:val="00163E66"/>
    <w:rsid w:val="0016434F"/>
    <w:rsid w:val="00164708"/>
    <w:rsid w:val="00164776"/>
    <w:rsid w:val="00164791"/>
    <w:rsid w:val="00164967"/>
    <w:rsid w:val="00164B8B"/>
    <w:rsid w:val="00164E4B"/>
    <w:rsid w:val="00165275"/>
    <w:rsid w:val="001657AB"/>
    <w:rsid w:val="00165BB5"/>
    <w:rsid w:val="00165CDC"/>
    <w:rsid w:val="001668C4"/>
    <w:rsid w:val="00166C42"/>
    <w:rsid w:val="00166C71"/>
    <w:rsid w:val="00166FC1"/>
    <w:rsid w:val="00167B86"/>
    <w:rsid w:val="00167CDD"/>
    <w:rsid w:val="00167D03"/>
    <w:rsid w:val="00167D4D"/>
    <w:rsid w:val="001702E3"/>
    <w:rsid w:val="0017050D"/>
    <w:rsid w:val="001705C2"/>
    <w:rsid w:val="0017067D"/>
    <w:rsid w:val="001706A5"/>
    <w:rsid w:val="00170A37"/>
    <w:rsid w:val="00171732"/>
    <w:rsid w:val="00171D28"/>
    <w:rsid w:val="00172D1E"/>
    <w:rsid w:val="00172E50"/>
    <w:rsid w:val="00172FED"/>
    <w:rsid w:val="00173357"/>
    <w:rsid w:val="00173676"/>
    <w:rsid w:val="00173758"/>
    <w:rsid w:val="00173E1E"/>
    <w:rsid w:val="0017457E"/>
    <w:rsid w:val="00174A13"/>
    <w:rsid w:val="00174D43"/>
    <w:rsid w:val="00174E08"/>
    <w:rsid w:val="001750A9"/>
    <w:rsid w:val="00175380"/>
    <w:rsid w:val="00175BE2"/>
    <w:rsid w:val="00175CD0"/>
    <w:rsid w:val="001762C3"/>
    <w:rsid w:val="00176356"/>
    <w:rsid w:val="0017662B"/>
    <w:rsid w:val="0017665C"/>
    <w:rsid w:val="00176841"/>
    <w:rsid w:val="00176D8B"/>
    <w:rsid w:val="00180DEC"/>
    <w:rsid w:val="00181609"/>
    <w:rsid w:val="001816F0"/>
    <w:rsid w:val="00181B97"/>
    <w:rsid w:val="00181D48"/>
    <w:rsid w:val="00182542"/>
    <w:rsid w:val="00182722"/>
    <w:rsid w:val="00182971"/>
    <w:rsid w:val="00182B21"/>
    <w:rsid w:val="00182BD5"/>
    <w:rsid w:val="00182CFD"/>
    <w:rsid w:val="00183047"/>
    <w:rsid w:val="00183755"/>
    <w:rsid w:val="00183B82"/>
    <w:rsid w:val="00183BB2"/>
    <w:rsid w:val="00183ED3"/>
    <w:rsid w:val="00184107"/>
    <w:rsid w:val="00184274"/>
    <w:rsid w:val="001842EB"/>
    <w:rsid w:val="0018483C"/>
    <w:rsid w:val="001849B6"/>
    <w:rsid w:val="00184C7F"/>
    <w:rsid w:val="00185B82"/>
    <w:rsid w:val="00186145"/>
    <w:rsid w:val="0018618D"/>
    <w:rsid w:val="00186326"/>
    <w:rsid w:val="001864CD"/>
    <w:rsid w:val="00186611"/>
    <w:rsid w:val="001868F8"/>
    <w:rsid w:val="00186E33"/>
    <w:rsid w:val="001874E4"/>
    <w:rsid w:val="0018752C"/>
    <w:rsid w:val="00187821"/>
    <w:rsid w:val="00187B04"/>
    <w:rsid w:val="00187EBC"/>
    <w:rsid w:val="00187FEA"/>
    <w:rsid w:val="00190155"/>
    <w:rsid w:val="001901BA"/>
    <w:rsid w:val="001905F9"/>
    <w:rsid w:val="00190E65"/>
    <w:rsid w:val="0019124D"/>
    <w:rsid w:val="00191307"/>
    <w:rsid w:val="00191393"/>
    <w:rsid w:val="00191424"/>
    <w:rsid w:val="0019155C"/>
    <w:rsid w:val="0019235B"/>
    <w:rsid w:val="001925EB"/>
    <w:rsid w:val="00192D03"/>
    <w:rsid w:val="00193912"/>
    <w:rsid w:val="00193C22"/>
    <w:rsid w:val="00193F96"/>
    <w:rsid w:val="001946B7"/>
    <w:rsid w:val="00194FAD"/>
    <w:rsid w:val="0019515F"/>
    <w:rsid w:val="001954C6"/>
    <w:rsid w:val="00195A98"/>
    <w:rsid w:val="00195BD9"/>
    <w:rsid w:val="00195EF1"/>
    <w:rsid w:val="00196276"/>
    <w:rsid w:val="001964B0"/>
    <w:rsid w:val="001968F1"/>
    <w:rsid w:val="00196FD8"/>
    <w:rsid w:val="00197344"/>
    <w:rsid w:val="00197A68"/>
    <w:rsid w:val="00197BD0"/>
    <w:rsid w:val="00197E03"/>
    <w:rsid w:val="001A0634"/>
    <w:rsid w:val="001A0820"/>
    <w:rsid w:val="001A0881"/>
    <w:rsid w:val="001A10B6"/>
    <w:rsid w:val="001A16A0"/>
    <w:rsid w:val="001A1840"/>
    <w:rsid w:val="001A1A19"/>
    <w:rsid w:val="001A1A4C"/>
    <w:rsid w:val="001A1E4D"/>
    <w:rsid w:val="001A1EE6"/>
    <w:rsid w:val="001A1FC6"/>
    <w:rsid w:val="001A2349"/>
    <w:rsid w:val="001A2699"/>
    <w:rsid w:val="001A276A"/>
    <w:rsid w:val="001A2BE0"/>
    <w:rsid w:val="001A2F0E"/>
    <w:rsid w:val="001A300F"/>
    <w:rsid w:val="001A31DF"/>
    <w:rsid w:val="001A34C2"/>
    <w:rsid w:val="001A3505"/>
    <w:rsid w:val="001A4123"/>
    <w:rsid w:val="001A4356"/>
    <w:rsid w:val="001A4AEB"/>
    <w:rsid w:val="001A4BC6"/>
    <w:rsid w:val="001A5105"/>
    <w:rsid w:val="001A5278"/>
    <w:rsid w:val="001A53F0"/>
    <w:rsid w:val="001A6385"/>
    <w:rsid w:val="001A63D6"/>
    <w:rsid w:val="001A6C1C"/>
    <w:rsid w:val="001A6E71"/>
    <w:rsid w:val="001A726D"/>
    <w:rsid w:val="001A72B6"/>
    <w:rsid w:val="001A739E"/>
    <w:rsid w:val="001B049D"/>
    <w:rsid w:val="001B05FF"/>
    <w:rsid w:val="001B0743"/>
    <w:rsid w:val="001B09C3"/>
    <w:rsid w:val="001B0A6C"/>
    <w:rsid w:val="001B0DDA"/>
    <w:rsid w:val="001B0E3C"/>
    <w:rsid w:val="001B0FC0"/>
    <w:rsid w:val="001B150A"/>
    <w:rsid w:val="001B1789"/>
    <w:rsid w:val="001B19CA"/>
    <w:rsid w:val="001B1B5D"/>
    <w:rsid w:val="001B1BC1"/>
    <w:rsid w:val="001B1F38"/>
    <w:rsid w:val="001B1FA9"/>
    <w:rsid w:val="001B2116"/>
    <w:rsid w:val="001B24FD"/>
    <w:rsid w:val="001B274D"/>
    <w:rsid w:val="001B2A43"/>
    <w:rsid w:val="001B31FB"/>
    <w:rsid w:val="001B3586"/>
    <w:rsid w:val="001B359E"/>
    <w:rsid w:val="001B36CA"/>
    <w:rsid w:val="001B3876"/>
    <w:rsid w:val="001B3C11"/>
    <w:rsid w:val="001B3C44"/>
    <w:rsid w:val="001B3D18"/>
    <w:rsid w:val="001B4C47"/>
    <w:rsid w:val="001B506C"/>
    <w:rsid w:val="001B5127"/>
    <w:rsid w:val="001B57F5"/>
    <w:rsid w:val="001B5837"/>
    <w:rsid w:val="001B5865"/>
    <w:rsid w:val="001B58EE"/>
    <w:rsid w:val="001B647B"/>
    <w:rsid w:val="001B648C"/>
    <w:rsid w:val="001B6699"/>
    <w:rsid w:val="001B70E0"/>
    <w:rsid w:val="001B7595"/>
    <w:rsid w:val="001B75FB"/>
    <w:rsid w:val="001B7670"/>
    <w:rsid w:val="001B7ABD"/>
    <w:rsid w:val="001C007A"/>
    <w:rsid w:val="001C017D"/>
    <w:rsid w:val="001C0BF7"/>
    <w:rsid w:val="001C2211"/>
    <w:rsid w:val="001C23C1"/>
    <w:rsid w:val="001C2E2E"/>
    <w:rsid w:val="001C2F1E"/>
    <w:rsid w:val="001C3176"/>
    <w:rsid w:val="001C3208"/>
    <w:rsid w:val="001C3285"/>
    <w:rsid w:val="001C3569"/>
    <w:rsid w:val="001C3B2C"/>
    <w:rsid w:val="001C4A70"/>
    <w:rsid w:val="001C5151"/>
    <w:rsid w:val="001C51ED"/>
    <w:rsid w:val="001C55B8"/>
    <w:rsid w:val="001C5743"/>
    <w:rsid w:val="001C5B54"/>
    <w:rsid w:val="001C5C14"/>
    <w:rsid w:val="001C5F31"/>
    <w:rsid w:val="001C6093"/>
    <w:rsid w:val="001C73D3"/>
    <w:rsid w:val="001C7422"/>
    <w:rsid w:val="001C7468"/>
    <w:rsid w:val="001C7BDF"/>
    <w:rsid w:val="001D00D4"/>
    <w:rsid w:val="001D0284"/>
    <w:rsid w:val="001D0A42"/>
    <w:rsid w:val="001D0E5D"/>
    <w:rsid w:val="001D14EE"/>
    <w:rsid w:val="001D15D2"/>
    <w:rsid w:val="001D1945"/>
    <w:rsid w:val="001D1FDC"/>
    <w:rsid w:val="001D2D71"/>
    <w:rsid w:val="001D34F3"/>
    <w:rsid w:val="001D38B5"/>
    <w:rsid w:val="001D3B15"/>
    <w:rsid w:val="001D3FA6"/>
    <w:rsid w:val="001D4055"/>
    <w:rsid w:val="001D487F"/>
    <w:rsid w:val="001D4B3B"/>
    <w:rsid w:val="001D54BF"/>
    <w:rsid w:val="001D557B"/>
    <w:rsid w:val="001D58FF"/>
    <w:rsid w:val="001D5B1E"/>
    <w:rsid w:val="001D5C8D"/>
    <w:rsid w:val="001D5D43"/>
    <w:rsid w:val="001D5E8B"/>
    <w:rsid w:val="001D5E8C"/>
    <w:rsid w:val="001D65E0"/>
    <w:rsid w:val="001D731D"/>
    <w:rsid w:val="001D748F"/>
    <w:rsid w:val="001D7D26"/>
    <w:rsid w:val="001D7D28"/>
    <w:rsid w:val="001D7D38"/>
    <w:rsid w:val="001E0030"/>
    <w:rsid w:val="001E0197"/>
    <w:rsid w:val="001E0D03"/>
    <w:rsid w:val="001E0E06"/>
    <w:rsid w:val="001E1153"/>
    <w:rsid w:val="001E18B1"/>
    <w:rsid w:val="001E1C1F"/>
    <w:rsid w:val="001E1C72"/>
    <w:rsid w:val="001E1C90"/>
    <w:rsid w:val="001E1E3E"/>
    <w:rsid w:val="001E1E7F"/>
    <w:rsid w:val="001E1EF8"/>
    <w:rsid w:val="001E2014"/>
    <w:rsid w:val="001E228E"/>
    <w:rsid w:val="001E2445"/>
    <w:rsid w:val="001E2E7B"/>
    <w:rsid w:val="001E36A3"/>
    <w:rsid w:val="001E403E"/>
    <w:rsid w:val="001E4B75"/>
    <w:rsid w:val="001E4F13"/>
    <w:rsid w:val="001E500B"/>
    <w:rsid w:val="001E519D"/>
    <w:rsid w:val="001E5332"/>
    <w:rsid w:val="001E537C"/>
    <w:rsid w:val="001E5D90"/>
    <w:rsid w:val="001E62EF"/>
    <w:rsid w:val="001E718B"/>
    <w:rsid w:val="001E724E"/>
    <w:rsid w:val="001E76F3"/>
    <w:rsid w:val="001E7776"/>
    <w:rsid w:val="001E79C5"/>
    <w:rsid w:val="001E79F9"/>
    <w:rsid w:val="001E7F0F"/>
    <w:rsid w:val="001F04AC"/>
    <w:rsid w:val="001F053D"/>
    <w:rsid w:val="001F05A0"/>
    <w:rsid w:val="001F0E9A"/>
    <w:rsid w:val="001F1256"/>
    <w:rsid w:val="001F1F63"/>
    <w:rsid w:val="001F2239"/>
    <w:rsid w:val="001F232C"/>
    <w:rsid w:val="001F2908"/>
    <w:rsid w:val="001F3486"/>
    <w:rsid w:val="001F36DA"/>
    <w:rsid w:val="001F398F"/>
    <w:rsid w:val="001F3EA9"/>
    <w:rsid w:val="001F42D7"/>
    <w:rsid w:val="001F48D6"/>
    <w:rsid w:val="001F4B4C"/>
    <w:rsid w:val="001F4C15"/>
    <w:rsid w:val="001F4F38"/>
    <w:rsid w:val="001F4FBF"/>
    <w:rsid w:val="001F574F"/>
    <w:rsid w:val="001F5794"/>
    <w:rsid w:val="001F57AC"/>
    <w:rsid w:val="001F57F2"/>
    <w:rsid w:val="001F5963"/>
    <w:rsid w:val="001F5B6A"/>
    <w:rsid w:val="001F6186"/>
    <w:rsid w:val="001F61BA"/>
    <w:rsid w:val="001F651A"/>
    <w:rsid w:val="001F65A6"/>
    <w:rsid w:val="001F664B"/>
    <w:rsid w:val="001F66A1"/>
    <w:rsid w:val="001F6848"/>
    <w:rsid w:val="001F6F2E"/>
    <w:rsid w:val="001F78E6"/>
    <w:rsid w:val="002002AD"/>
    <w:rsid w:val="00200A8A"/>
    <w:rsid w:val="00200D06"/>
    <w:rsid w:val="00200D4E"/>
    <w:rsid w:val="00200DBE"/>
    <w:rsid w:val="00200DE3"/>
    <w:rsid w:val="0020120C"/>
    <w:rsid w:val="0020143D"/>
    <w:rsid w:val="00201491"/>
    <w:rsid w:val="00201907"/>
    <w:rsid w:val="0020192B"/>
    <w:rsid w:val="00201F63"/>
    <w:rsid w:val="00201FBD"/>
    <w:rsid w:val="00202199"/>
    <w:rsid w:val="00202230"/>
    <w:rsid w:val="002023D4"/>
    <w:rsid w:val="0020255A"/>
    <w:rsid w:val="00202D9A"/>
    <w:rsid w:val="0020340A"/>
    <w:rsid w:val="0020346C"/>
    <w:rsid w:val="00203E81"/>
    <w:rsid w:val="00203EE7"/>
    <w:rsid w:val="00203FD9"/>
    <w:rsid w:val="0020402B"/>
    <w:rsid w:val="00204448"/>
    <w:rsid w:val="00204DAE"/>
    <w:rsid w:val="00204E69"/>
    <w:rsid w:val="00205441"/>
    <w:rsid w:val="00205442"/>
    <w:rsid w:val="00205511"/>
    <w:rsid w:val="002056AC"/>
    <w:rsid w:val="002056F6"/>
    <w:rsid w:val="00205C69"/>
    <w:rsid w:val="0020632C"/>
    <w:rsid w:val="002063B5"/>
    <w:rsid w:val="00206D15"/>
    <w:rsid w:val="0020769B"/>
    <w:rsid w:val="0020772D"/>
    <w:rsid w:val="00207DA3"/>
    <w:rsid w:val="00210070"/>
    <w:rsid w:val="00210591"/>
    <w:rsid w:val="00210797"/>
    <w:rsid w:val="00210D2F"/>
    <w:rsid w:val="00211317"/>
    <w:rsid w:val="00211345"/>
    <w:rsid w:val="00211EF5"/>
    <w:rsid w:val="0021248F"/>
    <w:rsid w:val="00212576"/>
    <w:rsid w:val="00212607"/>
    <w:rsid w:val="002128B5"/>
    <w:rsid w:val="00212BA2"/>
    <w:rsid w:val="002131EE"/>
    <w:rsid w:val="00213714"/>
    <w:rsid w:val="00213780"/>
    <w:rsid w:val="002138DF"/>
    <w:rsid w:val="00213A97"/>
    <w:rsid w:val="00215102"/>
    <w:rsid w:val="002151EB"/>
    <w:rsid w:val="002152E2"/>
    <w:rsid w:val="0021596E"/>
    <w:rsid w:val="00215AF6"/>
    <w:rsid w:val="00215C94"/>
    <w:rsid w:val="00215FF2"/>
    <w:rsid w:val="00216283"/>
    <w:rsid w:val="002163A8"/>
    <w:rsid w:val="00216757"/>
    <w:rsid w:val="0021705D"/>
    <w:rsid w:val="002178DD"/>
    <w:rsid w:val="00217F00"/>
    <w:rsid w:val="00220103"/>
    <w:rsid w:val="00220562"/>
    <w:rsid w:val="00220965"/>
    <w:rsid w:val="0022097F"/>
    <w:rsid w:val="00220BCC"/>
    <w:rsid w:val="00220ED8"/>
    <w:rsid w:val="00221262"/>
    <w:rsid w:val="002218B4"/>
    <w:rsid w:val="00221C92"/>
    <w:rsid w:val="00222192"/>
    <w:rsid w:val="002223AF"/>
    <w:rsid w:val="00222954"/>
    <w:rsid w:val="00222D37"/>
    <w:rsid w:val="002234B1"/>
    <w:rsid w:val="002236B6"/>
    <w:rsid w:val="002237B9"/>
    <w:rsid w:val="002237D3"/>
    <w:rsid w:val="00223AA2"/>
    <w:rsid w:val="00223DF4"/>
    <w:rsid w:val="00223FCE"/>
    <w:rsid w:val="0022417C"/>
    <w:rsid w:val="00224443"/>
    <w:rsid w:val="00224675"/>
    <w:rsid w:val="00224C05"/>
    <w:rsid w:val="00225055"/>
    <w:rsid w:val="00225425"/>
    <w:rsid w:val="00225C0C"/>
    <w:rsid w:val="00225E12"/>
    <w:rsid w:val="002262DF"/>
    <w:rsid w:val="002264B6"/>
    <w:rsid w:val="002266FF"/>
    <w:rsid w:val="0022673E"/>
    <w:rsid w:val="00226A5B"/>
    <w:rsid w:val="00227061"/>
    <w:rsid w:val="00227A6D"/>
    <w:rsid w:val="00227E6F"/>
    <w:rsid w:val="00230799"/>
    <w:rsid w:val="00230A9C"/>
    <w:rsid w:val="00230E38"/>
    <w:rsid w:val="002310BE"/>
    <w:rsid w:val="002315F5"/>
    <w:rsid w:val="002317D5"/>
    <w:rsid w:val="0023184C"/>
    <w:rsid w:val="00232535"/>
    <w:rsid w:val="00232AA4"/>
    <w:rsid w:val="00232BE0"/>
    <w:rsid w:val="00232F5E"/>
    <w:rsid w:val="002330F0"/>
    <w:rsid w:val="002333B9"/>
    <w:rsid w:val="002336B6"/>
    <w:rsid w:val="00233BCD"/>
    <w:rsid w:val="00233C18"/>
    <w:rsid w:val="00233C87"/>
    <w:rsid w:val="00233EF8"/>
    <w:rsid w:val="002340A7"/>
    <w:rsid w:val="002342CD"/>
    <w:rsid w:val="00234917"/>
    <w:rsid w:val="002349BE"/>
    <w:rsid w:val="00234DD4"/>
    <w:rsid w:val="00234E01"/>
    <w:rsid w:val="00234EF7"/>
    <w:rsid w:val="00235300"/>
    <w:rsid w:val="002354EA"/>
    <w:rsid w:val="002356DE"/>
    <w:rsid w:val="002357C6"/>
    <w:rsid w:val="0023580A"/>
    <w:rsid w:val="00235B94"/>
    <w:rsid w:val="00235B97"/>
    <w:rsid w:val="00235BCC"/>
    <w:rsid w:val="00235C7A"/>
    <w:rsid w:val="002361CD"/>
    <w:rsid w:val="00236A9E"/>
    <w:rsid w:val="00236BC7"/>
    <w:rsid w:val="00236E74"/>
    <w:rsid w:val="002370B8"/>
    <w:rsid w:val="00237A6C"/>
    <w:rsid w:val="00240360"/>
    <w:rsid w:val="002403A1"/>
    <w:rsid w:val="0024059D"/>
    <w:rsid w:val="002405CA"/>
    <w:rsid w:val="002407C9"/>
    <w:rsid w:val="00240A28"/>
    <w:rsid w:val="0024115E"/>
    <w:rsid w:val="00241ADA"/>
    <w:rsid w:val="00242202"/>
    <w:rsid w:val="002426A1"/>
    <w:rsid w:val="002430C7"/>
    <w:rsid w:val="00243335"/>
    <w:rsid w:val="0024339A"/>
    <w:rsid w:val="002437C3"/>
    <w:rsid w:val="002438DA"/>
    <w:rsid w:val="00243E73"/>
    <w:rsid w:val="0024436E"/>
    <w:rsid w:val="002446ED"/>
    <w:rsid w:val="00244917"/>
    <w:rsid w:val="00244951"/>
    <w:rsid w:val="00244B8A"/>
    <w:rsid w:val="00245337"/>
    <w:rsid w:val="00245ACD"/>
    <w:rsid w:val="00245BD0"/>
    <w:rsid w:val="00245EBD"/>
    <w:rsid w:val="00245FDB"/>
    <w:rsid w:val="00246323"/>
    <w:rsid w:val="0024646A"/>
    <w:rsid w:val="00246538"/>
    <w:rsid w:val="0024708F"/>
    <w:rsid w:val="00247288"/>
    <w:rsid w:val="00247803"/>
    <w:rsid w:val="00247908"/>
    <w:rsid w:val="00247CA3"/>
    <w:rsid w:val="002507E3"/>
    <w:rsid w:val="002518C1"/>
    <w:rsid w:val="00251A9A"/>
    <w:rsid w:val="002524B2"/>
    <w:rsid w:val="002525ED"/>
    <w:rsid w:val="00252A79"/>
    <w:rsid w:val="00252BD5"/>
    <w:rsid w:val="00252CA6"/>
    <w:rsid w:val="00252EE3"/>
    <w:rsid w:val="00252FBD"/>
    <w:rsid w:val="00252FCC"/>
    <w:rsid w:val="002533D5"/>
    <w:rsid w:val="002539F6"/>
    <w:rsid w:val="00254252"/>
    <w:rsid w:val="002553DF"/>
    <w:rsid w:val="00255805"/>
    <w:rsid w:val="002559AF"/>
    <w:rsid w:val="00256676"/>
    <w:rsid w:val="00256681"/>
    <w:rsid w:val="002569E2"/>
    <w:rsid w:val="00256FD0"/>
    <w:rsid w:val="0025728B"/>
    <w:rsid w:val="0025764F"/>
    <w:rsid w:val="002576CB"/>
    <w:rsid w:val="00257789"/>
    <w:rsid w:val="00257E41"/>
    <w:rsid w:val="00260217"/>
    <w:rsid w:val="002603A9"/>
    <w:rsid w:val="00260582"/>
    <w:rsid w:val="0026082B"/>
    <w:rsid w:val="00260B77"/>
    <w:rsid w:val="00260D53"/>
    <w:rsid w:val="00261E7C"/>
    <w:rsid w:val="00261EC7"/>
    <w:rsid w:val="0026222D"/>
    <w:rsid w:val="002622E6"/>
    <w:rsid w:val="00262415"/>
    <w:rsid w:val="00262421"/>
    <w:rsid w:val="00263349"/>
    <w:rsid w:val="00263735"/>
    <w:rsid w:val="00263808"/>
    <w:rsid w:val="00263A2C"/>
    <w:rsid w:val="00263E4F"/>
    <w:rsid w:val="00263F24"/>
    <w:rsid w:val="00264114"/>
    <w:rsid w:val="0026482B"/>
    <w:rsid w:val="00264BE2"/>
    <w:rsid w:val="002650D8"/>
    <w:rsid w:val="002657B8"/>
    <w:rsid w:val="002658ED"/>
    <w:rsid w:val="002666F1"/>
    <w:rsid w:val="00266882"/>
    <w:rsid w:val="00266E2C"/>
    <w:rsid w:val="0026736D"/>
    <w:rsid w:val="002676CB"/>
    <w:rsid w:val="00267DBE"/>
    <w:rsid w:val="002702B2"/>
    <w:rsid w:val="00270757"/>
    <w:rsid w:val="00270CFF"/>
    <w:rsid w:val="00270EF1"/>
    <w:rsid w:val="002711AB"/>
    <w:rsid w:val="0027159E"/>
    <w:rsid w:val="00271614"/>
    <w:rsid w:val="0027179E"/>
    <w:rsid w:val="00271CBE"/>
    <w:rsid w:val="00272171"/>
    <w:rsid w:val="00272517"/>
    <w:rsid w:val="00272612"/>
    <w:rsid w:val="00272705"/>
    <w:rsid w:val="0027305E"/>
    <w:rsid w:val="00273122"/>
    <w:rsid w:val="002731CA"/>
    <w:rsid w:val="00273BBD"/>
    <w:rsid w:val="00273EFE"/>
    <w:rsid w:val="00274F63"/>
    <w:rsid w:val="00275000"/>
    <w:rsid w:val="00275338"/>
    <w:rsid w:val="00275774"/>
    <w:rsid w:val="002757E7"/>
    <w:rsid w:val="0027652D"/>
    <w:rsid w:val="00276947"/>
    <w:rsid w:val="00276A2E"/>
    <w:rsid w:val="00276E93"/>
    <w:rsid w:val="00276EA2"/>
    <w:rsid w:val="0027790B"/>
    <w:rsid w:val="00280631"/>
    <w:rsid w:val="0028108A"/>
    <w:rsid w:val="002811E0"/>
    <w:rsid w:val="002815DC"/>
    <w:rsid w:val="002819DA"/>
    <w:rsid w:val="00282206"/>
    <w:rsid w:val="0028267E"/>
    <w:rsid w:val="00282732"/>
    <w:rsid w:val="0028282F"/>
    <w:rsid w:val="00283132"/>
    <w:rsid w:val="002834AD"/>
    <w:rsid w:val="00283D5F"/>
    <w:rsid w:val="00283E2C"/>
    <w:rsid w:val="00283E30"/>
    <w:rsid w:val="00284737"/>
    <w:rsid w:val="00284DC3"/>
    <w:rsid w:val="00285198"/>
    <w:rsid w:val="00285F85"/>
    <w:rsid w:val="00286166"/>
    <w:rsid w:val="002864C5"/>
    <w:rsid w:val="002864F8"/>
    <w:rsid w:val="002864FD"/>
    <w:rsid w:val="0028660E"/>
    <w:rsid w:val="0028686F"/>
    <w:rsid w:val="00286B43"/>
    <w:rsid w:val="0028796F"/>
    <w:rsid w:val="002902F1"/>
    <w:rsid w:val="0029040E"/>
    <w:rsid w:val="00290512"/>
    <w:rsid w:val="0029077D"/>
    <w:rsid w:val="00290C30"/>
    <w:rsid w:val="002912AE"/>
    <w:rsid w:val="00291712"/>
    <w:rsid w:val="00291BE0"/>
    <w:rsid w:val="00291C2B"/>
    <w:rsid w:val="0029235E"/>
    <w:rsid w:val="002924D5"/>
    <w:rsid w:val="00292643"/>
    <w:rsid w:val="00292B29"/>
    <w:rsid w:val="00293263"/>
    <w:rsid w:val="0029334D"/>
    <w:rsid w:val="0029381B"/>
    <w:rsid w:val="00293BCA"/>
    <w:rsid w:val="00293D1A"/>
    <w:rsid w:val="0029412F"/>
    <w:rsid w:val="002942DA"/>
    <w:rsid w:val="002942FA"/>
    <w:rsid w:val="00294ABA"/>
    <w:rsid w:val="00294D2D"/>
    <w:rsid w:val="0029506B"/>
    <w:rsid w:val="00295248"/>
    <w:rsid w:val="00295288"/>
    <w:rsid w:val="00295468"/>
    <w:rsid w:val="002954D2"/>
    <w:rsid w:val="00295DF6"/>
    <w:rsid w:val="00296301"/>
    <w:rsid w:val="002963DB"/>
    <w:rsid w:val="0029676C"/>
    <w:rsid w:val="00296B23"/>
    <w:rsid w:val="00297933"/>
    <w:rsid w:val="00297CF9"/>
    <w:rsid w:val="002A0695"/>
    <w:rsid w:val="002A07CC"/>
    <w:rsid w:val="002A0838"/>
    <w:rsid w:val="002A168D"/>
    <w:rsid w:val="002A1812"/>
    <w:rsid w:val="002A20C0"/>
    <w:rsid w:val="002A2398"/>
    <w:rsid w:val="002A25BD"/>
    <w:rsid w:val="002A2D50"/>
    <w:rsid w:val="002A2D8D"/>
    <w:rsid w:val="002A2F4C"/>
    <w:rsid w:val="002A2F95"/>
    <w:rsid w:val="002A3261"/>
    <w:rsid w:val="002A335C"/>
    <w:rsid w:val="002A359E"/>
    <w:rsid w:val="002A4141"/>
    <w:rsid w:val="002A42B8"/>
    <w:rsid w:val="002A42CC"/>
    <w:rsid w:val="002A49F8"/>
    <w:rsid w:val="002A4A4C"/>
    <w:rsid w:val="002A4ADD"/>
    <w:rsid w:val="002A4EE6"/>
    <w:rsid w:val="002A4F5B"/>
    <w:rsid w:val="002A4FBE"/>
    <w:rsid w:val="002A531E"/>
    <w:rsid w:val="002A5BDE"/>
    <w:rsid w:val="002A5E05"/>
    <w:rsid w:val="002A6071"/>
    <w:rsid w:val="002A61F3"/>
    <w:rsid w:val="002A644B"/>
    <w:rsid w:val="002A6560"/>
    <w:rsid w:val="002A691E"/>
    <w:rsid w:val="002A76F0"/>
    <w:rsid w:val="002A7BD1"/>
    <w:rsid w:val="002B0A74"/>
    <w:rsid w:val="002B1B0B"/>
    <w:rsid w:val="002B1BCA"/>
    <w:rsid w:val="002B1EB3"/>
    <w:rsid w:val="002B2035"/>
    <w:rsid w:val="002B2098"/>
    <w:rsid w:val="002B2671"/>
    <w:rsid w:val="002B2D72"/>
    <w:rsid w:val="002B2DCA"/>
    <w:rsid w:val="002B3360"/>
    <w:rsid w:val="002B34CE"/>
    <w:rsid w:val="002B389A"/>
    <w:rsid w:val="002B3A5A"/>
    <w:rsid w:val="002B3B85"/>
    <w:rsid w:val="002B432A"/>
    <w:rsid w:val="002B46C1"/>
    <w:rsid w:val="002B47AA"/>
    <w:rsid w:val="002B4864"/>
    <w:rsid w:val="002B486A"/>
    <w:rsid w:val="002B48C8"/>
    <w:rsid w:val="002B4C86"/>
    <w:rsid w:val="002B57B3"/>
    <w:rsid w:val="002B5A56"/>
    <w:rsid w:val="002B5B4E"/>
    <w:rsid w:val="002B5D37"/>
    <w:rsid w:val="002B5F77"/>
    <w:rsid w:val="002B677C"/>
    <w:rsid w:val="002B7008"/>
    <w:rsid w:val="002B7095"/>
    <w:rsid w:val="002B7B68"/>
    <w:rsid w:val="002B7C7B"/>
    <w:rsid w:val="002C0595"/>
    <w:rsid w:val="002C08C1"/>
    <w:rsid w:val="002C09F2"/>
    <w:rsid w:val="002C0F74"/>
    <w:rsid w:val="002C13B0"/>
    <w:rsid w:val="002C13C8"/>
    <w:rsid w:val="002C149B"/>
    <w:rsid w:val="002C26F2"/>
    <w:rsid w:val="002C2756"/>
    <w:rsid w:val="002C280A"/>
    <w:rsid w:val="002C2838"/>
    <w:rsid w:val="002C320E"/>
    <w:rsid w:val="002C343E"/>
    <w:rsid w:val="002C37D9"/>
    <w:rsid w:val="002C3989"/>
    <w:rsid w:val="002C3B9B"/>
    <w:rsid w:val="002C3DF0"/>
    <w:rsid w:val="002C433B"/>
    <w:rsid w:val="002C43B8"/>
    <w:rsid w:val="002C4B04"/>
    <w:rsid w:val="002C50B8"/>
    <w:rsid w:val="002C56D4"/>
    <w:rsid w:val="002C61AD"/>
    <w:rsid w:val="002C63C2"/>
    <w:rsid w:val="002C65F8"/>
    <w:rsid w:val="002C7087"/>
    <w:rsid w:val="002C7C02"/>
    <w:rsid w:val="002C7DCB"/>
    <w:rsid w:val="002C7F91"/>
    <w:rsid w:val="002CBF07"/>
    <w:rsid w:val="002D0271"/>
    <w:rsid w:val="002D0FC7"/>
    <w:rsid w:val="002D1081"/>
    <w:rsid w:val="002D16E7"/>
    <w:rsid w:val="002D19C0"/>
    <w:rsid w:val="002D1A13"/>
    <w:rsid w:val="002D1AB1"/>
    <w:rsid w:val="002D1B3D"/>
    <w:rsid w:val="002D1C8E"/>
    <w:rsid w:val="002D2032"/>
    <w:rsid w:val="002D215F"/>
    <w:rsid w:val="002D218A"/>
    <w:rsid w:val="002D249B"/>
    <w:rsid w:val="002D2526"/>
    <w:rsid w:val="002D2AA8"/>
    <w:rsid w:val="002D2C22"/>
    <w:rsid w:val="002D2E84"/>
    <w:rsid w:val="002D3BAD"/>
    <w:rsid w:val="002D48AC"/>
    <w:rsid w:val="002D56F9"/>
    <w:rsid w:val="002D589A"/>
    <w:rsid w:val="002D5F59"/>
    <w:rsid w:val="002D6332"/>
    <w:rsid w:val="002D6B3E"/>
    <w:rsid w:val="002D709A"/>
    <w:rsid w:val="002D7525"/>
    <w:rsid w:val="002D799B"/>
    <w:rsid w:val="002E0035"/>
    <w:rsid w:val="002E03C1"/>
    <w:rsid w:val="002E0D2C"/>
    <w:rsid w:val="002E0DCE"/>
    <w:rsid w:val="002E0F6F"/>
    <w:rsid w:val="002E120A"/>
    <w:rsid w:val="002E13B1"/>
    <w:rsid w:val="002E1BFE"/>
    <w:rsid w:val="002E2315"/>
    <w:rsid w:val="002E24C6"/>
    <w:rsid w:val="002E31BE"/>
    <w:rsid w:val="002E3453"/>
    <w:rsid w:val="002E375E"/>
    <w:rsid w:val="002E3AF8"/>
    <w:rsid w:val="002E4443"/>
    <w:rsid w:val="002E46FF"/>
    <w:rsid w:val="002E4A8E"/>
    <w:rsid w:val="002E535E"/>
    <w:rsid w:val="002E5448"/>
    <w:rsid w:val="002E5742"/>
    <w:rsid w:val="002E5B83"/>
    <w:rsid w:val="002E5BBF"/>
    <w:rsid w:val="002E6300"/>
    <w:rsid w:val="002E63FC"/>
    <w:rsid w:val="002E6912"/>
    <w:rsid w:val="002E6F59"/>
    <w:rsid w:val="002E7019"/>
    <w:rsid w:val="002E7245"/>
    <w:rsid w:val="002E7433"/>
    <w:rsid w:val="002E77B5"/>
    <w:rsid w:val="002E7C54"/>
    <w:rsid w:val="002E7E09"/>
    <w:rsid w:val="002E7EC8"/>
    <w:rsid w:val="002F0159"/>
    <w:rsid w:val="002F04A2"/>
    <w:rsid w:val="002F05EB"/>
    <w:rsid w:val="002F0A61"/>
    <w:rsid w:val="002F0DFB"/>
    <w:rsid w:val="002F13D9"/>
    <w:rsid w:val="002F1B73"/>
    <w:rsid w:val="002F20E0"/>
    <w:rsid w:val="002F2269"/>
    <w:rsid w:val="002F3233"/>
    <w:rsid w:val="002F342F"/>
    <w:rsid w:val="002F37C7"/>
    <w:rsid w:val="002F39BC"/>
    <w:rsid w:val="002F3A89"/>
    <w:rsid w:val="002F3EAC"/>
    <w:rsid w:val="002F46A5"/>
    <w:rsid w:val="002F4A39"/>
    <w:rsid w:val="002F4A9A"/>
    <w:rsid w:val="002F5090"/>
    <w:rsid w:val="002F5C29"/>
    <w:rsid w:val="002F5EC9"/>
    <w:rsid w:val="002F5EF2"/>
    <w:rsid w:val="002F6351"/>
    <w:rsid w:val="002F653E"/>
    <w:rsid w:val="002F67E7"/>
    <w:rsid w:val="002F6C69"/>
    <w:rsid w:val="002F7932"/>
    <w:rsid w:val="002F7AF7"/>
    <w:rsid w:val="002F7C0F"/>
    <w:rsid w:val="002F7CA2"/>
    <w:rsid w:val="002F7ED4"/>
    <w:rsid w:val="002F7FDF"/>
    <w:rsid w:val="003000F5"/>
    <w:rsid w:val="00300B68"/>
    <w:rsid w:val="0030114C"/>
    <w:rsid w:val="0030132D"/>
    <w:rsid w:val="00301389"/>
    <w:rsid w:val="003016CF"/>
    <w:rsid w:val="003018A7"/>
    <w:rsid w:val="00301E9B"/>
    <w:rsid w:val="00302C5D"/>
    <w:rsid w:val="00302CCA"/>
    <w:rsid w:val="00302D39"/>
    <w:rsid w:val="00302D63"/>
    <w:rsid w:val="00302E03"/>
    <w:rsid w:val="00302EEB"/>
    <w:rsid w:val="00303716"/>
    <w:rsid w:val="00303738"/>
    <w:rsid w:val="00303976"/>
    <w:rsid w:val="00303CC7"/>
    <w:rsid w:val="003042A8"/>
    <w:rsid w:val="00304455"/>
    <w:rsid w:val="003046B7"/>
    <w:rsid w:val="00304900"/>
    <w:rsid w:val="00304A8F"/>
    <w:rsid w:val="00304B93"/>
    <w:rsid w:val="0030568E"/>
    <w:rsid w:val="00305972"/>
    <w:rsid w:val="00305B39"/>
    <w:rsid w:val="00305B71"/>
    <w:rsid w:val="00305F1B"/>
    <w:rsid w:val="00306107"/>
    <w:rsid w:val="0030634B"/>
    <w:rsid w:val="003063F0"/>
    <w:rsid w:val="0030694E"/>
    <w:rsid w:val="00306C20"/>
    <w:rsid w:val="00306F42"/>
    <w:rsid w:val="0030713E"/>
    <w:rsid w:val="00307235"/>
    <w:rsid w:val="003072F4"/>
    <w:rsid w:val="00307378"/>
    <w:rsid w:val="00307620"/>
    <w:rsid w:val="00307729"/>
    <w:rsid w:val="0030793C"/>
    <w:rsid w:val="00310092"/>
    <w:rsid w:val="003102F6"/>
    <w:rsid w:val="00310328"/>
    <w:rsid w:val="003106A6"/>
    <w:rsid w:val="003108E4"/>
    <w:rsid w:val="00310AC3"/>
    <w:rsid w:val="00310CBA"/>
    <w:rsid w:val="003113A6"/>
    <w:rsid w:val="00311B5F"/>
    <w:rsid w:val="00312018"/>
    <w:rsid w:val="00312DC4"/>
    <w:rsid w:val="0031309D"/>
    <w:rsid w:val="003130DE"/>
    <w:rsid w:val="00313255"/>
    <w:rsid w:val="00313693"/>
    <w:rsid w:val="0031385E"/>
    <w:rsid w:val="0031392C"/>
    <w:rsid w:val="00313F06"/>
    <w:rsid w:val="003142D0"/>
    <w:rsid w:val="0031458D"/>
    <w:rsid w:val="003145F2"/>
    <w:rsid w:val="00314ADF"/>
    <w:rsid w:val="00314C3C"/>
    <w:rsid w:val="00315472"/>
    <w:rsid w:val="003154A9"/>
    <w:rsid w:val="00315640"/>
    <w:rsid w:val="003156DF"/>
    <w:rsid w:val="003160B3"/>
    <w:rsid w:val="003164E7"/>
    <w:rsid w:val="0031681C"/>
    <w:rsid w:val="00316940"/>
    <w:rsid w:val="0031751C"/>
    <w:rsid w:val="00317765"/>
    <w:rsid w:val="003178F7"/>
    <w:rsid w:val="00317C3F"/>
    <w:rsid w:val="003200FE"/>
    <w:rsid w:val="00320268"/>
    <w:rsid w:val="003203E7"/>
    <w:rsid w:val="00320450"/>
    <w:rsid w:val="00320967"/>
    <w:rsid w:val="00320C83"/>
    <w:rsid w:val="0032106B"/>
    <w:rsid w:val="00321490"/>
    <w:rsid w:val="003215AF"/>
    <w:rsid w:val="00322030"/>
    <w:rsid w:val="003222B1"/>
    <w:rsid w:val="00322469"/>
    <w:rsid w:val="003225A7"/>
    <w:rsid w:val="003226C8"/>
    <w:rsid w:val="00322CA2"/>
    <w:rsid w:val="00323331"/>
    <w:rsid w:val="00323C42"/>
    <w:rsid w:val="003244FE"/>
    <w:rsid w:val="00324B0E"/>
    <w:rsid w:val="00325230"/>
    <w:rsid w:val="00325A41"/>
    <w:rsid w:val="003267E9"/>
    <w:rsid w:val="003269DB"/>
    <w:rsid w:val="00326C74"/>
    <w:rsid w:val="00327655"/>
    <w:rsid w:val="0032766F"/>
    <w:rsid w:val="0032797F"/>
    <w:rsid w:val="00327AF8"/>
    <w:rsid w:val="00330003"/>
    <w:rsid w:val="00330089"/>
    <w:rsid w:val="00330131"/>
    <w:rsid w:val="0033029B"/>
    <w:rsid w:val="00330404"/>
    <w:rsid w:val="003304F4"/>
    <w:rsid w:val="00330C13"/>
    <w:rsid w:val="00330EC3"/>
    <w:rsid w:val="00330FC5"/>
    <w:rsid w:val="003310B3"/>
    <w:rsid w:val="00331245"/>
    <w:rsid w:val="00331265"/>
    <w:rsid w:val="00331444"/>
    <w:rsid w:val="00331677"/>
    <w:rsid w:val="0033233E"/>
    <w:rsid w:val="0033383B"/>
    <w:rsid w:val="00333A35"/>
    <w:rsid w:val="00333D27"/>
    <w:rsid w:val="00333FFE"/>
    <w:rsid w:val="0033404A"/>
    <w:rsid w:val="00334331"/>
    <w:rsid w:val="00334695"/>
    <w:rsid w:val="00334EE1"/>
    <w:rsid w:val="00335487"/>
    <w:rsid w:val="00335F78"/>
    <w:rsid w:val="00336177"/>
    <w:rsid w:val="0033631C"/>
    <w:rsid w:val="0033662A"/>
    <w:rsid w:val="003366F5"/>
    <w:rsid w:val="00336993"/>
    <w:rsid w:val="00336B25"/>
    <w:rsid w:val="00336C4A"/>
    <w:rsid w:val="00336CAF"/>
    <w:rsid w:val="00336E63"/>
    <w:rsid w:val="00336EBC"/>
    <w:rsid w:val="00337180"/>
    <w:rsid w:val="003377B5"/>
    <w:rsid w:val="00337874"/>
    <w:rsid w:val="00337934"/>
    <w:rsid w:val="00337A41"/>
    <w:rsid w:val="00337B89"/>
    <w:rsid w:val="00337C9E"/>
    <w:rsid w:val="003402C7"/>
    <w:rsid w:val="00340814"/>
    <w:rsid w:val="003410D4"/>
    <w:rsid w:val="00341749"/>
    <w:rsid w:val="003422CE"/>
    <w:rsid w:val="0034285C"/>
    <w:rsid w:val="00342F86"/>
    <w:rsid w:val="0034304E"/>
    <w:rsid w:val="003433E1"/>
    <w:rsid w:val="003436D9"/>
    <w:rsid w:val="003436F4"/>
    <w:rsid w:val="00343F9E"/>
    <w:rsid w:val="00344036"/>
    <w:rsid w:val="00344499"/>
    <w:rsid w:val="003445F9"/>
    <w:rsid w:val="0034504E"/>
    <w:rsid w:val="00345298"/>
    <w:rsid w:val="00345614"/>
    <w:rsid w:val="00345832"/>
    <w:rsid w:val="003460EA"/>
    <w:rsid w:val="003461ED"/>
    <w:rsid w:val="003463D4"/>
    <w:rsid w:val="0034672A"/>
    <w:rsid w:val="00347265"/>
    <w:rsid w:val="00347618"/>
    <w:rsid w:val="0034790A"/>
    <w:rsid w:val="00347E80"/>
    <w:rsid w:val="0035023B"/>
    <w:rsid w:val="003509CA"/>
    <w:rsid w:val="00350FCA"/>
    <w:rsid w:val="00351644"/>
    <w:rsid w:val="003516C1"/>
    <w:rsid w:val="00351BFC"/>
    <w:rsid w:val="00351D8A"/>
    <w:rsid w:val="003524FD"/>
    <w:rsid w:val="0035287B"/>
    <w:rsid w:val="00352EA8"/>
    <w:rsid w:val="00353A45"/>
    <w:rsid w:val="0035475C"/>
    <w:rsid w:val="0035486B"/>
    <w:rsid w:val="00354C30"/>
    <w:rsid w:val="003552DA"/>
    <w:rsid w:val="00355427"/>
    <w:rsid w:val="00355A8B"/>
    <w:rsid w:val="00355F5F"/>
    <w:rsid w:val="003564E5"/>
    <w:rsid w:val="003565A3"/>
    <w:rsid w:val="00356CB2"/>
    <w:rsid w:val="00356D57"/>
    <w:rsid w:val="003571F0"/>
    <w:rsid w:val="0036067E"/>
    <w:rsid w:val="00360DF0"/>
    <w:rsid w:val="00361162"/>
    <w:rsid w:val="003612B5"/>
    <w:rsid w:val="00361745"/>
    <w:rsid w:val="003619A1"/>
    <w:rsid w:val="00362030"/>
    <w:rsid w:val="00362801"/>
    <w:rsid w:val="00362822"/>
    <w:rsid w:val="00362BA1"/>
    <w:rsid w:val="00362BFF"/>
    <w:rsid w:val="00362D8F"/>
    <w:rsid w:val="003632B8"/>
    <w:rsid w:val="00363441"/>
    <w:rsid w:val="00363898"/>
    <w:rsid w:val="00363A5A"/>
    <w:rsid w:val="00363B3D"/>
    <w:rsid w:val="0036411A"/>
    <w:rsid w:val="003647B1"/>
    <w:rsid w:val="003647CC"/>
    <w:rsid w:val="00364AD0"/>
    <w:rsid w:val="00364EBA"/>
    <w:rsid w:val="00364EE3"/>
    <w:rsid w:val="00365085"/>
    <w:rsid w:val="0036508F"/>
    <w:rsid w:val="00365116"/>
    <w:rsid w:val="00365772"/>
    <w:rsid w:val="003658AB"/>
    <w:rsid w:val="003658C2"/>
    <w:rsid w:val="00365E90"/>
    <w:rsid w:val="00366536"/>
    <w:rsid w:val="003667A0"/>
    <w:rsid w:val="0036780D"/>
    <w:rsid w:val="00367BDA"/>
    <w:rsid w:val="00367DC1"/>
    <w:rsid w:val="003700A4"/>
    <w:rsid w:val="00370223"/>
    <w:rsid w:val="00370692"/>
    <w:rsid w:val="003707BB"/>
    <w:rsid w:val="00370A03"/>
    <w:rsid w:val="00370E94"/>
    <w:rsid w:val="00371E6D"/>
    <w:rsid w:val="00372B02"/>
    <w:rsid w:val="00372F3F"/>
    <w:rsid w:val="0037308B"/>
    <w:rsid w:val="003730DF"/>
    <w:rsid w:val="003732AD"/>
    <w:rsid w:val="0037391C"/>
    <w:rsid w:val="0037408A"/>
    <w:rsid w:val="00374369"/>
    <w:rsid w:val="003746C6"/>
    <w:rsid w:val="00374808"/>
    <w:rsid w:val="00374BEA"/>
    <w:rsid w:val="00374CC7"/>
    <w:rsid w:val="00375071"/>
    <w:rsid w:val="00375482"/>
    <w:rsid w:val="00375C6C"/>
    <w:rsid w:val="0037623F"/>
    <w:rsid w:val="0037639D"/>
    <w:rsid w:val="00376B9A"/>
    <w:rsid w:val="00377158"/>
    <w:rsid w:val="00377331"/>
    <w:rsid w:val="0037766C"/>
    <w:rsid w:val="003809C4"/>
    <w:rsid w:val="00381928"/>
    <w:rsid w:val="00381B38"/>
    <w:rsid w:val="00381C23"/>
    <w:rsid w:val="00381ECC"/>
    <w:rsid w:val="00382219"/>
    <w:rsid w:val="00382383"/>
    <w:rsid w:val="00382AC8"/>
    <w:rsid w:val="003831F1"/>
    <w:rsid w:val="00383319"/>
    <w:rsid w:val="0038378A"/>
    <w:rsid w:val="00383AED"/>
    <w:rsid w:val="003845DD"/>
    <w:rsid w:val="00384BD0"/>
    <w:rsid w:val="00384F83"/>
    <w:rsid w:val="003851ED"/>
    <w:rsid w:val="00385292"/>
    <w:rsid w:val="00385711"/>
    <w:rsid w:val="0038576B"/>
    <w:rsid w:val="00385A56"/>
    <w:rsid w:val="00385BC2"/>
    <w:rsid w:val="003864E4"/>
    <w:rsid w:val="00386503"/>
    <w:rsid w:val="00386C1C"/>
    <w:rsid w:val="003875C8"/>
    <w:rsid w:val="00387765"/>
    <w:rsid w:val="00387A94"/>
    <w:rsid w:val="00387D03"/>
    <w:rsid w:val="003908AE"/>
    <w:rsid w:val="00390A90"/>
    <w:rsid w:val="00390B17"/>
    <w:rsid w:val="00390D1F"/>
    <w:rsid w:val="00391340"/>
    <w:rsid w:val="00391DE2"/>
    <w:rsid w:val="0039225A"/>
    <w:rsid w:val="00392777"/>
    <w:rsid w:val="003927EC"/>
    <w:rsid w:val="00392FAE"/>
    <w:rsid w:val="0039314A"/>
    <w:rsid w:val="003931C7"/>
    <w:rsid w:val="003932A3"/>
    <w:rsid w:val="00393743"/>
    <w:rsid w:val="003938D1"/>
    <w:rsid w:val="00393AF3"/>
    <w:rsid w:val="00394102"/>
    <w:rsid w:val="0039491A"/>
    <w:rsid w:val="003953CE"/>
    <w:rsid w:val="00395AC8"/>
    <w:rsid w:val="00395BCD"/>
    <w:rsid w:val="00396531"/>
    <w:rsid w:val="003965B5"/>
    <w:rsid w:val="003968BF"/>
    <w:rsid w:val="00396916"/>
    <w:rsid w:val="00397059"/>
    <w:rsid w:val="00397A3A"/>
    <w:rsid w:val="00397BCC"/>
    <w:rsid w:val="003A015E"/>
    <w:rsid w:val="003A0890"/>
    <w:rsid w:val="003A0CF3"/>
    <w:rsid w:val="003A12A3"/>
    <w:rsid w:val="003A145A"/>
    <w:rsid w:val="003A16DA"/>
    <w:rsid w:val="003A18E9"/>
    <w:rsid w:val="003A1982"/>
    <w:rsid w:val="003A1DA8"/>
    <w:rsid w:val="003A294F"/>
    <w:rsid w:val="003A2A83"/>
    <w:rsid w:val="003A2B42"/>
    <w:rsid w:val="003A2B90"/>
    <w:rsid w:val="003A2C62"/>
    <w:rsid w:val="003A2E22"/>
    <w:rsid w:val="003A2FEF"/>
    <w:rsid w:val="003A3282"/>
    <w:rsid w:val="003A3A4A"/>
    <w:rsid w:val="003A3BC9"/>
    <w:rsid w:val="003A3C50"/>
    <w:rsid w:val="003A441D"/>
    <w:rsid w:val="003A4897"/>
    <w:rsid w:val="003A5646"/>
    <w:rsid w:val="003A5A4F"/>
    <w:rsid w:val="003A5B0B"/>
    <w:rsid w:val="003A5D25"/>
    <w:rsid w:val="003A5E4E"/>
    <w:rsid w:val="003A6218"/>
    <w:rsid w:val="003A6238"/>
    <w:rsid w:val="003A6C82"/>
    <w:rsid w:val="003A6D5E"/>
    <w:rsid w:val="003A7AA4"/>
    <w:rsid w:val="003B00CD"/>
    <w:rsid w:val="003B0153"/>
    <w:rsid w:val="003B0275"/>
    <w:rsid w:val="003B0284"/>
    <w:rsid w:val="003B03B2"/>
    <w:rsid w:val="003B0486"/>
    <w:rsid w:val="003B0580"/>
    <w:rsid w:val="003B0D1B"/>
    <w:rsid w:val="003B0D44"/>
    <w:rsid w:val="003B1D3F"/>
    <w:rsid w:val="003B1E29"/>
    <w:rsid w:val="003B1EA9"/>
    <w:rsid w:val="003B22C4"/>
    <w:rsid w:val="003B27F9"/>
    <w:rsid w:val="003B2C62"/>
    <w:rsid w:val="003B2D38"/>
    <w:rsid w:val="003B2E62"/>
    <w:rsid w:val="003B3650"/>
    <w:rsid w:val="003B38F4"/>
    <w:rsid w:val="003B4207"/>
    <w:rsid w:val="003B420D"/>
    <w:rsid w:val="003B4519"/>
    <w:rsid w:val="003B485F"/>
    <w:rsid w:val="003B4E6B"/>
    <w:rsid w:val="003B4F27"/>
    <w:rsid w:val="003B5015"/>
    <w:rsid w:val="003B503D"/>
    <w:rsid w:val="003B5506"/>
    <w:rsid w:val="003B55F8"/>
    <w:rsid w:val="003B5A92"/>
    <w:rsid w:val="003B5E1D"/>
    <w:rsid w:val="003B6869"/>
    <w:rsid w:val="003B69E9"/>
    <w:rsid w:val="003B6BA9"/>
    <w:rsid w:val="003B7006"/>
    <w:rsid w:val="003B704B"/>
    <w:rsid w:val="003B731E"/>
    <w:rsid w:val="003B7454"/>
    <w:rsid w:val="003C01FC"/>
    <w:rsid w:val="003C085F"/>
    <w:rsid w:val="003C0AD4"/>
    <w:rsid w:val="003C0CA5"/>
    <w:rsid w:val="003C11EF"/>
    <w:rsid w:val="003C1365"/>
    <w:rsid w:val="003C13B4"/>
    <w:rsid w:val="003C163C"/>
    <w:rsid w:val="003C192D"/>
    <w:rsid w:val="003C1977"/>
    <w:rsid w:val="003C1BB3"/>
    <w:rsid w:val="003C1CFF"/>
    <w:rsid w:val="003C1D02"/>
    <w:rsid w:val="003C26AC"/>
    <w:rsid w:val="003C2A1A"/>
    <w:rsid w:val="003C2A67"/>
    <w:rsid w:val="003C2E25"/>
    <w:rsid w:val="003C2E73"/>
    <w:rsid w:val="003C3DF8"/>
    <w:rsid w:val="003C4521"/>
    <w:rsid w:val="003C4566"/>
    <w:rsid w:val="003C503A"/>
    <w:rsid w:val="003C50F5"/>
    <w:rsid w:val="003C5463"/>
    <w:rsid w:val="003C5B13"/>
    <w:rsid w:val="003C5BAA"/>
    <w:rsid w:val="003C5F6C"/>
    <w:rsid w:val="003C6B0A"/>
    <w:rsid w:val="003C6BFF"/>
    <w:rsid w:val="003C6C02"/>
    <w:rsid w:val="003C6C8D"/>
    <w:rsid w:val="003C6F38"/>
    <w:rsid w:val="003C7040"/>
    <w:rsid w:val="003C7483"/>
    <w:rsid w:val="003C78E0"/>
    <w:rsid w:val="003C7B6E"/>
    <w:rsid w:val="003C7D08"/>
    <w:rsid w:val="003D0651"/>
    <w:rsid w:val="003D06B7"/>
    <w:rsid w:val="003D0E53"/>
    <w:rsid w:val="003D1601"/>
    <w:rsid w:val="003D1A79"/>
    <w:rsid w:val="003D294D"/>
    <w:rsid w:val="003D330F"/>
    <w:rsid w:val="003D365F"/>
    <w:rsid w:val="003D4019"/>
    <w:rsid w:val="003D4611"/>
    <w:rsid w:val="003D4B2E"/>
    <w:rsid w:val="003D4D69"/>
    <w:rsid w:val="003D5638"/>
    <w:rsid w:val="003D62A6"/>
    <w:rsid w:val="003D6803"/>
    <w:rsid w:val="003D6ABE"/>
    <w:rsid w:val="003D7165"/>
    <w:rsid w:val="003D754F"/>
    <w:rsid w:val="003D75B5"/>
    <w:rsid w:val="003D75EA"/>
    <w:rsid w:val="003D7FCB"/>
    <w:rsid w:val="003E0983"/>
    <w:rsid w:val="003E199C"/>
    <w:rsid w:val="003E2192"/>
    <w:rsid w:val="003E21C0"/>
    <w:rsid w:val="003E2773"/>
    <w:rsid w:val="003E2889"/>
    <w:rsid w:val="003E28E3"/>
    <w:rsid w:val="003E2961"/>
    <w:rsid w:val="003E30BE"/>
    <w:rsid w:val="003E35E5"/>
    <w:rsid w:val="003E38E3"/>
    <w:rsid w:val="003E3C25"/>
    <w:rsid w:val="003E449A"/>
    <w:rsid w:val="003E482F"/>
    <w:rsid w:val="003E4BC9"/>
    <w:rsid w:val="003E4BD8"/>
    <w:rsid w:val="003E5BF6"/>
    <w:rsid w:val="003E5EA7"/>
    <w:rsid w:val="003E62E0"/>
    <w:rsid w:val="003E69C9"/>
    <w:rsid w:val="003E6B34"/>
    <w:rsid w:val="003E6B9F"/>
    <w:rsid w:val="003E6C13"/>
    <w:rsid w:val="003E6FD9"/>
    <w:rsid w:val="003E719C"/>
    <w:rsid w:val="003E72A7"/>
    <w:rsid w:val="003E7CF2"/>
    <w:rsid w:val="003E7D6B"/>
    <w:rsid w:val="003E7E81"/>
    <w:rsid w:val="003E7F25"/>
    <w:rsid w:val="003F00C0"/>
    <w:rsid w:val="003F0955"/>
    <w:rsid w:val="003F09E2"/>
    <w:rsid w:val="003F0DC6"/>
    <w:rsid w:val="003F10E2"/>
    <w:rsid w:val="003F19F7"/>
    <w:rsid w:val="003F1D9A"/>
    <w:rsid w:val="003F1EAA"/>
    <w:rsid w:val="003F20EE"/>
    <w:rsid w:val="003F2A2F"/>
    <w:rsid w:val="003F2D18"/>
    <w:rsid w:val="003F2E34"/>
    <w:rsid w:val="003F2EB9"/>
    <w:rsid w:val="003F2F57"/>
    <w:rsid w:val="003F2F61"/>
    <w:rsid w:val="003F352E"/>
    <w:rsid w:val="003F3840"/>
    <w:rsid w:val="003F3F30"/>
    <w:rsid w:val="003F4413"/>
    <w:rsid w:val="003F457D"/>
    <w:rsid w:val="003F4B6A"/>
    <w:rsid w:val="003F4FE0"/>
    <w:rsid w:val="003F56ED"/>
    <w:rsid w:val="003F5AE5"/>
    <w:rsid w:val="003F5C03"/>
    <w:rsid w:val="003F5D79"/>
    <w:rsid w:val="003F60DC"/>
    <w:rsid w:val="003F6434"/>
    <w:rsid w:val="003F664F"/>
    <w:rsid w:val="003F6CE4"/>
    <w:rsid w:val="003F71FE"/>
    <w:rsid w:val="003F7A9B"/>
    <w:rsid w:val="003F7D7A"/>
    <w:rsid w:val="004003C1"/>
    <w:rsid w:val="00400865"/>
    <w:rsid w:val="00400B9A"/>
    <w:rsid w:val="00401175"/>
    <w:rsid w:val="00402A3A"/>
    <w:rsid w:val="00402A63"/>
    <w:rsid w:val="00402DCB"/>
    <w:rsid w:val="0040304D"/>
    <w:rsid w:val="00403258"/>
    <w:rsid w:val="00403627"/>
    <w:rsid w:val="00403688"/>
    <w:rsid w:val="00404216"/>
    <w:rsid w:val="004043A8"/>
    <w:rsid w:val="00404459"/>
    <w:rsid w:val="00404515"/>
    <w:rsid w:val="004048E8"/>
    <w:rsid w:val="00404983"/>
    <w:rsid w:val="00405625"/>
    <w:rsid w:val="00405765"/>
    <w:rsid w:val="0040673B"/>
    <w:rsid w:val="0040692E"/>
    <w:rsid w:val="00406E43"/>
    <w:rsid w:val="0040738F"/>
    <w:rsid w:val="004077B8"/>
    <w:rsid w:val="00407877"/>
    <w:rsid w:val="004078F0"/>
    <w:rsid w:val="00407B8B"/>
    <w:rsid w:val="00407DD9"/>
    <w:rsid w:val="00410839"/>
    <w:rsid w:val="00411037"/>
    <w:rsid w:val="004113B3"/>
    <w:rsid w:val="0041153F"/>
    <w:rsid w:val="00411B1B"/>
    <w:rsid w:val="00411C55"/>
    <w:rsid w:val="00411E5E"/>
    <w:rsid w:val="00411F9F"/>
    <w:rsid w:val="004122FC"/>
    <w:rsid w:val="004126AD"/>
    <w:rsid w:val="004127D4"/>
    <w:rsid w:val="00412AA2"/>
    <w:rsid w:val="00412C68"/>
    <w:rsid w:val="00412D92"/>
    <w:rsid w:val="004130DC"/>
    <w:rsid w:val="004135FF"/>
    <w:rsid w:val="00413636"/>
    <w:rsid w:val="0041372C"/>
    <w:rsid w:val="00413B3E"/>
    <w:rsid w:val="00413C75"/>
    <w:rsid w:val="0041464E"/>
    <w:rsid w:val="0041486D"/>
    <w:rsid w:val="00414FF2"/>
    <w:rsid w:val="00415059"/>
    <w:rsid w:val="00415494"/>
    <w:rsid w:val="00415837"/>
    <w:rsid w:val="00415AF8"/>
    <w:rsid w:val="00415CF0"/>
    <w:rsid w:val="004160C8"/>
    <w:rsid w:val="0041664B"/>
    <w:rsid w:val="004167E6"/>
    <w:rsid w:val="00416824"/>
    <w:rsid w:val="00416856"/>
    <w:rsid w:val="00416B84"/>
    <w:rsid w:val="0041715E"/>
    <w:rsid w:val="004173DA"/>
    <w:rsid w:val="0041752A"/>
    <w:rsid w:val="00417FFB"/>
    <w:rsid w:val="004204CC"/>
    <w:rsid w:val="004205B3"/>
    <w:rsid w:val="00420675"/>
    <w:rsid w:val="00420B76"/>
    <w:rsid w:val="00420CA9"/>
    <w:rsid w:val="00420EB7"/>
    <w:rsid w:val="0042133F"/>
    <w:rsid w:val="004214D7"/>
    <w:rsid w:val="00421C15"/>
    <w:rsid w:val="00421F2F"/>
    <w:rsid w:val="00422070"/>
    <w:rsid w:val="00422171"/>
    <w:rsid w:val="0042217C"/>
    <w:rsid w:val="0042222B"/>
    <w:rsid w:val="004225FB"/>
    <w:rsid w:val="00422940"/>
    <w:rsid w:val="004230A4"/>
    <w:rsid w:val="0042323A"/>
    <w:rsid w:val="00423823"/>
    <w:rsid w:val="00423ACC"/>
    <w:rsid w:val="00423CA0"/>
    <w:rsid w:val="00423EA9"/>
    <w:rsid w:val="00424321"/>
    <w:rsid w:val="004251F6"/>
    <w:rsid w:val="00425321"/>
    <w:rsid w:val="00425A0B"/>
    <w:rsid w:val="00425D24"/>
    <w:rsid w:val="00425D3C"/>
    <w:rsid w:val="00425F0D"/>
    <w:rsid w:val="0042604F"/>
    <w:rsid w:val="0042620B"/>
    <w:rsid w:val="004266BB"/>
    <w:rsid w:val="004267E6"/>
    <w:rsid w:val="00426B58"/>
    <w:rsid w:val="00426B9A"/>
    <w:rsid w:val="00426D47"/>
    <w:rsid w:val="00426E0E"/>
    <w:rsid w:val="00426FCB"/>
    <w:rsid w:val="00427F0B"/>
    <w:rsid w:val="00430396"/>
    <w:rsid w:val="00430455"/>
    <w:rsid w:val="004306BC"/>
    <w:rsid w:val="00430A79"/>
    <w:rsid w:val="00430B94"/>
    <w:rsid w:val="00430E0B"/>
    <w:rsid w:val="004312A6"/>
    <w:rsid w:val="004319FF"/>
    <w:rsid w:val="00431B06"/>
    <w:rsid w:val="00431BD2"/>
    <w:rsid w:val="00432053"/>
    <w:rsid w:val="00432872"/>
    <w:rsid w:val="00432A42"/>
    <w:rsid w:val="00432B9C"/>
    <w:rsid w:val="00432C23"/>
    <w:rsid w:val="00432E59"/>
    <w:rsid w:val="004333B4"/>
    <w:rsid w:val="00433848"/>
    <w:rsid w:val="004341C5"/>
    <w:rsid w:val="004342C5"/>
    <w:rsid w:val="004345BC"/>
    <w:rsid w:val="00434705"/>
    <w:rsid w:val="00434A24"/>
    <w:rsid w:val="004354C0"/>
    <w:rsid w:val="00436478"/>
    <w:rsid w:val="00436803"/>
    <w:rsid w:val="00436A60"/>
    <w:rsid w:val="00436BEE"/>
    <w:rsid w:val="00436E22"/>
    <w:rsid w:val="00436F3D"/>
    <w:rsid w:val="00437055"/>
    <w:rsid w:val="004372C4"/>
    <w:rsid w:val="00437D6C"/>
    <w:rsid w:val="00437E31"/>
    <w:rsid w:val="004401B2"/>
    <w:rsid w:val="004402F1"/>
    <w:rsid w:val="00440895"/>
    <w:rsid w:val="00440A48"/>
    <w:rsid w:val="00441244"/>
    <w:rsid w:val="004414E0"/>
    <w:rsid w:val="00441717"/>
    <w:rsid w:val="0044188C"/>
    <w:rsid w:val="00441982"/>
    <w:rsid w:val="00441A32"/>
    <w:rsid w:val="00441F4B"/>
    <w:rsid w:val="00442A32"/>
    <w:rsid w:val="00442B29"/>
    <w:rsid w:val="00442C5D"/>
    <w:rsid w:val="00442D14"/>
    <w:rsid w:val="00442E22"/>
    <w:rsid w:val="00442F14"/>
    <w:rsid w:val="004436CB"/>
    <w:rsid w:val="0044373C"/>
    <w:rsid w:val="004437AA"/>
    <w:rsid w:val="00443BBB"/>
    <w:rsid w:val="00443EA2"/>
    <w:rsid w:val="00443EFF"/>
    <w:rsid w:val="004448F0"/>
    <w:rsid w:val="00444B49"/>
    <w:rsid w:val="00444B5C"/>
    <w:rsid w:val="00444BF7"/>
    <w:rsid w:val="00444D18"/>
    <w:rsid w:val="00444E93"/>
    <w:rsid w:val="00445B78"/>
    <w:rsid w:val="00445B81"/>
    <w:rsid w:val="00446465"/>
    <w:rsid w:val="004477BE"/>
    <w:rsid w:val="0044793A"/>
    <w:rsid w:val="00447CCA"/>
    <w:rsid w:val="00450339"/>
    <w:rsid w:val="0045037D"/>
    <w:rsid w:val="0045043C"/>
    <w:rsid w:val="0045073F"/>
    <w:rsid w:val="00450AAF"/>
    <w:rsid w:val="00450B84"/>
    <w:rsid w:val="00450C5C"/>
    <w:rsid w:val="00450ED5"/>
    <w:rsid w:val="0045142A"/>
    <w:rsid w:val="00451791"/>
    <w:rsid w:val="00451E1D"/>
    <w:rsid w:val="00452778"/>
    <w:rsid w:val="0045301A"/>
    <w:rsid w:val="004534A1"/>
    <w:rsid w:val="004537E0"/>
    <w:rsid w:val="00453A3F"/>
    <w:rsid w:val="00453AE2"/>
    <w:rsid w:val="00453C34"/>
    <w:rsid w:val="004540D8"/>
    <w:rsid w:val="0045480E"/>
    <w:rsid w:val="00455220"/>
    <w:rsid w:val="0045558D"/>
    <w:rsid w:val="00455699"/>
    <w:rsid w:val="004556E1"/>
    <w:rsid w:val="00455980"/>
    <w:rsid w:val="004561DE"/>
    <w:rsid w:val="004566CE"/>
    <w:rsid w:val="004569F4"/>
    <w:rsid w:val="00456D14"/>
    <w:rsid w:val="004573B9"/>
    <w:rsid w:val="0045759E"/>
    <w:rsid w:val="00457C07"/>
    <w:rsid w:val="00457C0C"/>
    <w:rsid w:val="00457E8B"/>
    <w:rsid w:val="00457F2F"/>
    <w:rsid w:val="0046056D"/>
    <w:rsid w:val="00460971"/>
    <w:rsid w:val="00460C3C"/>
    <w:rsid w:val="004614B5"/>
    <w:rsid w:val="00461776"/>
    <w:rsid w:val="00462B28"/>
    <w:rsid w:val="00462E66"/>
    <w:rsid w:val="0046325B"/>
    <w:rsid w:val="004632DA"/>
    <w:rsid w:val="004635C2"/>
    <w:rsid w:val="00463B48"/>
    <w:rsid w:val="00463E96"/>
    <w:rsid w:val="00464B8F"/>
    <w:rsid w:val="00464E55"/>
    <w:rsid w:val="00464FC6"/>
    <w:rsid w:val="00465605"/>
    <w:rsid w:val="00465A3B"/>
    <w:rsid w:val="00465E3A"/>
    <w:rsid w:val="00466212"/>
    <w:rsid w:val="00466D5B"/>
    <w:rsid w:val="00467209"/>
    <w:rsid w:val="00467417"/>
    <w:rsid w:val="00467952"/>
    <w:rsid w:val="004679DC"/>
    <w:rsid w:val="004684FC"/>
    <w:rsid w:val="004700CD"/>
    <w:rsid w:val="00470D2F"/>
    <w:rsid w:val="00471CB9"/>
    <w:rsid w:val="004724E4"/>
    <w:rsid w:val="004728B3"/>
    <w:rsid w:val="00473016"/>
    <w:rsid w:val="004737F0"/>
    <w:rsid w:val="00473E97"/>
    <w:rsid w:val="00473F21"/>
    <w:rsid w:val="00474424"/>
    <w:rsid w:val="0047480E"/>
    <w:rsid w:val="004749CC"/>
    <w:rsid w:val="00474EF6"/>
    <w:rsid w:val="00475724"/>
    <w:rsid w:val="00475AB9"/>
    <w:rsid w:val="00475ECD"/>
    <w:rsid w:val="00476116"/>
    <w:rsid w:val="00476531"/>
    <w:rsid w:val="004767C2"/>
    <w:rsid w:val="00476858"/>
    <w:rsid w:val="00476D94"/>
    <w:rsid w:val="00477064"/>
    <w:rsid w:val="0047708E"/>
    <w:rsid w:val="004774FC"/>
    <w:rsid w:val="00477C27"/>
    <w:rsid w:val="00477CFB"/>
    <w:rsid w:val="00481498"/>
    <w:rsid w:val="00481640"/>
    <w:rsid w:val="00481EC4"/>
    <w:rsid w:val="00481EC8"/>
    <w:rsid w:val="004827BD"/>
    <w:rsid w:val="004827C9"/>
    <w:rsid w:val="00482A72"/>
    <w:rsid w:val="00483F0B"/>
    <w:rsid w:val="00483F42"/>
    <w:rsid w:val="00484243"/>
    <w:rsid w:val="004848B1"/>
    <w:rsid w:val="00484F15"/>
    <w:rsid w:val="004851FF"/>
    <w:rsid w:val="0048553F"/>
    <w:rsid w:val="00485BFA"/>
    <w:rsid w:val="0048613F"/>
    <w:rsid w:val="004868B0"/>
    <w:rsid w:val="0048695C"/>
    <w:rsid w:val="00487936"/>
    <w:rsid w:val="004901A2"/>
    <w:rsid w:val="004904F6"/>
    <w:rsid w:val="00490565"/>
    <w:rsid w:val="0049098D"/>
    <w:rsid w:val="004909B6"/>
    <w:rsid w:val="004911EF"/>
    <w:rsid w:val="00491292"/>
    <w:rsid w:val="00491329"/>
    <w:rsid w:val="004914F0"/>
    <w:rsid w:val="00491952"/>
    <w:rsid w:val="004929B7"/>
    <w:rsid w:val="00492AA1"/>
    <w:rsid w:val="00492AAD"/>
    <w:rsid w:val="00492D63"/>
    <w:rsid w:val="00493007"/>
    <w:rsid w:val="004930EE"/>
    <w:rsid w:val="004938AF"/>
    <w:rsid w:val="00494F6A"/>
    <w:rsid w:val="00495AA6"/>
    <w:rsid w:val="0049693C"/>
    <w:rsid w:val="00496AF0"/>
    <w:rsid w:val="00496B46"/>
    <w:rsid w:val="0049739E"/>
    <w:rsid w:val="0049750B"/>
    <w:rsid w:val="0049781F"/>
    <w:rsid w:val="00497F2F"/>
    <w:rsid w:val="004A00DA"/>
    <w:rsid w:val="004A0500"/>
    <w:rsid w:val="004A0873"/>
    <w:rsid w:val="004A0EA8"/>
    <w:rsid w:val="004A11CD"/>
    <w:rsid w:val="004A1EC0"/>
    <w:rsid w:val="004A29B9"/>
    <w:rsid w:val="004A2B15"/>
    <w:rsid w:val="004A2F24"/>
    <w:rsid w:val="004A3156"/>
    <w:rsid w:val="004A3418"/>
    <w:rsid w:val="004A3582"/>
    <w:rsid w:val="004A397C"/>
    <w:rsid w:val="004A3E01"/>
    <w:rsid w:val="004A3E30"/>
    <w:rsid w:val="004A3EDA"/>
    <w:rsid w:val="004A3F8C"/>
    <w:rsid w:val="004A41D0"/>
    <w:rsid w:val="004A42BE"/>
    <w:rsid w:val="004A44DA"/>
    <w:rsid w:val="004A4707"/>
    <w:rsid w:val="004A4AB0"/>
    <w:rsid w:val="004A4EA3"/>
    <w:rsid w:val="004A5153"/>
    <w:rsid w:val="004A526B"/>
    <w:rsid w:val="004A5581"/>
    <w:rsid w:val="004A560A"/>
    <w:rsid w:val="004A5A26"/>
    <w:rsid w:val="004A5D90"/>
    <w:rsid w:val="004A5DDC"/>
    <w:rsid w:val="004A6460"/>
    <w:rsid w:val="004A6716"/>
    <w:rsid w:val="004A67FD"/>
    <w:rsid w:val="004A6EE9"/>
    <w:rsid w:val="004A7890"/>
    <w:rsid w:val="004A7CAC"/>
    <w:rsid w:val="004A7E2A"/>
    <w:rsid w:val="004B03AB"/>
    <w:rsid w:val="004B0405"/>
    <w:rsid w:val="004B041A"/>
    <w:rsid w:val="004B071F"/>
    <w:rsid w:val="004B0973"/>
    <w:rsid w:val="004B1147"/>
    <w:rsid w:val="004B14BE"/>
    <w:rsid w:val="004B1CF3"/>
    <w:rsid w:val="004B1D6B"/>
    <w:rsid w:val="004B1EF9"/>
    <w:rsid w:val="004B25B0"/>
    <w:rsid w:val="004B28F6"/>
    <w:rsid w:val="004B2D00"/>
    <w:rsid w:val="004B2DF1"/>
    <w:rsid w:val="004B3651"/>
    <w:rsid w:val="004B3722"/>
    <w:rsid w:val="004B3942"/>
    <w:rsid w:val="004B39CB"/>
    <w:rsid w:val="004B44C3"/>
    <w:rsid w:val="004B44DC"/>
    <w:rsid w:val="004B451F"/>
    <w:rsid w:val="004B4BEF"/>
    <w:rsid w:val="004B4EEB"/>
    <w:rsid w:val="004B4EF6"/>
    <w:rsid w:val="004B4F8F"/>
    <w:rsid w:val="004B5232"/>
    <w:rsid w:val="004B56AC"/>
    <w:rsid w:val="004B5CC0"/>
    <w:rsid w:val="004B6386"/>
    <w:rsid w:val="004B64DF"/>
    <w:rsid w:val="004B6AA2"/>
    <w:rsid w:val="004B6C3A"/>
    <w:rsid w:val="004B7282"/>
    <w:rsid w:val="004B73F3"/>
    <w:rsid w:val="004B76F0"/>
    <w:rsid w:val="004B7796"/>
    <w:rsid w:val="004B77BA"/>
    <w:rsid w:val="004C0058"/>
    <w:rsid w:val="004C0DC9"/>
    <w:rsid w:val="004C1345"/>
    <w:rsid w:val="004C15DE"/>
    <w:rsid w:val="004C16F7"/>
    <w:rsid w:val="004C1732"/>
    <w:rsid w:val="004C173C"/>
    <w:rsid w:val="004C1993"/>
    <w:rsid w:val="004C1B45"/>
    <w:rsid w:val="004C257A"/>
    <w:rsid w:val="004C2683"/>
    <w:rsid w:val="004C35B1"/>
    <w:rsid w:val="004C368D"/>
    <w:rsid w:val="004C3B75"/>
    <w:rsid w:val="004C3DF5"/>
    <w:rsid w:val="004C3E78"/>
    <w:rsid w:val="004C429B"/>
    <w:rsid w:val="004C4CF4"/>
    <w:rsid w:val="004C50F5"/>
    <w:rsid w:val="004C533D"/>
    <w:rsid w:val="004C5428"/>
    <w:rsid w:val="004C59A9"/>
    <w:rsid w:val="004C5D3B"/>
    <w:rsid w:val="004C5DBC"/>
    <w:rsid w:val="004C5E56"/>
    <w:rsid w:val="004C6116"/>
    <w:rsid w:val="004C64B6"/>
    <w:rsid w:val="004C7622"/>
    <w:rsid w:val="004C769F"/>
    <w:rsid w:val="004C7F13"/>
    <w:rsid w:val="004D037F"/>
    <w:rsid w:val="004D05B1"/>
    <w:rsid w:val="004D0639"/>
    <w:rsid w:val="004D0721"/>
    <w:rsid w:val="004D07B5"/>
    <w:rsid w:val="004D0FA2"/>
    <w:rsid w:val="004D101F"/>
    <w:rsid w:val="004D12AB"/>
    <w:rsid w:val="004D16F6"/>
    <w:rsid w:val="004D18C9"/>
    <w:rsid w:val="004D1982"/>
    <w:rsid w:val="004D1A0C"/>
    <w:rsid w:val="004D21D3"/>
    <w:rsid w:val="004D23CD"/>
    <w:rsid w:val="004D255B"/>
    <w:rsid w:val="004D2A95"/>
    <w:rsid w:val="004D2C73"/>
    <w:rsid w:val="004D2CAF"/>
    <w:rsid w:val="004D2FB6"/>
    <w:rsid w:val="004D3475"/>
    <w:rsid w:val="004D34D8"/>
    <w:rsid w:val="004D38A8"/>
    <w:rsid w:val="004D3DA6"/>
    <w:rsid w:val="004D4B6D"/>
    <w:rsid w:val="004D4E85"/>
    <w:rsid w:val="004D5097"/>
    <w:rsid w:val="004D5263"/>
    <w:rsid w:val="004D5481"/>
    <w:rsid w:val="004D5511"/>
    <w:rsid w:val="004D5591"/>
    <w:rsid w:val="004D55A0"/>
    <w:rsid w:val="004D5D82"/>
    <w:rsid w:val="004D5DD1"/>
    <w:rsid w:val="004D6823"/>
    <w:rsid w:val="004D6FEF"/>
    <w:rsid w:val="004D7287"/>
    <w:rsid w:val="004D74FA"/>
    <w:rsid w:val="004D774E"/>
    <w:rsid w:val="004D7826"/>
    <w:rsid w:val="004D78A7"/>
    <w:rsid w:val="004E063F"/>
    <w:rsid w:val="004E06F7"/>
    <w:rsid w:val="004E0774"/>
    <w:rsid w:val="004E0ACC"/>
    <w:rsid w:val="004E0B52"/>
    <w:rsid w:val="004E0F83"/>
    <w:rsid w:val="004E11F7"/>
    <w:rsid w:val="004E1701"/>
    <w:rsid w:val="004E1904"/>
    <w:rsid w:val="004E1C1D"/>
    <w:rsid w:val="004E1EAB"/>
    <w:rsid w:val="004E22E4"/>
    <w:rsid w:val="004E2576"/>
    <w:rsid w:val="004E2CE0"/>
    <w:rsid w:val="004E32FE"/>
    <w:rsid w:val="004E3645"/>
    <w:rsid w:val="004E36E0"/>
    <w:rsid w:val="004E3DC0"/>
    <w:rsid w:val="004E406B"/>
    <w:rsid w:val="004E4477"/>
    <w:rsid w:val="004E474C"/>
    <w:rsid w:val="004E4B80"/>
    <w:rsid w:val="004E4C92"/>
    <w:rsid w:val="004E519F"/>
    <w:rsid w:val="004E560E"/>
    <w:rsid w:val="004E60C8"/>
    <w:rsid w:val="004E625B"/>
    <w:rsid w:val="004E68F1"/>
    <w:rsid w:val="004E693D"/>
    <w:rsid w:val="004E746B"/>
    <w:rsid w:val="004E7600"/>
    <w:rsid w:val="004E7D4F"/>
    <w:rsid w:val="004F0349"/>
    <w:rsid w:val="004F0446"/>
    <w:rsid w:val="004F047D"/>
    <w:rsid w:val="004F04F7"/>
    <w:rsid w:val="004F0AB0"/>
    <w:rsid w:val="004F113E"/>
    <w:rsid w:val="004F135E"/>
    <w:rsid w:val="004F180F"/>
    <w:rsid w:val="004F1823"/>
    <w:rsid w:val="004F1FE3"/>
    <w:rsid w:val="004F2088"/>
    <w:rsid w:val="004F25B7"/>
    <w:rsid w:val="004F26B0"/>
    <w:rsid w:val="004F2B7B"/>
    <w:rsid w:val="004F3514"/>
    <w:rsid w:val="004F38D5"/>
    <w:rsid w:val="004F3AAB"/>
    <w:rsid w:val="004F49D1"/>
    <w:rsid w:val="004F5830"/>
    <w:rsid w:val="004F583C"/>
    <w:rsid w:val="004F5D42"/>
    <w:rsid w:val="004F6416"/>
    <w:rsid w:val="004F6A2E"/>
    <w:rsid w:val="004F6BD3"/>
    <w:rsid w:val="004F6DFB"/>
    <w:rsid w:val="004F7A7C"/>
    <w:rsid w:val="004F7BD1"/>
    <w:rsid w:val="004F7E1E"/>
    <w:rsid w:val="004F7F0C"/>
    <w:rsid w:val="004F7FCE"/>
    <w:rsid w:val="0050015F"/>
    <w:rsid w:val="005006BE"/>
    <w:rsid w:val="00501102"/>
    <w:rsid w:val="00501275"/>
    <w:rsid w:val="005012F9"/>
    <w:rsid w:val="0050165E"/>
    <w:rsid w:val="00501945"/>
    <w:rsid w:val="00501B59"/>
    <w:rsid w:val="00501F35"/>
    <w:rsid w:val="00502140"/>
    <w:rsid w:val="00503155"/>
    <w:rsid w:val="00503839"/>
    <w:rsid w:val="00503A49"/>
    <w:rsid w:val="00503E0A"/>
    <w:rsid w:val="00504442"/>
    <w:rsid w:val="005047F5"/>
    <w:rsid w:val="005048A0"/>
    <w:rsid w:val="005061ED"/>
    <w:rsid w:val="00506657"/>
    <w:rsid w:val="0050674A"/>
    <w:rsid w:val="00506C0B"/>
    <w:rsid w:val="0050761C"/>
    <w:rsid w:val="0050770C"/>
    <w:rsid w:val="005105F0"/>
    <w:rsid w:val="0051143D"/>
    <w:rsid w:val="005126FD"/>
    <w:rsid w:val="00512AF4"/>
    <w:rsid w:val="005130D6"/>
    <w:rsid w:val="005137CC"/>
    <w:rsid w:val="00513BF8"/>
    <w:rsid w:val="00513C4A"/>
    <w:rsid w:val="00513CD3"/>
    <w:rsid w:val="00513E96"/>
    <w:rsid w:val="00514728"/>
    <w:rsid w:val="0051499A"/>
    <w:rsid w:val="00514A01"/>
    <w:rsid w:val="00514E11"/>
    <w:rsid w:val="005150F7"/>
    <w:rsid w:val="00515398"/>
    <w:rsid w:val="00515884"/>
    <w:rsid w:val="00515BD2"/>
    <w:rsid w:val="00515C27"/>
    <w:rsid w:val="00515D66"/>
    <w:rsid w:val="00515EEC"/>
    <w:rsid w:val="0051605E"/>
    <w:rsid w:val="005161B4"/>
    <w:rsid w:val="0051631E"/>
    <w:rsid w:val="005163C7"/>
    <w:rsid w:val="005166E7"/>
    <w:rsid w:val="00516EE7"/>
    <w:rsid w:val="00516FBD"/>
    <w:rsid w:val="0051757E"/>
    <w:rsid w:val="00520149"/>
    <w:rsid w:val="00520228"/>
    <w:rsid w:val="005203B6"/>
    <w:rsid w:val="0052070A"/>
    <w:rsid w:val="005207F5"/>
    <w:rsid w:val="005208E5"/>
    <w:rsid w:val="00520AF7"/>
    <w:rsid w:val="0052129E"/>
    <w:rsid w:val="005212EF"/>
    <w:rsid w:val="00521984"/>
    <w:rsid w:val="00521AD5"/>
    <w:rsid w:val="00521D7D"/>
    <w:rsid w:val="005228DC"/>
    <w:rsid w:val="00523217"/>
    <w:rsid w:val="00523700"/>
    <w:rsid w:val="00523963"/>
    <w:rsid w:val="00523DBA"/>
    <w:rsid w:val="00523F4A"/>
    <w:rsid w:val="0052416F"/>
    <w:rsid w:val="005244EE"/>
    <w:rsid w:val="00524A39"/>
    <w:rsid w:val="00524D33"/>
    <w:rsid w:val="00524DC4"/>
    <w:rsid w:val="00524EAA"/>
    <w:rsid w:val="00524F3A"/>
    <w:rsid w:val="00524F6C"/>
    <w:rsid w:val="00525347"/>
    <w:rsid w:val="005254AC"/>
    <w:rsid w:val="00525811"/>
    <w:rsid w:val="00525B44"/>
    <w:rsid w:val="00525C4C"/>
    <w:rsid w:val="00526247"/>
    <w:rsid w:val="0052671A"/>
    <w:rsid w:val="00526DC9"/>
    <w:rsid w:val="00527526"/>
    <w:rsid w:val="00527582"/>
    <w:rsid w:val="005275F6"/>
    <w:rsid w:val="00527C66"/>
    <w:rsid w:val="0053028D"/>
    <w:rsid w:val="0053034E"/>
    <w:rsid w:val="00530973"/>
    <w:rsid w:val="005309F3"/>
    <w:rsid w:val="00530A32"/>
    <w:rsid w:val="00530ACF"/>
    <w:rsid w:val="00531342"/>
    <w:rsid w:val="00531A11"/>
    <w:rsid w:val="00531FD3"/>
    <w:rsid w:val="00532271"/>
    <w:rsid w:val="005324AB"/>
    <w:rsid w:val="00532B12"/>
    <w:rsid w:val="00532B7E"/>
    <w:rsid w:val="00532CC6"/>
    <w:rsid w:val="00532D4D"/>
    <w:rsid w:val="00533865"/>
    <w:rsid w:val="0053455E"/>
    <w:rsid w:val="00534784"/>
    <w:rsid w:val="00534AC5"/>
    <w:rsid w:val="00534DBB"/>
    <w:rsid w:val="00535381"/>
    <w:rsid w:val="00535626"/>
    <w:rsid w:val="00535667"/>
    <w:rsid w:val="00535D82"/>
    <w:rsid w:val="005366D3"/>
    <w:rsid w:val="00537276"/>
    <w:rsid w:val="00537303"/>
    <w:rsid w:val="00537A97"/>
    <w:rsid w:val="00537BB0"/>
    <w:rsid w:val="00540211"/>
    <w:rsid w:val="0054030E"/>
    <w:rsid w:val="00540E0B"/>
    <w:rsid w:val="00540F63"/>
    <w:rsid w:val="00540FFC"/>
    <w:rsid w:val="00541343"/>
    <w:rsid w:val="00541D2F"/>
    <w:rsid w:val="00541F86"/>
    <w:rsid w:val="0054225A"/>
    <w:rsid w:val="00542B8A"/>
    <w:rsid w:val="00542DB7"/>
    <w:rsid w:val="00542F06"/>
    <w:rsid w:val="00543239"/>
    <w:rsid w:val="00543D66"/>
    <w:rsid w:val="00544AE0"/>
    <w:rsid w:val="00544FFC"/>
    <w:rsid w:val="005452E0"/>
    <w:rsid w:val="00545876"/>
    <w:rsid w:val="00545FD1"/>
    <w:rsid w:val="005460EE"/>
    <w:rsid w:val="00546513"/>
    <w:rsid w:val="005465D9"/>
    <w:rsid w:val="005468E6"/>
    <w:rsid w:val="00546DE1"/>
    <w:rsid w:val="00546EC9"/>
    <w:rsid w:val="00547124"/>
    <w:rsid w:val="005472B3"/>
    <w:rsid w:val="00547720"/>
    <w:rsid w:val="00547A14"/>
    <w:rsid w:val="00547B2C"/>
    <w:rsid w:val="00547D38"/>
    <w:rsid w:val="005501EE"/>
    <w:rsid w:val="00551979"/>
    <w:rsid w:val="005523ED"/>
    <w:rsid w:val="0055265A"/>
    <w:rsid w:val="00552739"/>
    <w:rsid w:val="00552AB6"/>
    <w:rsid w:val="00552C7F"/>
    <w:rsid w:val="00552EA6"/>
    <w:rsid w:val="0055305C"/>
    <w:rsid w:val="005534D2"/>
    <w:rsid w:val="00553CBF"/>
    <w:rsid w:val="00554124"/>
    <w:rsid w:val="00554488"/>
    <w:rsid w:val="005547BA"/>
    <w:rsid w:val="00554B2B"/>
    <w:rsid w:val="00554BB2"/>
    <w:rsid w:val="00554E4E"/>
    <w:rsid w:val="00554FDD"/>
    <w:rsid w:val="005553F6"/>
    <w:rsid w:val="0055554C"/>
    <w:rsid w:val="0055565B"/>
    <w:rsid w:val="00555DDA"/>
    <w:rsid w:val="00556566"/>
    <w:rsid w:val="005566AA"/>
    <w:rsid w:val="00556790"/>
    <w:rsid w:val="00556AEF"/>
    <w:rsid w:val="00557013"/>
    <w:rsid w:val="0055707B"/>
    <w:rsid w:val="00557277"/>
    <w:rsid w:val="005572D4"/>
    <w:rsid w:val="00557375"/>
    <w:rsid w:val="005608B8"/>
    <w:rsid w:val="005611F4"/>
    <w:rsid w:val="0056194C"/>
    <w:rsid w:val="00561A00"/>
    <w:rsid w:val="00561E8A"/>
    <w:rsid w:val="00561F7D"/>
    <w:rsid w:val="0056220F"/>
    <w:rsid w:val="00562308"/>
    <w:rsid w:val="00562555"/>
    <w:rsid w:val="0056259A"/>
    <w:rsid w:val="00562EEC"/>
    <w:rsid w:val="0056358C"/>
    <w:rsid w:val="00563A9C"/>
    <w:rsid w:val="00564767"/>
    <w:rsid w:val="00564A01"/>
    <w:rsid w:val="00564F60"/>
    <w:rsid w:val="00565403"/>
    <w:rsid w:val="005657AA"/>
    <w:rsid w:val="00565949"/>
    <w:rsid w:val="00565956"/>
    <w:rsid w:val="005669A5"/>
    <w:rsid w:val="00566E12"/>
    <w:rsid w:val="00566E82"/>
    <w:rsid w:val="00567444"/>
    <w:rsid w:val="00567567"/>
    <w:rsid w:val="00567BB5"/>
    <w:rsid w:val="00567C50"/>
    <w:rsid w:val="00567F7E"/>
    <w:rsid w:val="00570625"/>
    <w:rsid w:val="00570AA3"/>
    <w:rsid w:val="00571317"/>
    <w:rsid w:val="00571544"/>
    <w:rsid w:val="00571CB2"/>
    <w:rsid w:val="005722B4"/>
    <w:rsid w:val="00572368"/>
    <w:rsid w:val="005724E6"/>
    <w:rsid w:val="005728A5"/>
    <w:rsid w:val="00572F5A"/>
    <w:rsid w:val="00573263"/>
    <w:rsid w:val="0057378C"/>
    <w:rsid w:val="00573CC0"/>
    <w:rsid w:val="0057463E"/>
    <w:rsid w:val="00574648"/>
    <w:rsid w:val="0057471C"/>
    <w:rsid w:val="005749EB"/>
    <w:rsid w:val="00575144"/>
    <w:rsid w:val="00575241"/>
    <w:rsid w:val="0057525E"/>
    <w:rsid w:val="00575506"/>
    <w:rsid w:val="0057627F"/>
    <w:rsid w:val="00576A48"/>
    <w:rsid w:val="00576B36"/>
    <w:rsid w:val="00577010"/>
    <w:rsid w:val="005772A2"/>
    <w:rsid w:val="00577427"/>
    <w:rsid w:val="005777B9"/>
    <w:rsid w:val="00577C32"/>
    <w:rsid w:val="00577C81"/>
    <w:rsid w:val="0058018C"/>
    <w:rsid w:val="005801A7"/>
    <w:rsid w:val="00580616"/>
    <w:rsid w:val="00580ABE"/>
    <w:rsid w:val="005812A5"/>
    <w:rsid w:val="00581A75"/>
    <w:rsid w:val="00581C1B"/>
    <w:rsid w:val="00581F0D"/>
    <w:rsid w:val="0058240F"/>
    <w:rsid w:val="00582F6F"/>
    <w:rsid w:val="0058325D"/>
    <w:rsid w:val="00583313"/>
    <w:rsid w:val="00583612"/>
    <w:rsid w:val="005836BE"/>
    <w:rsid w:val="005837BA"/>
    <w:rsid w:val="005837C7"/>
    <w:rsid w:val="005839CC"/>
    <w:rsid w:val="00583B62"/>
    <w:rsid w:val="005841E2"/>
    <w:rsid w:val="0058493B"/>
    <w:rsid w:val="00584CFB"/>
    <w:rsid w:val="00585763"/>
    <w:rsid w:val="00585878"/>
    <w:rsid w:val="00585895"/>
    <w:rsid w:val="00585CED"/>
    <w:rsid w:val="00585F86"/>
    <w:rsid w:val="00586388"/>
    <w:rsid w:val="005864E6"/>
    <w:rsid w:val="005865DD"/>
    <w:rsid w:val="005869BA"/>
    <w:rsid w:val="005870D5"/>
    <w:rsid w:val="00587189"/>
    <w:rsid w:val="005871A6"/>
    <w:rsid w:val="00587673"/>
    <w:rsid w:val="005879AF"/>
    <w:rsid w:val="00587BDD"/>
    <w:rsid w:val="00587EFA"/>
    <w:rsid w:val="00590597"/>
    <w:rsid w:val="00590659"/>
    <w:rsid w:val="00591085"/>
    <w:rsid w:val="005910C2"/>
    <w:rsid w:val="00591221"/>
    <w:rsid w:val="00591367"/>
    <w:rsid w:val="0059163C"/>
    <w:rsid w:val="00591817"/>
    <w:rsid w:val="00591840"/>
    <w:rsid w:val="00591B01"/>
    <w:rsid w:val="0059226F"/>
    <w:rsid w:val="00592399"/>
    <w:rsid w:val="00592656"/>
    <w:rsid w:val="00592C16"/>
    <w:rsid w:val="00592E63"/>
    <w:rsid w:val="0059324B"/>
    <w:rsid w:val="00593256"/>
    <w:rsid w:val="00593382"/>
    <w:rsid w:val="00593908"/>
    <w:rsid w:val="00593FBA"/>
    <w:rsid w:val="00594113"/>
    <w:rsid w:val="00594276"/>
    <w:rsid w:val="00594AA6"/>
    <w:rsid w:val="00594E6A"/>
    <w:rsid w:val="0059552B"/>
    <w:rsid w:val="00595875"/>
    <w:rsid w:val="00595D64"/>
    <w:rsid w:val="00596038"/>
    <w:rsid w:val="005963FC"/>
    <w:rsid w:val="00596D53"/>
    <w:rsid w:val="0059713B"/>
    <w:rsid w:val="00597648"/>
    <w:rsid w:val="00597995"/>
    <w:rsid w:val="00597CB4"/>
    <w:rsid w:val="005A01A6"/>
    <w:rsid w:val="005A01F4"/>
    <w:rsid w:val="005A07A0"/>
    <w:rsid w:val="005A07CA"/>
    <w:rsid w:val="005A0A0F"/>
    <w:rsid w:val="005A0B37"/>
    <w:rsid w:val="005A0C45"/>
    <w:rsid w:val="005A137B"/>
    <w:rsid w:val="005A13B2"/>
    <w:rsid w:val="005A1407"/>
    <w:rsid w:val="005A1CBB"/>
    <w:rsid w:val="005A1D6D"/>
    <w:rsid w:val="005A1EC3"/>
    <w:rsid w:val="005A2185"/>
    <w:rsid w:val="005A2206"/>
    <w:rsid w:val="005A2308"/>
    <w:rsid w:val="005A2AD1"/>
    <w:rsid w:val="005A2B2B"/>
    <w:rsid w:val="005A3022"/>
    <w:rsid w:val="005A31D8"/>
    <w:rsid w:val="005A3322"/>
    <w:rsid w:val="005A3C1E"/>
    <w:rsid w:val="005A3F37"/>
    <w:rsid w:val="005A40F7"/>
    <w:rsid w:val="005A44D9"/>
    <w:rsid w:val="005A51ED"/>
    <w:rsid w:val="005A54C3"/>
    <w:rsid w:val="005A6731"/>
    <w:rsid w:val="005A67D0"/>
    <w:rsid w:val="005A7196"/>
    <w:rsid w:val="005A739E"/>
    <w:rsid w:val="005A7849"/>
    <w:rsid w:val="005A7DE0"/>
    <w:rsid w:val="005B09EF"/>
    <w:rsid w:val="005B0E7B"/>
    <w:rsid w:val="005B0F5D"/>
    <w:rsid w:val="005B103F"/>
    <w:rsid w:val="005B1178"/>
    <w:rsid w:val="005B11FE"/>
    <w:rsid w:val="005B1C5F"/>
    <w:rsid w:val="005B1F1A"/>
    <w:rsid w:val="005B1FD8"/>
    <w:rsid w:val="005B2582"/>
    <w:rsid w:val="005B2944"/>
    <w:rsid w:val="005B2CDE"/>
    <w:rsid w:val="005B35DC"/>
    <w:rsid w:val="005B36CA"/>
    <w:rsid w:val="005B3771"/>
    <w:rsid w:val="005B39B9"/>
    <w:rsid w:val="005B3B7C"/>
    <w:rsid w:val="005B3FCB"/>
    <w:rsid w:val="005B418E"/>
    <w:rsid w:val="005B4869"/>
    <w:rsid w:val="005B4B5C"/>
    <w:rsid w:val="005B4C8C"/>
    <w:rsid w:val="005B5105"/>
    <w:rsid w:val="005B5161"/>
    <w:rsid w:val="005B524F"/>
    <w:rsid w:val="005B56BB"/>
    <w:rsid w:val="005B60FE"/>
    <w:rsid w:val="005B63FA"/>
    <w:rsid w:val="005B691A"/>
    <w:rsid w:val="005B6BE8"/>
    <w:rsid w:val="005B6C30"/>
    <w:rsid w:val="005B7185"/>
    <w:rsid w:val="005B7372"/>
    <w:rsid w:val="005B73B5"/>
    <w:rsid w:val="005B7471"/>
    <w:rsid w:val="005B7B6E"/>
    <w:rsid w:val="005B7CD4"/>
    <w:rsid w:val="005B7E9E"/>
    <w:rsid w:val="005C0638"/>
    <w:rsid w:val="005C06DE"/>
    <w:rsid w:val="005C0B72"/>
    <w:rsid w:val="005C0FC5"/>
    <w:rsid w:val="005C1116"/>
    <w:rsid w:val="005C11DB"/>
    <w:rsid w:val="005C12DA"/>
    <w:rsid w:val="005C132E"/>
    <w:rsid w:val="005C16B9"/>
    <w:rsid w:val="005C1C4A"/>
    <w:rsid w:val="005C20DA"/>
    <w:rsid w:val="005C23F0"/>
    <w:rsid w:val="005C2AB0"/>
    <w:rsid w:val="005C380F"/>
    <w:rsid w:val="005C3B06"/>
    <w:rsid w:val="005C41BB"/>
    <w:rsid w:val="005C4487"/>
    <w:rsid w:val="005C4D8D"/>
    <w:rsid w:val="005C4E15"/>
    <w:rsid w:val="005C5275"/>
    <w:rsid w:val="005C5A49"/>
    <w:rsid w:val="005C5ABC"/>
    <w:rsid w:val="005C64C8"/>
    <w:rsid w:val="005C6E8A"/>
    <w:rsid w:val="005C77A1"/>
    <w:rsid w:val="005D0186"/>
    <w:rsid w:val="005D0276"/>
    <w:rsid w:val="005D052D"/>
    <w:rsid w:val="005D09B6"/>
    <w:rsid w:val="005D11AA"/>
    <w:rsid w:val="005D127F"/>
    <w:rsid w:val="005D131A"/>
    <w:rsid w:val="005D154D"/>
    <w:rsid w:val="005D29B8"/>
    <w:rsid w:val="005D2F04"/>
    <w:rsid w:val="005D3274"/>
    <w:rsid w:val="005D367C"/>
    <w:rsid w:val="005D3F07"/>
    <w:rsid w:val="005D40A3"/>
    <w:rsid w:val="005D40C9"/>
    <w:rsid w:val="005D472C"/>
    <w:rsid w:val="005D47A6"/>
    <w:rsid w:val="005D4A28"/>
    <w:rsid w:val="005D58FD"/>
    <w:rsid w:val="005D5B4D"/>
    <w:rsid w:val="005D5B69"/>
    <w:rsid w:val="005D5CB6"/>
    <w:rsid w:val="005D6080"/>
    <w:rsid w:val="005D61CA"/>
    <w:rsid w:val="005D61D3"/>
    <w:rsid w:val="005D667F"/>
    <w:rsid w:val="005D693E"/>
    <w:rsid w:val="005D7058"/>
    <w:rsid w:val="005D70F3"/>
    <w:rsid w:val="005D7318"/>
    <w:rsid w:val="005D7331"/>
    <w:rsid w:val="005D799C"/>
    <w:rsid w:val="005D7A8D"/>
    <w:rsid w:val="005D7A9E"/>
    <w:rsid w:val="005E00CE"/>
    <w:rsid w:val="005E01EF"/>
    <w:rsid w:val="005E058D"/>
    <w:rsid w:val="005E077F"/>
    <w:rsid w:val="005E07C9"/>
    <w:rsid w:val="005E09FC"/>
    <w:rsid w:val="005E0A70"/>
    <w:rsid w:val="005E1274"/>
    <w:rsid w:val="005E143B"/>
    <w:rsid w:val="005E18AD"/>
    <w:rsid w:val="005E23D7"/>
    <w:rsid w:val="005E291A"/>
    <w:rsid w:val="005E2F06"/>
    <w:rsid w:val="005E30EE"/>
    <w:rsid w:val="005E322D"/>
    <w:rsid w:val="005E3831"/>
    <w:rsid w:val="005E3882"/>
    <w:rsid w:val="005E3A66"/>
    <w:rsid w:val="005E4235"/>
    <w:rsid w:val="005E4627"/>
    <w:rsid w:val="005E4B1E"/>
    <w:rsid w:val="005E4BC2"/>
    <w:rsid w:val="005E527F"/>
    <w:rsid w:val="005E53E4"/>
    <w:rsid w:val="005E540F"/>
    <w:rsid w:val="005E5E43"/>
    <w:rsid w:val="005E6089"/>
    <w:rsid w:val="005E6E25"/>
    <w:rsid w:val="005E760C"/>
    <w:rsid w:val="005E79A0"/>
    <w:rsid w:val="005E7C76"/>
    <w:rsid w:val="005E7EC3"/>
    <w:rsid w:val="005E7F77"/>
    <w:rsid w:val="005F013E"/>
    <w:rsid w:val="005F0580"/>
    <w:rsid w:val="005F091E"/>
    <w:rsid w:val="005F0F15"/>
    <w:rsid w:val="005F1038"/>
    <w:rsid w:val="005F14E2"/>
    <w:rsid w:val="005F20B0"/>
    <w:rsid w:val="005F22E1"/>
    <w:rsid w:val="005F2471"/>
    <w:rsid w:val="005F26E2"/>
    <w:rsid w:val="005F292A"/>
    <w:rsid w:val="005F3513"/>
    <w:rsid w:val="005F37A4"/>
    <w:rsid w:val="005F3CA9"/>
    <w:rsid w:val="005F3E2A"/>
    <w:rsid w:val="005F483F"/>
    <w:rsid w:val="005F485B"/>
    <w:rsid w:val="005F4877"/>
    <w:rsid w:val="005F4EEF"/>
    <w:rsid w:val="005F5664"/>
    <w:rsid w:val="005F5D2E"/>
    <w:rsid w:val="005F6287"/>
    <w:rsid w:val="005F6348"/>
    <w:rsid w:val="005F6C18"/>
    <w:rsid w:val="005F70D4"/>
    <w:rsid w:val="005F70F0"/>
    <w:rsid w:val="005F7A35"/>
    <w:rsid w:val="005F7D66"/>
    <w:rsid w:val="00600019"/>
    <w:rsid w:val="006006A0"/>
    <w:rsid w:val="00600943"/>
    <w:rsid w:val="00600D6F"/>
    <w:rsid w:val="00600E50"/>
    <w:rsid w:val="0060125E"/>
    <w:rsid w:val="006015F5"/>
    <w:rsid w:val="00601847"/>
    <w:rsid w:val="00601928"/>
    <w:rsid w:val="00601B7C"/>
    <w:rsid w:val="006022EC"/>
    <w:rsid w:val="00602B8D"/>
    <w:rsid w:val="00602D95"/>
    <w:rsid w:val="00603657"/>
    <w:rsid w:val="0060366B"/>
    <w:rsid w:val="00603C17"/>
    <w:rsid w:val="00603C8A"/>
    <w:rsid w:val="00603E24"/>
    <w:rsid w:val="00604210"/>
    <w:rsid w:val="006042A0"/>
    <w:rsid w:val="006049BB"/>
    <w:rsid w:val="00604D1F"/>
    <w:rsid w:val="006054E9"/>
    <w:rsid w:val="00605CAA"/>
    <w:rsid w:val="00605F56"/>
    <w:rsid w:val="006066AC"/>
    <w:rsid w:val="00606BB8"/>
    <w:rsid w:val="00607148"/>
    <w:rsid w:val="0061003E"/>
    <w:rsid w:val="00610445"/>
    <w:rsid w:val="006105CA"/>
    <w:rsid w:val="00610608"/>
    <w:rsid w:val="00610927"/>
    <w:rsid w:val="00610969"/>
    <w:rsid w:val="00610C62"/>
    <w:rsid w:val="00610E19"/>
    <w:rsid w:val="006110C5"/>
    <w:rsid w:val="00611217"/>
    <w:rsid w:val="006115CA"/>
    <w:rsid w:val="0061163A"/>
    <w:rsid w:val="006119C5"/>
    <w:rsid w:val="00611C86"/>
    <w:rsid w:val="00611FE8"/>
    <w:rsid w:val="00612968"/>
    <w:rsid w:val="006129B2"/>
    <w:rsid w:val="00612C7B"/>
    <w:rsid w:val="00612D6B"/>
    <w:rsid w:val="00613088"/>
    <w:rsid w:val="00613429"/>
    <w:rsid w:val="00613847"/>
    <w:rsid w:val="00613EAC"/>
    <w:rsid w:val="00614354"/>
    <w:rsid w:val="00614955"/>
    <w:rsid w:val="006149CC"/>
    <w:rsid w:val="006149FB"/>
    <w:rsid w:val="00614BDB"/>
    <w:rsid w:val="00614BFD"/>
    <w:rsid w:val="00615082"/>
    <w:rsid w:val="006157E5"/>
    <w:rsid w:val="00615868"/>
    <w:rsid w:val="00615872"/>
    <w:rsid w:val="006159B6"/>
    <w:rsid w:val="00615C2C"/>
    <w:rsid w:val="00615C43"/>
    <w:rsid w:val="00616157"/>
    <w:rsid w:val="00616202"/>
    <w:rsid w:val="006162D6"/>
    <w:rsid w:val="006166A3"/>
    <w:rsid w:val="00616BAB"/>
    <w:rsid w:val="00616F0B"/>
    <w:rsid w:val="00620432"/>
    <w:rsid w:val="00620F19"/>
    <w:rsid w:val="00621028"/>
    <w:rsid w:val="00621306"/>
    <w:rsid w:val="006215B4"/>
    <w:rsid w:val="006217CB"/>
    <w:rsid w:val="00621857"/>
    <w:rsid w:val="00622077"/>
    <w:rsid w:val="006221BD"/>
    <w:rsid w:val="006222D0"/>
    <w:rsid w:val="00622E8F"/>
    <w:rsid w:val="00623205"/>
    <w:rsid w:val="0062328C"/>
    <w:rsid w:val="00624053"/>
    <w:rsid w:val="006244E3"/>
    <w:rsid w:val="00625058"/>
    <w:rsid w:val="0062542B"/>
    <w:rsid w:val="00625A52"/>
    <w:rsid w:val="0062601A"/>
    <w:rsid w:val="0062641A"/>
    <w:rsid w:val="00626574"/>
    <w:rsid w:val="00626869"/>
    <w:rsid w:val="00626AA8"/>
    <w:rsid w:val="0062727B"/>
    <w:rsid w:val="00627594"/>
    <w:rsid w:val="00627DA7"/>
    <w:rsid w:val="00627F78"/>
    <w:rsid w:val="00630818"/>
    <w:rsid w:val="00630CAF"/>
    <w:rsid w:val="00630DC2"/>
    <w:rsid w:val="00630EE5"/>
    <w:rsid w:val="00630FED"/>
    <w:rsid w:val="006311F7"/>
    <w:rsid w:val="006318FD"/>
    <w:rsid w:val="00631975"/>
    <w:rsid w:val="00632173"/>
    <w:rsid w:val="0063226C"/>
    <w:rsid w:val="006323EB"/>
    <w:rsid w:val="006326A2"/>
    <w:rsid w:val="00632A5C"/>
    <w:rsid w:val="00632C58"/>
    <w:rsid w:val="00633379"/>
    <w:rsid w:val="006333A2"/>
    <w:rsid w:val="00633445"/>
    <w:rsid w:val="00633D3D"/>
    <w:rsid w:val="00633F37"/>
    <w:rsid w:val="006345E0"/>
    <w:rsid w:val="00634B42"/>
    <w:rsid w:val="006351B6"/>
    <w:rsid w:val="006352BE"/>
    <w:rsid w:val="00635478"/>
    <w:rsid w:val="006354AA"/>
    <w:rsid w:val="0063568E"/>
    <w:rsid w:val="00635F27"/>
    <w:rsid w:val="00636105"/>
    <w:rsid w:val="00636D2D"/>
    <w:rsid w:val="00636E34"/>
    <w:rsid w:val="006379D0"/>
    <w:rsid w:val="00637A20"/>
    <w:rsid w:val="00637C10"/>
    <w:rsid w:val="006409BD"/>
    <w:rsid w:val="006409D6"/>
    <w:rsid w:val="00641577"/>
    <w:rsid w:val="0064161E"/>
    <w:rsid w:val="00641A1B"/>
    <w:rsid w:val="00642444"/>
    <w:rsid w:val="00642756"/>
    <w:rsid w:val="00642B75"/>
    <w:rsid w:val="00642CAB"/>
    <w:rsid w:val="00643187"/>
    <w:rsid w:val="006431B5"/>
    <w:rsid w:val="006437F8"/>
    <w:rsid w:val="006439BF"/>
    <w:rsid w:val="00643BAD"/>
    <w:rsid w:val="00643CA5"/>
    <w:rsid w:val="006441C4"/>
    <w:rsid w:val="006446A6"/>
    <w:rsid w:val="006449CF"/>
    <w:rsid w:val="00645031"/>
    <w:rsid w:val="0064556A"/>
    <w:rsid w:val="00645D45"/>
    <w:rsid w:val="006462E7"/>
    <w:rsid w:val="00646631"/>
    <w:rsid w:val="00646AF0"/>
    <w:rsid w:val="00646C31"/>
    <w:rsid w:val="00647094"/>
    <w:rsid w:val="006476E0"/>
    <w:rsid w:val="006477B0"/>
    <w:rsid w:val="00647C1B"/>
    <w:rsid w:val="0065052C"/>
    <w:rsid w:val="00650D53"/>
    <w:rsid w:val="00650E9D"/>
    <w:rsid w:val="00651040"/>
    <w:rsid w:val="006514DC"/>
    <w:rsid w:val="00651562"/>
    <w:rsid w:val="00651621"/>
    <w:rsid w:val="00651C87"/>
    <w:rsid w:val="00651E61"/>
    <w:rsid w:val="00651EBE"/>
    <w:rsid w:val="00652E4C"/>
    <w:rsid w:val="00653422"/>
    <w:rsid w:val="00653E20"/>
    <w:rsid w:val="00654061"/>
    <w:rsid w:val="0065425C"/>
    <w:rsid w:val="00654B48"/>
    <w:rsid w:val="00654F9C"/>
    <w:rsid w:val="006553C0"/>
    <w:rsid w:val="0065565E"/>
    <w:rsid w:val="00655A31"/>
    <w:rsid w:val="00655BD6"/>
    <w:rsid w:val="00655C37"/>
    <w:rsid w:val="00655F0A"/>
    <w:rsid w:val="00656089"/>
    <w:rsid w:val="006563DF"/>
    <w:rsid w:val="00657036"/>
    <w:rsid w:val="00657243"/>
    <w:rsid w:val="006574A4"/>
    <w:rsid w:val="00657639"/>
    <w:rsid w:val="0065767F"/>
    <w:rsid w:val="00657B78"/>
    <w:rsid w:val="00657D7E"/>
    <w:rsid w:val="006603AF"/>
    <w:rsid w:val="00660D45"/>
    <w:rsid w:val="006610C9"/>
    <w:rsid w:val="00661402"/>
    <w:rsid w:val="00661BB7"/>
    <w:rsid w:val="0066207E"/>
    <w:rsid w:val="00662ACC"/>
    <w:rsid w:val="00662AF6"/>
    <w:rsid w:val="0066322C"/>
    <w:rsid w:val="00663447"/>
    <w:rsid w:val="00664533"/>
    <w:rsid w:val="00664A00"/>
    <w:rsid w:val="00664C5F"/>
    <w:rsid w:val="00664E06"/>
    <w:rsid w:val="00664E79"/>
    <w:rsid w:val="00665511"/>
    <w:rsid w:val="0066664B"/>
    <w:rsid w:val="00666666"/>
    <w:rsid w:val="00666806"/>
    <w:rsid w:val="00666917"/>
    <w:rsid w:val="00666996"/>
    <w:rsid w:val="00666B27"/>
    <w:rsid w:val="00666BB1"/>
    <w:rsid w:val="00666FD6"/>
    <w:rsid w:val="00667111"/>
    <w:rsid w:val="00667302"/>
    <w:rsid w:val="00667D60"/>
    <w:rsid w:val="00667E95"/>
    <w:rsid w:val="006700B7"/>
    <w:rsid w:val="006700C9"/>
    <w:rsid w:val="006703F3"/>
    <w:rsid w:val="00670D08"/>
    <w:rsid w:val="00670EEF"/>
    <w:rsid w:val="00672110"/>
    <w:rsid w:val="00672544"/>
    <w:rsid w:val="006726EA"/>
    <w:rsid w:val="006727F6"/>
    <w:rsid w:val="00672C67"/>
    <w:rsid w:val="00672CB4"/>
    <w:rsid w:val="006731A8"/>
    <w:rsid w:val="006740CA"/>
    <w:rsid w:val="006745FA"/>
    <w:rsid w:val="006746A4"/>
    <w:rsid w:val="00674E54"/>
    <w:rsid w:val="00675232"/>
    <w:rsid w:val="006755F3"/>
    <w:rsid w:val="0067587B"/>
    <w:rsid w:val="00675BA7"/>
    <w:rsid w:val="00675EC0"/>
    <w:rsid w:val="0067603E"/>
    <w:rsid w:val="00676044"/>
    <w:rsid w:val="00676374"/>
    <w:rsid w:val="00676460"/>
    <w:rsid w:val="00676AD0"/>
    <w:rsid w:val="00677108"/>
    <w:rsid w:val="00677380"/>
    <w:rsid w:val="006775CD"/>
    <w:rsid w:val="00677CEA"/>
    <w:rsid w:val="006802FD"/>
    <w:rsid w:val="00680571"/>
    <w:rsid w:val="00680A90"/>
    <w:rsid w:val="00680FD9"/>
    <w:rsid w:val="00681379"/>
    <w:rsid w:val="0068157F"/>
    <w:rsid w:val="00681723"/>
    <w:rsid w:val="006819A5"/>
    <w:rsid w:val="00681F67"/>
    <w:rsid w:val="00682015"/>
    <w:rsid w:val="00682B23"/>
    <w:rsid w:val="00682E1E"/>
    <w:rsid w:val="00682E24"/>
    <w:rsid w:val="00682EE9"/>
    <w:rsid w:val="00682F4B"/>
    <w:rsid w:val="00682F87"/>
    <w:rsid w:val="00683117"/>
    <w:rsid w:val="006832EB"/>
    <w:rsid w:val="00683626"/>
    <w:rsid w:val="00683B85"/>
    <w:rsid w:val="006843AE"/>
    <w:rsid w:val="00684813"/>
    <w:rsid w:val="00684E34"/>
    <w:rsid w:val="00685006"/>
    <w:rsid w:val="006852F3"/>
    <w:rsid w:val="00685774"/>
    <w:rsid w:val="00685ADB"/>
    <w:rsid w:val="00685DE5"/>
    <w:rsid w:val="00686048"/>
    <w:rsid w:val="00686468"/>
    <w:rsid w:val="0069003E"/>
    <w:rsid w:val="006905C8"/>
    <w:rsid w:val="006906F2"/>
    <w:rsid w:val="006907F6"/>
    <w:rsid w:val="006908A0"/>
    <w:rsid w:val="00690E97"/>
    <w:rsid w:val="006913B7"/>
    <w:rsid w:val="00691A92"/>
    <w:rsid w:val="00691D2A"/>
    <w:rsid w:val="00692283"/>
    <w:rsid w:val="0069256B"/>
    <w:rsid w:val="0069286C"/>
    <w:rsid w:val="00692B42"/>
    <w:rsid w:val="00692BD2"/>
    <w:rsid w:val="00693066"/>
    <w:rsid w:val="00693756"/>
    <w:rsid w:val="00693AE8"/>
    <w:rsid w:val="00693D88"/>
    <w:rsid w:val="00693D89"/>
    <w:rsid w:val="006944C4"/>
    <w:rsid w:val="0069492E"/>
    <w:rsid w:val="00694C99"/>
    <w:rsid w:val="00695B36"/>
    <w:rsid w:val="00695BA4"/>
    <w:rsid w:val="0069660A"/>
    <w:rsid w:val="00696E0F"/>
    <w:rsid w:val="0069721F"/>
    <w:rsid w:val="00697F08"/>
    <w:rsid w:val="006A0020"/>
    <w:rsid w:val="006A02EC"/>
    <w:rsid w:val="006A0365"/>
    <w:rsid w:val="006A0981"/>
    <w:rsid w:val="006A0F7B"/>
    <w:rsid w:val="006A13F6"/>
    <w:rsid w:val="006A18F7"/>
    <w:rsid w:val="006A1DAA"/>
    <w:rsid w:val="006A1E44"/>
    <w:rsid w:val="006A24CE"/>
    <w:rsid w:val="006A294B"/>
    <w:rsid w:val="006A2CE8"/>
    <w:rsid w:val="006A307D"/>
    <w:rsid w:val="006A3709"/>
    <w:rsid w:val="006A3A8B"/>
    <w:rsid w:val="006A4124"/>
    <w:rsid w:val="006A42D5"/>
    <w:rsid w:val="006A4744"/>
    <w:rsid w:val="006A5722"/>
    <w:rsid w:val="006A5780"/>
    <w:rsid w:val="006A5F7B"/>
    <w:rsid w:val="006A6FD2"/>
    <w:rsid w:val="006A71B2"/>
    <w:rsid w:val="006A7815"/>
    <w:rsid w:val="006A7AF0"/>
    <w:rsid w:val="006A7BCE"/>
    <w:rsid w:val="006B01E8"/>
    <w:rsid w:val="006B0264"/>
    <w:rsid w:val="006B03C7"/>
    <w:rsid w:val="006B0464"/>
    <w:rsid w:val="006B0DAA"/>
    <w:rsid w:val="006B0E77"/>
    <w:rsid w:val="006B0F3A"/>
    <w:rsid w:val="006B11F8"/>
    <w:rsid w:val="006B154C"/>
    <w:rsid w:val="006B1FDC"/>
    <w:rsid w:val="006B211F"/>
    <w:rsid w:val="006B223F"/>
    <w:rsid w:val="006B23D6"/>
    <w:rsid w:val="006B2590"/>
    <w:rsid w:val="006B2717"/>
    <w:rsid w:val="006B2BCC"/>
    <w:rsid w:val="006B2EC3"/>
    <w:rsid w:val="006B352D"/>
    <w:rsid w:val="006B36F6"/>
    <w:rsid w:val="006B381B"/>
    <w:rsid w:val="006B3C87"/>
    <w:rsid w:val="006B419E"/>
    <w:rsid w:val="006B45C0"/>
    <w:rsid w:val="006B4C11"/>
    <w:rsid w:val="006B4E59"/>
    <w:rsid w:val="006B5027"/>
    <w:rsid w:val="006B51DB"/>
    <w:rsid w:val="006B57B2"/>
    <w:rsid w:val="006B652C"/>
    <w:rsid w:val="006B6A15"/>
    <w:rsid w:val="006B7547"/>
    <w:rsid w:val="006B755D"/>
    <w:rsid w:val="006B75BD"/>
    <w:rsid w:val="006B7609"/>
    <w:rsid w:val="006B767E"/>
    <w:rsid w:val="006B7B38"/>
    <w:rsid w:val="006B7BCF"/>
    <w:rsid w:val="006B7CDA"/>
    <w:rsid w:val="006C021F"/>
    <w:rsid w:val="006C035D"/>
    <w:rsid w:val="006C06F4"/>
    <w:rsid w:val="006C19BD"/>
    <w:rsid w:val="006C1B16"/>
    <w:rsid w:val="006C1D2A"/>
    <w:rsid w:val="006C1F18"/>
    <w:rsid w:val="006C2142"/>
    <w:rsid w:val="006C2855"/>
    <w:rsid w:val="006C28E4"/>
    <w:rsid w:val="006C360A"/>
    <w:rsid w:val="006C3824"/>
    <w:rsid w:val="006C3AD9"/>
    <w:rsid w:val="006C42DD"/>
    <w:rsid w:val="006C4376"/>
    <w:rsid w:val="006C43DC"/>
    <w:rsid w:val="006C46D7"/>
    <w:rsid w:val="006C4805"/>
    <w:rsid w:val="006C4AAF"/>
    <w:rsid w:val="006C5059"/>
    <w:rsid w:val="006C6F94"/>
    <w:rsid w:val="006C708B"/>
    <w:rsid w:val="006C70C9"/>
    <w:rsid w:val="006C7794"/>
    <w:rsid w:val="006C7C0F"/>
    <w:rsid w:val="006D037D"/>
    <w:rsid w:val="006D051A"/>
    <w:rsid w:val="006D0741"/>
    <w:rsid w:val="006D0FB3"/>
    <w:rsid w:val="006D157F"/>
    <w:rsid w:val="006D18A3"/>
    <w:rsid w:val="006D1B9E"/>
    <w:rsid w:val="006D22E5"/>
    <w:rsid w:val="006D2AAF"/>
    <w:rsid w:val="006D2D99"/>
    <w:rsid w:val="006D3563"/>
    <w:rsid w:val="006D36A0"/>
    <w:rsid w:val="006D3776"/>
    <w:rsid w:val="006D383D"/>
    <w:rsid w:val="006D3C6F"/>
    <w:rsid w:val="006D438B"/>
    <w:rsid w:val="006D5672"/>
    <w:rsid w:val="006D5AC0"/>
    <w:rsid w:val="006D5B3E"/>
    <w:rsid w:val="006D6156"/>
    <w:rsid w:val="006D6759"/>
    <w:rsid w:val="006D67E9"/>
    <w:rsid w:val="006D70CD"/>
    <w:rsid w:val="006D724B"/>
    <w:rsid w:val="006D73E0"/>
    <w:rsid w:val="006D73E6"/>
    <w:rsid w:val="006D763F"/>
    <w:rsid w:val="006D7D63"/>
    <w:rsid w:val="006D7E1D"/>
    <w:rsid w:val="006D7E39"/>
    <w:rsid w:val="006DE40A"/>
    <w:rsid w:val="006E00AC"/>
    <w:rsid w:val="006E0FB7"/>
    <w:rsid w:val="006E1680"/>
    <w:rsid w:val="006E1DA2"/>
    <w:rsid w:val="006E24B5"/>
    <w:rsid w:val="006E2964"/>
    <w:rsid w:val="006E2CB4"/>
    <w:rsid w:val="006E2E07"/>
    <w:rsid w:val="006E3311"/>
    <w:rsid w:val="006E3CCD"/>
    <w:rsid w:val="006E4026"/>
    <w:rsid w:val="006E4807"/>
    <w:rsid w:val="006E481E"/>
    <w:rsid w:val="006E5045"/>
    <w:rsid w:val="006E5083"/>
    <w:rsid w:val="006E5D50"/>
    <w:rsid w:val="006E648B"/>
    <w:rsid w:val="006E691D"/>
    <w:rsid w:val="006E6E08"/>
    <w:rsid w:val="006E7662"/>
    <w:rsid w:val="006E7675"/>
    <w:rsid w:val="006E79CB"/>
    <w:rsid w:val="006E7AE7"/>
    <w:rsid w:val="006F01CE"/>
    <w:rsid w:val="006F09CF"/>
    <w:rsid w:val="006F0E1D"/>
    <w:rsid w:val="006F142D"/>
    <w:rsid w:val="006F1455"/>
    <w:rsid w:val="006F18B3"/>
    <w:rsid w:val="006F1A79"/>
    <w:rsid w:val="006F1EA5"/>
    <w:rsid w:val="006F2B5C"/>
    <w:rsid w:val="006F2C5C"/>
    <w:rsid w:val="006F2CF7"/>
    <w:rsid w:val="006F31BE"/>
    <w:rsid w:val="006F3784"/>
    <w:rsid w:val="006F3B99"/>
    <w:rsid w:val="006F408D"/>
    <w:rsid w:val="006F443B"/>
    <w:rsid w:val="006F495D"/>
    <w:rsid w:val="006F5250"/>
    <w:rsid w:val="006F544B"/>
    <w:rsid w:val="006F59EE"/>
    <w:rsid w:val="006F5B02"/>
    <w:rsid w:val="006F5B97"/>
    <w:rsid w:val="006F5FED"/>
    <w:rsid w:val="006F65E7"/>
    <w:rsid w:val="006F678F"/>
    <w:rsid w:val="006F6DF8"/>
    <w:rsid w:val="006F7051"/>
    <w:rsid w:val="006F706C"/>
    <w:rsid w:val="006F71FB"/>
    <w:rsid w:val="006F7539"/>
    <w:rsid w:val="006F7598"/>
    <w:rsid w:val="006F7BE2"/>
    <w:rsid w:val="00700436"/>
    <w:rsid w:val="00700825"/>
    <w:rsid w:val="00700B51"/>
    <w:rsid w:val="00700E6A"/>
    <w:rsid w:val="0070112B"/>
    <w:rsid w:val="007016A5"/>
    <w:rsid w:val="00701E04"/>
    <w:rsid w:val="00702326"/>
    <w:rsid w:val="007024F4"/>
    <w:rsid w:val="00702531"/>
    <w:rsid w:val="00702C11"/>
    <w:rsid w:val="00703140"/>
    <w:rsid w:val="00703154"/>
    <w:rsid w:val="007034FD"/>
    <w:rsid w:val="007036F4"/>
    <w:rsid w:val="00703882"/>
    <w:rsid w:val="007039C8"/>
    <w:rsid w:val="00703D10"/>
    <w:rsid w:val="00703E89"/>
    <w:rsid w:val="00703FA3"/>
    <w:rsid w:val="00704197"/>
    <w:rsid w:val="00704823"/>
    <w:rsid w:val="00704D5C"/>
    <w:rsid w:val="00704E48"/>
    <w:rsid w:val="00704F07"/>
    <w:rsid w:val="00705724"/>
    <w:rsid w:val="00705A6B"/>
    <w:rsid w:val="00705B6F"/>
    <w:rsid w:val="00705CBD"/>
    <w:rsid w:val="00705D41"/>
    <w:rsid w:val="00706016"/>
    <w:rsid w:val="007060F7"/>
    <w:rsid w:val="00706C34"/>
    <w:rsid w:val="00707230"/>
    <w:rsid w:val="00707276"/>
    <w:rsid w:val="0070750C"/>
    <w:rsid w:val="0070756A"/>
    <w:rsid w:val="00707743"/>
    <w:rsid w:val="00707B64"/>
    <w:rsid w:val="007105BA"/>
    <w:rsid w:val="00710B49"/>
    <w:rsid w:val="00711275"/>
    <w:rsid w:val="0071160C"/>
    <w:rsid w:val="00711C62"/>
    <w:rsid w:val="00711D27"/>
    <w:rsid w:val="00712056"/>
    <w:rsid w:val="0071210F"/>
    <w:rsid w:val="00712158"/>
    <w:rsid w:val="00712909"/>
    <w:rsid w:val="007129B8"/>
    <w:rsid w:val="00713608"/>
    <w:rsid w:val="00713C82"/>
    <w:rsid w:val="00713E7A"/>
    <w:rsid w:val="007144FB"/>
    <w:rsid w:val="007146B7"/>
    <w:rsid w:val="00714F58"/>
    <w:rsid w:val="00714F5D"/>
    <w:rsid w:val="00714F8F"/>
    <w:rsid w:val="0071531B"/>
    <w:rsid w:val="0071586A"/>
    <w:rsid w:val="0071594F"/>
    <w:rsid w:val="007161BE"/>
    <w:rsid w:val="00716B72"/>
    <w:rsid w:val="00716CE0"/>
    <w:rsid w:val="0071705F"/>
    <w:rsid w:val="007205DF"/>
    <w:rsid w:val="00721132"/>
    <w:rsid w:val="007213CA"/>
    <w:rsid w:val="007214F1"/>
    <w:rsid w:val="007215B0"/>
    <w:rsid w:val="0072161D"/>
    <w:rsid w:val="00721976"/>
    <w:rsid w:val="00721A5A"/>
    <w:rsid w:val="00721C59"/>
    <w:rsid w:val="00721DC2"/>
    <w:rsid w:val="00721E0A"/>
    <w:rsid w:val="0072236C"/>
    <w:rsid w:val="007223B3"/>
    <w:rsid w:val="00722AB4"/>
    <w:rsid w:val="00722E03"/>
    <w:rsid w:val="00722F71"/>
    <w:rsid w:val="0072317B"/>
    <w:rsid w:val="00723180"/>
    <w:rsid w:val="007233DA"/>
    <w:rsid w:val="00723559"/>
    <w:rsid w:val="007235F3"/>
    <w:rsid w:val="00723820"/>
    <w:rsid w:val="007238E8"/>
    <w:rsid w:val="00723A85"/>
    <w:rsid w:val="00723B77"/>
    <w:rsid w:val="00724C6E"/>
    <w:rsid w:val="00724E55"/>
    <w:rsid w:val="00724F60"/>
    <w:rsid w:val="007252EB"/>
    <w:rsid w:val="00725338"/>
    <w:rsid w:val="00725D57"/>
    <w:rsid w:val="00725E78"/>
    <w:rsid w:val="00725FF9"/>
    <w:rsid w:val="00726133"/>
    <w:rsid w:val="007261BE"/>
    <w:rsid w:val="0072633B"/>
    <w:rsid w:val="00726E07"/>
    <w:rsid w:val="00726F7E"/>
    <w:rsid w:val="00726F99"/>
    <w:rsid w:val="0072748E"/>
    <w:rsid w:val="007274F1"/>
    <w:rsid w:val="00727946"/>
    <w:rsid w:val="00727A28"/>
    <w:rsid w:val="00730396"/>
    <w:rsid w:val="00730690"/>
    <w:rsid w:val="0073227E"/>
    <w:rsid w:val="007324A5"/>
    <w:rsid w:val="00732E3B"/>
    <w:rsid w:val="00733536"/>
    <w:rsid w:val="00733562"/>
    <w:rsid w:val="0073395A"/>
    <w:rsid w:val="00733973"/>
    <w:rsid w:val="0073398E"/>
    <w:rsid w:val="00733B69"/>
    <w:rsid w:val="00733BBF"/>
    <w:rsid w:val="0073448B"/>
    <w:rsid w:val="00734D43"/>
    <w:rsid w:val="00734EEB"/>
    <w:rsid w:val="00735422"/>
    <w:rsid w:val="00735C77"/>
    <w:rsid w:val="00735E1B"/>
    <w:rsid w:val="0073616D"/>
    <w:rsid w:val="00736217"/>
    <w:rsid w:val="007365E4"/>
    <w:rsid w:val="007366B4"/>
    <w:rsid w:val="00736888"/>
    <w:rsid w:val="00736DEA"/>
    <w:rsid w:val="007374EA"/>
    <w:rsid w:val="00737915"/>
    <w:rsid w:val="00737B98"/>
    <w:rsid w:val="00737D91"/>
    <w:rsid w:val="00740025"/>
    <w:rsid w:val="0074049A"/>
    <w:rsid w:val="00740D63"/>
    <w:rsid w:val="00740FA3"/>
    <w:rsid w:val="00741224"/>
    <w:rsid w:val="00741B7F"/>
    <w:rsid w:val="007420CD"/>
    <w:rsid w:val="00742101"/>
    <w:rsid w:val="007424A0"/>
    <w:rsid w:val="007424D9"/>
    <w:rsid w:val="00742662"/>
    <w:rsid w:val="00742AFD"/>
    <w:rsid w:val="00742F04"/>
    <w:rsid w:val="00742F44"/>
    <w:rsid w:val="00743AF8"/>
    <w:rsid w:val="00743D16"/>
    <w:rsid w:val="00743D20"/>
    <w:rsid w:val="00744142"/>
    <w:rsid w:val="007444F4"/>
    <w:rsid w:val="00744636"/>
    <w:rsid w:val="00744832"/>
    <w:rsid w:val="00744941"/>
    <w:rsid w:val="0074495E"/>
    <w:rsid w:val="00744A88"/>
    <w:rsid w:val="00744ED8"/>
    <w:rsid w:val="00745950"/>
    <w:rsid w:val="00745C9D"/>
    <w:rsid w:val="007467F9"/>
    <w:rsid w:val="00746ACE"/>
    <w:rsid w:val="00746DF2"/>
    <w:rsid w:val="0074753B"/>
    <w:rsid w:val="00747570"/>
    <w:rsid w:val="00747E12"/>
    <w:rsid w:val="0075021F"/>
    <w:rsid w:val="0075032E"/>
    <w:rsid w:val="007506B1"/>
    <w:rsid w:val="00750A2B"/>
    <w:rsid w:val="00750F0E"/>
    <w:rsid w:val="00751342"/>
    <w:rsid w:val="00751806"/>
    <w:rsid w:val="00751F3C"/>
    <w:rsid w:val="00752694"/>
    <w:rsid w:val="007529A4"/>
    <w:rsid w:val="00752BA0"/>
    <w:rsid w:val="007535ED"/>
    <w:rsid w:val="007537C7"/>
    <w:rsid w:val="007538A7"/>
    <w:rsid w:val="007539FA"/>
    <w:rsid w:val="00753C70"/>
    <w:rsid w:val="00754119"/>
    <w:rsid w:val="007541DF"/>
    <w:rsid w:val="007542FD"/>
    <w:rsid w:val="007549FA"/>
    <w:rsid w:val="00754A98"/>
    <w:rsid w:val="00754C06"/>
    <w:rsid w:val="007550B9"/>
    <w:rsid w:val="007552D7"/>
    <w:rsid w:val="00755347"/>
    <w:rsid w:val="0075538C"/>
    <w:rsid w:val="00755407"/>
    <w:rsid w:val="0075575A"/>
    <w:rsid w:val="007559A4"/>
    <w:rsid w:val="007563CD"/>
    <w:rsid w:val="00756A11"/>
    <w:rsid w:val="00756BD7"/>
    <w:rsid w:val="00756CC3"/>
    <w:rsid w:val="00756D92"/>
    <w:rsid w:val="00756FAF"/>
    <w:rsid w:val="00756FE7"/>
    <w:rsid w:val="00757011"/>
    <w:rsid w:val="0075748F"/>
    <w:rsid w:val="007574EF"/>
    <w:rsid w:val="007575D9"/>
    <w:rsid w:val="00757738"/>
    <w:rsid w:val="00760033"/>
    <w:rsid w:val="007603D7"/>
    <w:rsid w:val="0076081A"/>
    <w:rsid w:val="00760AF3"/>
    <w:rsid w:val="007614D6"/>
    <w:rsid w:val="0076193D"/>
    <w:rsid w:val="00761CFF"/>
    <w:rsid w:val="00761EE3"/>
    <w:rsid w:val="007620B5"/>
    <w:rsid w:val="007624F7"/>
    <w:rsid w:val="00762E39"/>
    <w:rsid w:val="0076302A"/>
    <w:rsid w:val="007630EF"/>
    <w:rsid w:val="00763109"/>
    <w:rsid w:val="00763962"/>
    <w:rsid w:val="00763AC8"/>
    <w:rsid w:val="00763E27"/>
    <w:rsid w:val="0076449A"/>
    <w:rsid w:val="00764EB2"/>
    <w:rsid w:val="007653FB"/>
    <w:rsid w:val="007654DE"/>
    <w:rsid w:val="007657C4"/>
    <w:rsid w:val="00765AD1"/>
    <w:rsid w:val="00765BF1"/>
    <w:rsid w:val="00766584"/>
    <w:rsid w:val="00766B02"/>
    <w:rsid w:val="00766BD4"/>
    <w:rsid w:val="00766D9F"/>
    <w:rsid w:val="00766E8F"/>
    <w:rsid w:val="00766F51"/>
    <w:rsid w:val="0077000F"/>
    <w:rsid w:val="007702AE"/>
    <w:rsid w:val="00770326"/>
    <w:rsid w:val="0077058F"/>
    <w:rsid w:val="00770673"/>
    <w:rsid w:val="00770CCC"/>
    <w:rsid w:val="007713BA"/>
    <w:rsid w:val="00771569"/>
    <w:rsid w:val="00771847"/>
    <w:rsid w:val="00771926"/>
    <w:rsid w:val="007719AD"/>
    <w:rsid w:val="00771BE7"/>
    <w:rsid w:val="00772120"/>
    <w:rsid w:val="00772736"/>
    <w:rsid w:val="007729F7"/>
    <w:rsid w:val="00772D4D"/>
    <w:rsid w:val="0077327E"/>
    <w:rsid w:val="00773402"/>
    <w:rsid w:val="00773435"/>
    <w:rsid w:val="00773536"/>
    <w:rsid w:val="00773A53"/>
    <w:rsid w:val="00773EEE"/>
    <w:rsid w:val="00774380"/>
    <w:rsid w:val="007743F5"/>
    <w:rsid w:val="007744DA"/>
    <w:rsid w:val="00774C8C"/>
    <w:rsid w:val="00774D8E"/>
    <w:rsid w:val="007750AB"/>
    <w:rsid w:val="00775762"/>
    <w:rsid w:val="00775B65"/>
    <w:rsid w:val="00775DA0"/>
    <w:rsid w:val="00776202"/>
    <w:rsid w:val="00776552"/>
    <w:rsid w:val="007765EF"/>
    <w:rsid w:val="00776B55"/>
    <w:rsid w:val="00776D94"/>
    <w:rsid w:val="00776E6B"/>
    <w:rsid w:val="00776F3D"/>
    <w:rsid w:val="007771A6"/>
    <w:rsid w:val="007775D8"/>
    <w:rsid w:val="00777604"/>
    <w:rsid w:val="0077796C"/>
    <w:rsid w:val="00777D0B"/>
    <w:rsid w:val="00780297"/>
    <w:rsid w:val="0078067A"/>
    <w:rsid w:val="00780A81"/>
    <w:rsid w:val="00780B24"/>
    <w:rsid w:val="00781042"/>
    <w:rsid w:val="007816D9"/>
    <w:rsid w:val="00781B05"/>
    <w:rsid w:val="00782143"/>
    <w:rsid w:val="00782220"/>
    <w:rsid w:val="007822B1"/>
    <w:rsid w:val="007822CF"/>
    <w:rsid w:val="00782853"/>
    <w:rsid w:val="00782EE0"/>
    <w:rsid w:val="007834D2"/>
    <w:rsid w:val="007843DD"/>
    <w:rsid w:val="00784472"/>
    <w:rsid w:val="00785460"/>
    <w:rsid w:val="00785682"/>
    <w:rsid w:val="00785E49"/>
    <w:rsid w:val="00785F87"/>
    <w:rsid w:val="00785F9F"/>
    <w:rsid w:val="00786CBA"/>
    <w:rsid w:val="00786F7C"/>
    <w:rsid w:val="007877B9"/>
    <w:rsid w:val="007901D5"/>
    <w:rsid w:val="00790804"/>
    <w:rsid w:val="00791486"/>
    <w:rsid w:val="007914FA"/>
    <w:rsid w:val="007915EF"/>
    <w:rsid w:val="00792377"/>
    <w:rsid w:val="00792417"/>
    <w:rsid w:val="00792468"/>
    <w:rsid w:val="00792527"/>
    <w:rsid w:val="007926F4"/>
    <w:rsid w:val="00793107"/>
    <w:rsid w:val="007933C8"/>
    <w:rsid w:val="007941D2"/>
    <w:rsid w:val="007946FA"/>
    <w:rsid w:val="00794B3A"/>
    <w:rsid w:val="00794BC4"/>
    <w:rsid w:val="00794C6D"/>
    <w:rsid w:val="00794F66"/>
    <w:rsid w:val="0079581F"/>
    <w:rsid w:val="007958CD"/>
    <w:rsid w:val="0079598E"/>
    <w:rsid w:val="007959F8"/>
    <w:rsid w:val="00795F35"/>
    <w:rsid w:val="0079600E"/>
    <w:rsid w:val="00796417"/>
    <w:rsid w:val="00796442"/>
    <w:rsid w:val="00796B3B"/>
    <w:rsid w:val="00796B92"/>
    <w:rsid w:val="007975EF"/>
    <w:rsid w:val="00797842"/>
    <w:rsid w:val="007A01F2"/>
    <w:rsid w:val="007A0207"/>
    <w:rsid w:val="007A023F"/>
    <w:rsid w:val="007A0624"/>
    <w:rsid w:val="007A06D9"/>
    <w:rsid w:val="007A0C1F"/>
    <w:rsid w:val="007A14A2"/>
    <w:rsid w:val="007A1D64"/>
    <w:rsid w:val="007A1EAB"/>
    <w:rsid w:val="007A2018"/>
    <w:rsid w:val="007A205E"/>
    <w:rsid w:val="007A218E"/>
    <w:rsid w:val="007A2194"/>
    <w:rsid w:val="007A2210"/>
    <w:rsid w:val="007A2562"/>
    <w:rsid w:val="007A2A8B"/>
    <w:rsid w:val="007A2E25"/>
    <w:rsid w:val="007A3216"/>
    <w:rsid w:val="007A3338"/>
    <w:rsid w:val="007A3521"/>
    <w:rsid w:val="007A3EC0"/>
    <w:rsid w:val="007A45BD"/>
    <w:rsid w:val="007A478E"/>
    <w:rsid w:val="007A4F42"/>
    <w:rsid w:val="007A4FCB"/>
    <w:rsid w:val="007A5314"/>
    <w:rsid w:val="007A565D"/>
    <w:rsid w:val="007A5698"/>
    <w:rsid w:val="007A5A7F"/>
    <w:rsid w:val="007A5A82"/>
    <w:rsid w:val="007A5C04"/>
    <w:rsid w:val="007A5F5A"/>
    <w:rsid w:val="007A675D"/>
    <w:rsid w:val="007A691B"/>
    <w:rsid w:val="007A6930"/>
    <w:rsid w:val="007A6CD3"/>
    <w:rsid w:val="007A7031"/>
    <w:rsid w:val="007A7059"/>
    <w:rsid w:val="007A7322"/>
    <w:rsid w:val="007A7A5E"/>
    <w:rsid w:val="007B02DA"/>
    <w:rsid w:val="007B0386"/>
    <w:rsid w:val="007B071B"/>
    <w:rsid w:val="007B0A1F"/>
    <w:rsid w:val="007B1014"/>
    <w:rsid w:val="007B14E3"/>
    <w:rsid w:val="007B18A6"/>
    <w:rsid w:val="007B1AB9"/>
    <w:rsid w:val="007B1C38"/>
    <w:rsid w:val="007B2052"/>
    <w:rsid w:val="007B20B6"/>
    <w:rsid w:val="007B227A"/>
    <w:rsid w:val="007B2898"/>
    <w:rsid w:val="007B28EF"/>
    <w:rsid w:val="007B295A"/>
    <w:rsid w:val="007B3099"/>
    <w:rsid w:val="007B320D"/>
    <w:rsid w:val="007B3474"/>
    <w:rsid w:val="007B3820"/>
    <w:rsid w:val="007B38E2"/>
    <w:rsid w:val="007B4541"/>
    <w:rsid w:val="007B485A"/>
    <w:rsid w:val="007B4990"/>
    <w:rsid w:val="007B54B8"/>
    <w:rsid w:val="007B6030"/>
    <w:rsid w:val="007B6610"/>
    <w:rsid w:val="007B66F4"/>
    <w:rsid w:val="007B6F0B"/>
    <w:rsid w:val="007B7064"/>
    <w:rsid w:val="007B7766"/>
    <w:rsid w:val="007B7CE2"/>
    <w:rsid w:val="007B7FF7"/>
    <w:rsid w:val="007C0164"/>
    <w:rsid w:val="007C026A"/>
    <w:rsid w:val="007C0524"/>
    <w:rsid w:val="007C1450"/>
    <w:rsid w:val="007C1849"/>
    <w:rsid w:val="007C1E3A"/>
    <w:rsid w:val="007C250F"/>
    <w:rsid w:val="007C268A"/>
    <w:rsid w:val="007C26B3"/>
    <w:rsid w:val="007C27FC"/>
    <w:rsid w:val="007C2977"/>
    <w:rsid w:val="007C2B7A"/>
    <w:rsid w:val="007C347E"/>
    <w:rsid w:val="007C3898"/>
    <w:rsid w:val="007C38EC"/>
    <w:rsid w:val="007C3907"/>
    <w:rsid w:val="007C3918"/>
    <w:rsid w:val="007C3FF8"/>
    <w:rsid w:val="007C4332"/>
    <w:rsid w:val="007C4437"/>
    <w:rsid w:val="007C4809"/>
    <w:rsid w:val="007C4BE6"/>
    <w:rsid w:val="007C4C65"/>
    <w:rsid w:val="007C4F30"/>
    <w:rsid w:val="007C4F40"/>
    <w:rsid w:val="007C501F"/>
    <w:rsid w:val="007C55E2"/>
    <w:rsid w:val="007C57C3"/>
    <w:rsid w:val="007C59E8"/>
    <w:rsid w:val="007C61B4"/>
    <w:rsid w:val="007C6ABB"/>
    <w:rsid w:val="007C6CDD"/>
    <w:rsid w:val="007C776D"/>
    <w:rsid w:val="007C7B96"/>
    <w:rsid w:val="007C7F35"/>
    <w:rsid w:val="007D003B"/>
    <w:rsid w:val="007D0A29"/>
    <w:rsid w:val="007D0AC5"/>
    <w:rsid w:val="007D0AC6"/>
    <w:rsid w:val="007D0DF5"/>
    <w:rsid w:val="007D1393"/>
    <w:rsid w:val="007D1BC8"/>
    <w:rsid w:val="007D1BCB"/>
    <w:rsid w:val="007D208F"/>
    <w:rsid w:val="007D22BC"/>
    <w:rsid w:val="007D245E"/>
    <w:rsid w:val="007D2686"/>
    <w:rsid w:val="007D38A0"/>
    <w:rsid w:val="007D3D09"/>
    <w:rsid w:val="007D4747"/>
    <w:rsid w:val="007D4AF2"/>
    <w:rsid w:val="007D4BB7"/>
    <w:rsid w:val="007D4BEB"/>
    <w:rsid w:val="007D4CCE"/>
    <w:rsid w:val="007D4F20"/>
    <w:rsid w:val="007D4F67"/>
    <w:rsid w:val="007D506D"/>
    <w:rsid w:val="007D577F"/>
    <w:rsid w:val="007D5877"/>
    <w:rsid w:val="007D5A74"/>
    <w:rsid w:val="007D6133"/>
    <w:rsid w:val="007D617F"/>
    <w:rsid w:val="007D63A8"/>
    <w:rsid w:val="007D692D"/>
    <w:rsid w:val="007D7770"/>
    <w:rsid w:val="007D7B15"/>
    <w:rsid w:val="007D7BCE"/>
    <w:rsid w:val="007E0211"/>
    <w:rsid w:val="007E031E"/>
    <w:rsid w:val="007E13A1"/>
    <w:rsid w:val="007E1D6E"/>
    <w:rsid w:val="007E23AD"/>
    <w:rsid w:val="007E2656"/>
    <w:rsid w:val="007E2A15"/>
    <w:rsid w:val="007E2A6F"/>
    <w:rsid w:val="007E2B2A"/>
    <w:rsid w:val="007E2F65"/>
    <w:rsid w:val="007E3B13"/>
    <w:rsid w:val="007E4036"/>
    <w:rsid w:val="007E440A"/>
    <w:rsid w:val="007E48D1"/>
    <w:rsid w:val="007E48E1"/>
    <w:rsid w:val="007E48EE"/>
    <w:rsid w:val="007E5330"/>
    <w:rsid w:val="007E54E3"/>
    <w:rsid w:val="007E5857"/>
    <w:rsid w:val="007E63E4"/>
    <w:rsid w:val="007E6592"/>
    <w:rsid w:val="007E66C6"/>
    <w:rsid w:val="007E66CF"/>
    <w:rsid w:val="007E68FB"/>
    <w:rsid w:val="007E6AED"/>
    <w:rsid w:val="007E6EED"/>
    <w:rsid w:val="007E7395"/>
    <w:rsid w:val="007E744A"/>
    <w:rsid w:val="007E7941"/>
    <w:rsid w:val="007E7AC0"/>
    <w:rsid w:val="007F068B"/>
    <w:rsid w:val="007F081A"/>
    <w:rsid w:val="007F0948"/>
    <w:rsid w:val="007F17C0"/>
    <w:rsid w:val="007F1D92"/>
    <w:rsid w:val="007F1DFD"/>
    <w:rsid w:val="007F220B"/>
    <w:rsid w:val="007F27EF"/>
    <w:rsid w:val="007F2DBF"/>
    <w:rsid w:val="007F32DE"/>
    <w:rsid w:val="007F3378"/>
    <w:rsid w:val="007F3413"/>
    <w:rsid w:val="007F3621"/>
    <w:rsid w:val="007F3C4C"/>
    <w:rsid w:val="007F3EB0"/>
    <w:rsid w:val="007F489D"/>
    <w:rsid w:val="007F4B32"/>
    <w:rsid w:val="007F510E"/>
    <w:rsid w:val="007F526C"/>
    <w:rsid w:val="007F583F"/>
    <w:rsid w:val="007F5A6E"/>
    <w:rsid w:val="007F5BE5"/>
    <w:rsid w:val="007F5C51"/>
    <w:rsid w:val="007F5D7B"/>
    <w:rsid w:val="007F5D96"/>
    <w:rsid w:val="007F744A"/>
    <w:rsid w:val="007F74C2"/>
    <w:rsid w:val="007F77BC"/>
    <w:rsid w:val="007F78EA"/>
    <w:rsid w:val="007F79D6"/>
    <w:rsid w:val="007F7C45"/>
    <w:rsid w:val="007F7F97"/>
    <w:rsid w:val="007F7FC2"/>
    <w:rsid w:val="0080022B"/>
    <w:rsid w:val="0080029B"/>
    <w:rsid w:val="0080093A"/>
    <w:rsid w:val="00800A6E"/>
    <w:rsid w:val="00800E9D"/>
    <w:rsid w:val="00800EB0"/>
    <w:rsid w:val="00801B67"/>
    <w:rsid w:val="00801F6D"/>
    <w:rsid w:val="00802142"/>
    <w:rsid w:val="00802713"/>
    <w:rsid w:val="00802AF2"/>
    <w:rsid w:val="00802C87"/>
    <w:rsid w:val="00802EF4"/>
    <w:rsid w:val="00803041"/>
    <w:rsid w:val="0080373A"/>
    <w:rsid w:val="00803CF0"/>
    <w:rsid w:val="0080468D"/>
    <w:rsid w:val="00804F32"/>
    <w:rsid w:val="0080514B"/>
    <w:rsid w:val="00805192"/>
    <w:rsid w:val="00806232"/>
    <w:rsid w:val="00806A57"/>
    <w:rsid w:val="00806C02"/>
    <w:rsid w:val="00806DB2"/>
    <w:rsid w:val="00806E15"/>
    <w:rsid w:val="008073AA"/>
    <w:rsid w:val="008074BF"/>
    <w:rsid w:val="0080753B"/>
    <w:rsid w:val="00807A92"/>
    <w:rsid w:val="00807C8B"/>
    <w:rsid w:val="00807CBD"/>
    <w:rsid w:val="00807F85"/>
    <w:rsid w:val="008105EF"/>
    <w:rsid w:val="00810C45"/>
    <w:rsid w:val="00810E2C"/>
    <w:rsid w:val="00810F83"/>
    <w:rsid w:val="00811236"/>
    <w:rsid w:val="00811844"/>
    <w:rsid w:val="00811950"/>
    <w:rsid w:val="008119E7"/>
    <w:rsid w:val="00811B06"/>
    <w:rsid w:val="00811C6A"/>
    <w:rsid w:val="00813155"/>
    <w:rsid w:val="008135CD"/>
    <w:rsid w:val="00813613"/>
    <w:rsid w:val="00814693"/>
    <w:rsid w:val="008148C3"/>
    <w:rsid w:val="00814AF0"/>
    <w:rsid w:val="00814C43"/>
    <w:rsid w:val="0081502D"/>
    <w:rsid w:val="00815143"/>
    <w:rsid w:val="00815340"/>
    <w:rsid w:val="00815571"/>
    <w:rsid w:val="00815799"/>
    <w:rsid w:val="00815E76"/>
    <w:rsid w:val="00815F1F"/>
    <w:rsid w:val="00816093"/>
    <w:rsid w:val="0081628C"/>
    <w:rsid w:val="008163BC"/>
    <w:rsid w:val="00816A02"/>
    <w:rsid w:val="00816AE4"/>
    <w:rsid w:val="00816E51"/>
    <w:rsid w:val="00816EFE"/>
    <w:rsid w:val="008174E0"/>
    <w:rsid w:val="00817858"/>
    <w:rsid w:val="008178B6"/>
    <w:rsid w:val="00817B25"/>
    <w:rsid w:val="00817EBF"/>
    <w:rsid w:val="00817F2F"/>
    <w:rsid w:val="0082014E"/>
    <w:rsid w:val="008202B0"/>
    <w:rsid w:val="00820736"/>
    <w:rsid w:val="00820982"/>
    <w:rsid w:val="00820CF6"/>
    <w:rsid w:val="00820E32"/>
    <w:rsid w:val="008211A4"/>
    <w:rsid w:val="0082125C"/>
    <w:rsid w:val="008215A6"/>
    <w:rsid w:val="00821ADB"/>
    <w:rsid w:val="00821F54"/>
    <w:rsid w:val="00822374"/>
    <w:rsid w:val="008228CB"/>
    <w:rsid w:val="008228F1"/>
    <w:rsid w:val="0082297B"/>
    <w:rsid w:val="00822C9C"/>
    <w:rsid w:val="00823522"/>
    <w:rsid w:val="00823F57"/>
    <w:rsid w:val="0082437C"/>
    <w:rsid w:val="00824D7A"/>
    <w:rsid w:val="00824DCF"/>
    <w:rsid w:val="00824FF7"/>
    <w:rsid w:val="008254F1"/>
    <w:rsid w:val="0082580F"/>
    <w:rsid w:val="00825CB7"/>
    <w:rsid w:val="00825D5E"/>
    <w:rsid w:val="0082645A"/>
    <w:rsid w:val="008269D9"/>
    <w:rsid w:val="00827B08"/>
    <w:rsid w:val="00827C37"/>
    <w:rsid w:val="00831349"/>
    <w:rsid w:val="0083147B"/>
    <w:rsid w:val="008317C8"/>
    <w:rsid w:val="008323BA"/>
    <w:rsid w:val="00832608"/>
    <w:rsid w:val="008329AA"/>
    <w:rsid w:val="00832A12"/>
    <w:rsid w:val="00832A63"/>
    <w:rsid w:val="00832B27"/>
    <w:rsid w:val="00832E95"/>
    <w:rsid w:val="00832FBC"/>
    <w:rsid w:val="008330E4"/>
    <w:rsid w:val="00833261"/>
    <w:rsid w:val="0083339F"/>
    <w:rsid w:val="00833606"/>
    <w:rsid w:val="0083362D"/>
    <w:rsid w:val="00833DE4"/>
    <w:rsid w:val="00834567"/>
    <w:rsid w:val="00834754"/>
    <w:rsid w:val="00835099"/>
    <w:rsid w:val="00835E75"/>
    <w:rsid w:val="00835EBE"/>
    <w:rsid w:val="00836088"/>
    <w:rsid w:val="0083675E"/>
    <w:rsid w:val="008367C9"/>
    <w:rsid w:val="0083680A"/>
    <w:rsid w:val="00836D1E"/>
    <w:rsid w:val="00836DA4"/>
    <w:rsid w:val="00836F9B"/>
    <w:rsid w:val="008373EC"/>
    <w:rsid w:val="00837421"/>
    <w:rsid w:val="008374A2"/>
    <w:rsid w:val="0083788B"/>
    <w:rsid w:val="00837F27"/>
    <w:rsid w:val="00840511"/>
    <w:rsid w:val="00840524"/>
    <w:rsid w:val="0084052D"/>
    <w:rsid w:val="00840C3A"/>
    <w:rsid w:val="00840D0C"/>
    <w:rsid w:val="00840E7D"/>
    <w:rsid w:val="008417EE"/>
    <w:rsid w:val="008418DB"/>
    <w:rsid w:val="00841CE1"/>
    <w:rsid w:val="00842106"/>
    <w:rsid w:val="0084220A"/>
    <w:rsid w:val="008424E5"/>
    <w:rsid w:val="00842E35"/>
    <w:rsid w:val="008436CF"/>
    <w:rsid w:val="00843ABC"/>
    <w:rsid w:val="00843AF4"/>
    <w:rsid w:val="00843F40"/>
    <w:rsid w:val="00843FEF"/>
    <w:rsid w:val="00844388"/>
    <w:rsid w:val="008443E7"/>
    <w:rsid w:val="00844A64"/>
    <w:rsid w:val="00844A98"/>
    <w:rsid w:val="00844B57"/>
    <w:rsid w:val="00844C86"/>
    <w:rsid w:val="00844E02"/>
    <w:rsid w:val="008451B7"/>
    <w:rsid w:val="008453D0"/>
    <w:rsid w:val="00845BE4"/>
    <w:rsid w:val="00845CD3"/>
    <w:rsid w:val="00845D0E"/>
    <w:rsid w:val="00845F76"/>
    <w:rsid w:val="0084621E"/>
    <w:rsid w:val="008464ED"/>
    <w:rsid w:val="008467E8"/>
    <w:rsid w:val="008470B7"/>
    <w:rsid w:val="00847873"/>
    <w:rsid w:val="00847890"/>
    <w:rsid w:val="00847EEE"/>
    <w:rsid w:val="00847FFA"/>
    <w:rsid w:val="00850049"/>
    <w:rsid w:val="008502A1"/>
    <w:rsid w:val="0085043E"/>
    <w:rsid w:val="00850691"/>
    <w:rsid w:val="00850739"/>
    <w:rsid w:val="00850A7A"/>
    <w:rsid w:val="00850BF3"/>
    <w:rsid w:val="00850D4B"/>
    <w:rsid w:val="00850E2A"/>
    <w:rsid w:val="00851194"/>
    <w:rsid w:val="00851761"/>
    <w:rsid w:val="00851DAE"/>
    <w:rsid w:val="00851FBD"/>
    <w:rsid w:val="008520AA"/>
    <w:rsid w:val="00852287"/>
    <w:rsid w:val="00852D05"/>
    <w:rsid w:val="00853279"/>
    <w:rsid w:val="0085352C"/>
    <w:rsid w:val="00853819"/>
    <w:rsid w:val="00853959"/>
    <w:rsid w:val="00853A05"/>
    <w:rsid w:val="00853DA2"/>
    <w:rsid w:val="00853E54"/>
    <w:rsid w:val="00854086"/>
    <w:rsid w:val="00854173"/>
    <w:rsid w:val="008544C0"/>
    <w:rsid w:val="00854722"/>
    <w:rsid w:val="00854FBF"/>
    <w:rsid w:val="0085508C"/>
    <w:rsid w:val="00855121"/>
    <w:rsid w:val="00855271"/>
    <w:rsid w:val="00855B10"/>
    <w:rsid w:val="00855BFF"/>
    <w:rsid w:val="008562A8"/>
    <w:rsid w:val="008567DF"/>
    <w:rsid w:val="00856A39"/>
    <w:rsid w:val="00856A64"/>
    <w:rsid w:val="00856C2F"/>
    <w:rsid w:val="00856D32"/>
    <w:rsid w:val="00857005"/>
    <w:rsid w:val="00857141"/>
    <w:rsid w:val="00857194"/>
    <w:rsid w:val="00857D09"/>
    <w:rsid w:val="00860690"/>
    <w:rsid w:val="00860FC4"/>
    <w:rsid w:val="00861247"/>
    <w:rsid w:val="008617FE"/>
    <w:rsid w:val="0086192C"/>
    <w:rsid w:val="00861983"/>
    <w:rsid w:val="00861D87"/>
    <w:rsid w:val="00861F0C"/>
    <w:rsid w:val="0086252F"/>
    <w:rsid w:val="00862D3E"/>
    <w:rsid w:val="00862D96"/>
    <w:rsid w:val="0086358C"/>
    <w:rsid w:val="00863692"/>
    <w:rsid w:val="00863CE6"/>
    <w:rsid w:val="00863DEC"/>
    <w:rsid w:val="008642F2"/>
    <w:rsid w:val="00865805"/>
    <w:rsid w:val="00865873"/>
    <w:rsid w:val="00865B11"/>
    <w:rsid w:val="00866422"/>
    <w:rsid w:val="008664D7"/>
    <w:rsid w:val="00866645"/>
    <w:rsid w:val="008672BF"/>
    <w:rsid w:val="00867FD3"/>
    <w:rsid w:val="008701B0"/>
    <w:rsid w:val="0087053D"/>
    <w:rsid w:val="00870AC0"/>
    <w:rsid w:val="00870AD6"/>
    <w:rsid w:val="00870EB8"/>
    <w:rsid w:val="008711F2"/>
    <w:rsid w:val="0087144D"/>
    <w:rsid w:val="008714EB"/>
    <w:rsid w:val="00871532"/>
    <w:rsid w:val="008719A2"/>
    <w:rsid w:val="00872166"/>
    <w:rsid w:val="00872357"/>
    <w:rsid w:val="00872450"/>
    <w:rsid w:val="00872B34"/>
    <w:rsid w:val="00872F76"/>
    <w:rsid w:val="00872F9B"/>
    <w:rsid w:val="00872FF6"/>
    <w:rsid w:val="0087343F"/>
    <w:rsid w:val="0087378C"/>
    <w:rsid w:val="00873AA2"/>
    <w:rsid w:val="008740EB"/>
    <w:rsid w:val="00874691"/>
    <w:rsid w:val="00874E7F"/>
    <w:rsid w:val="00874F7B"/>
    <w:rsid w:val="008751A5"/>
    <w:rsid w:val="0087522C"/>
    <w:rsid w:val="008752F7"/>
    <w:rsid w:val="008758A1"/>
    <w:rsid w:val="008758E2"/>
    <w:rsid w:val="00875FBA"/>
    <w:rsid w:val="00876237"/>
    <w:rsid w:val="008767D2"/>
    <w:rsid w:val="008767F4"/>
    <w:rsid w:val="00876BE1"/>
    <w:rsid w:val="0087705D"/>
    <w:rsid w:val="0087728E"/>
    <w:rsid w:val="00877841"/>
    <w:rsid w:val="00877E40"/>
    <w:rsid w:val="008800B0"/>
    <w:rsid w:val="008807A4"/>
    <w:rsid w:val="00880EF2"/>
    <w:rsid w:val="00881269"/>
    <w:rsid w:val="0088149F"/>
    <w:rsid w:val="008815BB"/>
    <w:rsid w:val="0088175F"/>
    <w:rsid w:val="00881BAC"/>
    <w:rsid w:val="00881EB5"/>
    <w:rsid w:val="008831B2"/>
    <w:rsid w:val="0088352F"/>
    <w:rsid w:val="008836E2"/>
    <w:rsid w:val="008837A9"/>
    <w:rsid w:val="00883866"/>
    <w:rsid w:val="008838E0"/>
    <w:rsid w:val="0088406F"/>
    <w:rsid w:val="00884278"/>
    <w:rsid w:val="00884466"/>
    <w:rsid w:val="00884498"/>
    <w:rsid w:val="0088452E"/>
    <w:rsid w:val="0088460D"/>
    <w:rsid w:val="0088460E"/>
    <w:rsid w:val="00884853"/>
    <w:rsid w:val="008848CC"/>
    <w:rsid w:val="00884A06"/>
    <w:rsid w:val="00884B2E"/>
    <w:rsid w:val="00885000"/>
    <w:rsid w:val="00885355"/>
    <w:rsid w:val="00885E51"/>
    <w:rsid w:val="008865F6"/>
    <w:rsid w:val="0088684B"/>
    <w:rsid w:val="00886BAB"/>
    <w:rsid w:val="00886BEC"/>
    <w:rsid w:val="008876F9"/>
    <w:rsid w:val="00887B5C"/>
    <w:rsid w:val="00887B70"/>
    <w:rsid w:val="00887F6B"/>
    <w:rsid w:val="0089025D"/>
    <w:rsid w:val="008902BD"/>
    <w:rsid w:val="00890722"/>
    <w:rsid w:val="00890CC4"/>
    <w:rsid w:val="00890D27"/>
    <w:rsid w:val="00891313"/>
    <w:rsid w:val="00891400"/>
    <w:rsid w:val="0089154F"/>
    <w:rsid w:val="008918EA"/>
    <w:rsid w:val="00891D3D"/>
    <w:rsid w:val="00891D8A"/>
    <w:rsid w:val="00891D95"/>
    <w:rsid w:val="00891E8E"/>
    <w:rsid w:val="00891F6C"/>
    <w:rsid w:val="008921DA"/>
    <w:rsid w:val="00892793"/>
    <w:rsid w:val="00892832"/>
    <w:rsid w:val="00893047"/>
    <w:rsid w:val="00893309"/>
    <w:rsid w:val="008936C7"/>
    <w:rsid w:val="00893F47"/>
    <w:rsid w:val="008941E5"/>
    <w:rsid w:val="00894BB5"/>
    <w:rsid w:val="008953EB"/>
    <w:rsid w:val="008958FA"/>
    <w:rsid w:val="00895D85"/>
    <w:rsid w:val="0089606D"/>
    <w:rsid w:val="00896188"/>
    <w:rsid w:val="008962FC"/>
    <w:rsid w:val="0089675A"/>
    <w:rsid w:val="00896902"/>
    <w:rsid w:val="00896BF6"/>
    <w:rsid w:val="008970E0"/>
    <w:rsid w:val="00897263"/>
    <w:rsid w:val="00897728"/>
    <w:rsid w:val="008A0133"/>
    <w:rsid w:val="008A014E"/>
    <w:rsid w:val="008A02CD"/>
    <w:rsid w:val="008A0AE1"/>
    <w:rsid w:val="008A0E06"/>
    <w:rsid w:val="008A0F7A"/>
    <w:rsid w:val="008A1144"/>
    <w:rsid w:val="008A1556"/>
    <w:rsid w:val="008A1998"/>
    <w:rsid w:val="008A20D2"/>
    <w:rsid w:val="008A22F5"/>
    <w:rsid w:val="008A284B"/>
    <w:rsid w:val="008A2C5B"/>
    <w:rsid w:val="008A3DFA"/>
    <w:rsid w:val="008A43F2"/>
    <w:rsid w:val="008A4441"/>
    <w:rsid w:val="008A46D6"/>
    <w:rsid w:val="008A48CD"/>
    <w:rsid w:val="008A4950"/>
    <w:rsid w:val="008A5382"/>
    <w:rsid w:val="008A58C9"/>
    <w:rsid w:val="008A5930"/>
    <w:rsid w:val="008A5DA5"/>
    <w:rsid w:val="008A5F17"/>
    <w:rsid w:val="008A717D"/>
    <w:rsid w:val="008A72B9"/>
    <w:rsid w:val="008A73D4"/>
    <w:rsid w:val="008A794C"/>
    <w:rsid w:val="008B0DC5"/>
    <w:rsid w:val="008B0EB2"/>
    <w:rsid w:val="008B14B2"/>
    <w:rsid w:val="008B1508"/>
    <w:rsid w:val="008B2038"/>
    <w:rsid w:val="008B20F3"/>
    <w:rsid w:val="008B2514"/>
    <w:rsid w:val="008B256A"/>
    <w:rsid w:val="008B2624"/>
    <w:rsid w:val="008B276E"/>
    <w:rsid w:val="008B2B74"/>
    <w:rsid w:val="008B2CB7"/>
    <w:rsid w:val="008B2F53"/>
    <w:rsid w:val="008B30FC"/>
    <w:rsid w:val="008B35CD"/>
    <w:rsid w:val="008B4622"/>
    <w:rsid w:val="008B4A75"/>
    <w:rsid w:val="008B4C68"/>
    <w:rsid w:val="008B4D51"/>
    <w:rsid w:val="008B5C78"/>
    <w:rsid w:val="008B5EB1"/>
    <w:rsid w:val="008B642C"/>
    <w:rsid w:val="008B6A24"/>
    <w:rsid w:val="008B6D93"/>
    <w:rsid w:val="008B6E3D"/>
    <w:rsid w:val="008B7110"/>
    <w:rsid w:val="008B73CD"/>
    <w:rsid w:val="008B7493"/>
    <w:rsid w:val="008B77F8"/>
    <w:rsid w:val="008B7A41"/>
    <w:rsid w:val="008B7D90"/>
    <w:rsid w:val="008C01C1"/>
    <w:rsid w:val="008C03CA"/>
    <w:rsid w:val="008C03E0"/>
    <w:rsid w:val="008C0691"/>
    <w:rsid w:val="008C07A6"/>
    <w:rsid w:val="008C09B5"/>
    <w:rsid w:val="008C105F"/>
    <w:rsid w:val="008C1245"/>
    <w:rsid w:val="008C12CE"/>
    <w:rsid w:val="008C15A0"/>
    <w:rsid w:val="008C205D"/>
    <w:rsid w:val="008C23D5"/>
    <w:rsid w:val="008C26F5"/>
    <w:rsid w:val="008C27AF"/>
    <w:rsid w:val="008C2843"/>
    <w:rsid w:val="008C2971"/>
    <w:rsid w:val="008C2A19"/>
    <w:rsid w:val="008C2A2A"/>
    <w:rsid w:val="008C2B7E"/>
    <w:rsid w:val="008C35F7"/>
    <w:rsid w:val="008C3A8A"/>
    <w:rsid w:val="008C3F88"/>
    <w:rsid w:val="008C4182"/>
    <w:rsid w:val="008C4571"/>
    <w:rsid w:val="008C4724"/>
    <w:rsid w:val="008C48A4"/>
    <w:rsid w:val="008C4D43"/>
    <w:rsid w:val="008C51C3"/>
    <w:rsid w:val="008C557E"/>
    <w:rsid w:val="008C5949"/>
    <w:rsid w:val="008C5BF9"/>
    <w:rsid w:val="008C5CD0"/>
    <w:rsid w:val="008C63EA"/>
    <w:rsid w:val="008C66C0"/>
    <w:rsid w:val="008C68F2"/>
    <w:rsid w:val="008C6C67"/>
    <w:rsid w:val="008C6E2D"/>
    <w:rsid w:val="008C6EC7"/>
    <w:rsid w:val="008C7117"/>
    <w:rsid w:val="008C717A"/>
    <w:rsid w:val="008C7CE7"/>
    <w:rsid w:val="008D0555"/>
    <w:rsid w:val="008D1664"/>
    <w:rsid w:val="008D17DE"/>
    <w:rsid w:val="008D1806"/>
    <w:rsid w:val="008D1835"/>
    <w:rsid w:val="008D1C92"/>
    <w:rsid w:val="008D2230"/>
    <w:rsid w:val="008D239B"/>
    <w:rsid w:val="008D2C6B"/>
    <w:rsid w:val="008D3996"/>
    <w:rsid w:val="008D3FA9"/>
    <w:rsid w:val="008D412A"/>
    <w:rsid w:val="008D42D0"/>
    <w:rsid w:val="008D482B"/>
    <w:rsid w:val="008D4D8D"/>
    <w:rsid w:val="008D4E0C"/>
    <w:rsid w:val="008D4F31"/>
    <w:rsid w:val="008D51A1"/>
    <w:rsid w:val="008D5314"/>
    <w:rsid w:val="008D59CC"/>
    <w:rsid w:val="008D5DDD"/>
    <w:rsid w:val="008D5F51"/>
    <w:rsid w:val="008D6FF4"/>
    <w:rsid w:val="008D7236"/>
    <w:rsid w:val="008D7468"/>
    <w:rsid w:val="008D7D73"/>
    <w:rsid w:val="008D7D9C"/>
    <w:rsid w:val="008D7DBC"/>
    <w:rsid w:val="008E007C"/>
    <w:rsid w:val="008E061B"/>
    <w:rsid w:val="008E0946"/>
    <w:rsid w:val="008E0999"/>
    <w:rsid w:val="008E0A46"/>
    <w:rsid w:val="008E0A76"/>
    <w:rsid w:val="008E0C42"/>
    <w:rsid w:val="008E1143"/>
    <w:rsid w:val="008E1A1B"/>
    <w:rsid w:val="008E2C85"/>
    <w:rsid w:val="008E2E1A"/>
    <w:rsid w:val="008E317B"/>
    <w:rsid w:val="008E337E"/>
    <w:rsid w:val="008E3408"/>
    <w:rsid w:val="008E424E"/>
    <w:rsid w:val="008E42CF"/>
    <w:rsid w:val="008E4455"/>
    <w:rsid w:val="008E4860"/>
    <w:rsid w:val="008E5323"/>
    <w:rsid w:val="008E594F"/>
    <w:rsid w:val="008E5BB0"/>
    <w:rsid w:val="008E5C55"/>
    <w:rsid w:val="008E5F3E"/>
    <w:rsid w:val="008E6573"/>
    <w:rsid w:val="008E6932"/>
    <w:rsid w:val="008E6E22"/>
    <w:rsid w:val="008E7AF9"/>
    <w:rsid w:val="008E7CD7"/>
    <w:rsid w:val="008EDD2A"/>
    <w:rsid w:val="008F010A"/>
    <w:rsid w:val="008F0574"/>
    <w:rsid w:val="008F0634"/>
    <w:rsid w:val="008F085C"/>
    <w:rsid w:val="008F0AB0"/>
    <w:rsid w:val="008F0CC0"/>
    <w:rsid w:val="008F0DDE"/>
    <w:rsid w:val="008F0FAF"/>
    <w:rsid w:val="008F1399"/>
    <w:rsid w:val="008F15DA"/>
    <w:rsid w:val="008F196A"/>
    <w:rsid w:val="008F1FCC"/>
    <w:rsid w:val="008F24DB"/>
    <w:rsid w:val="008F24EC"/>
    <w:rsid w:val="008F2A9E"/>
    <w:rsid w:val="008F2B49"/>
    <w:rsid w:val="008F2BB2"/>
    <w:rsid w:val="008F3B92"/>
    <w:rsid w:val="008F3C4B"/>
    <w:rsid w:val="008F3F38"/>
    <w:rsid w:val="008F3FB3"/>
    <w:rsid w:val="008F452A"/>
    <w:rsid w:val="008F494C"/>
    <w:rsid w:val="008F4B1B"/>
    <w:rsid w:val="008F53CD"/>
    <w:rsid w:val="008F540F"/>
    <w:rsid w:val="008F56A0"/>
    <w:rsid w:val="008F598F"/>
    <w:rsid w:val="008F5D72"/>
    <w:rsid w:val="008F5E8B"/>
    <w:rsid w:val="008F6128"/>
    <w:rsid w:val="008F64F7"/>
    <w:rsid w:val="008F6782"/>
    <w:rsid w:val="008F6ACC"/>
    <w:rsid w:val="008F6BA6"/>
    <w:rsid w:val="008F6BDA"/>
    <w:rsid w:val="008F6C9E"/>
    <w:rsid w:val="008F73EA"/>
    <w:rsid w:val="008F78FB"/>
    <w:rsid w:val="008F7BB9"/>
    <w:rsid w:val="008F7C94"/>
    <w:rsid w:val="008F7CC0"/>
    <w:rsid w:val="008F7F6D"/>
    <w:rsid w:val="00900098"/>
    <w:rsid w:val="009005C1"/>
    <w:rsid w:val="00901393"/>
    <w:rsid w:val="00901531"/>
    <w:rsid w:val="00901606"/>
    <w:rsid w:val="0090229C"/>
    <w:rsid w:val="00902860"/>
    <w:rsid w:val="009028FE"/>
    <w:rsid w:val="00902C7C"/>
    <w:rsid w:val="00903045"/>
    <w:rsid w:val="00903AFB"/>
    <w:rsid w:val="00903D1A"/>
    <w:rsid w:val="00903D55"/>
    <w:rsid w:val="00903F93"/>
    <w:rsid w:val="009040BB"/>
    <w:rsid w:val="0090431F"/>
    <w:rsid w:val="00904516"/>
    <w:rsid w:val="00904B28"/>
    <w:rsid w:val="00904BE6"/>
    <w:rsid w:val="0090552D"/>
    <w:rsid w:val="00905601"/>
    <w:rsid w:val="0090599E"/>
    <w:rsid w:val="00905C94"/>
    <w:rsid w:val="00905D02"/>
    <w:rsid w:val="009068B3"/>
    <w:rsid w:val="00906AD1"/>
    <w:rsid w:val="00907355"/>
    <w:rsid w:val="009077FD"/>
    <w:rsid w:val="009078D8"/>
    <w:rsid w:val="00907F08"/>
    <w:rsid w:val="00910B5D"/>
    <w:rsid w:val="00910D12"/>
    <w:rsid w:val="00910F81"/>
    <w:rsid w:val="00911392"/>
    <w:rsid w:val="00911455"/>
    <w:rsid w:val="00911913"/>
    <w:rsid w:val="00911D15"/>
    <w:rsid w:val="00911F21"/>
    <w:rsid w:val="009133BA"/>
    <w:rsid w:val="00913B90"/>
    <w:rsid w:val="00913CB7"/>
    <w:rsid w:val="00913EAA"/>
    <w:rsid w:val="00913F75"/>
    <w:rsid w:val="009149ED"/>
    <w:rsid w:val="009151E8"/>
    <w:rsid w:val="0091547E"/>
    <w:rsid w:val="0091557A"/>
    <w:rsid w:val="00915B42"/>
    <w:rsid w:val="00916020"/>
    <w:rsid w:val="00916600"/>
    <w:rsid w:val="009170E2"/>
    <w:rsid w:val="00917303"/>
    <w:rsid w:val="00917A24"/>
    <w:rsid w:val="00917DEA"/>
    <w:rsid w:val="009207F9"/>
    <w:rsid w:val="00920CF5"/>
    <w:rsid w:val="009216A0"/>
    <w:rsid w:val="0092186D"/>
    <w:rsid w:val="009228AD"/>
    <w:rsid w:val="00922DA5"/>
    <w:rsid w:val="00922ECB"/>
    <w:rsid w:val="00923149"/>
    <w:rsid w:val="0092342E"/>
    <w:rsid w:val="00923D84"/>
    <w:rsid w:val="00923EBF"/>
    <w:rsid w:val="00924BBD"/>
    <w:rsid w:val="00924DEF"/>
    <w:rsid w:val="0092503A"/>
    <w:rsid w:val="009251E6"/>
    <w:rsid w:val="009259C9"/>
    <w:rsid w:val="00925A56"/>
    <w:rsid w:val="00925BF8"/>
    <w:rsid w:val="00926F5E"/>
    <w:rsid w:val="00927115"/>
    <w:rsid w:val="009273A7"/>
    <w:rsid w:val="0092771E"/>
    <w:rsid w:val="00927AC0"/>
    <w:rsid w:val="00927C71"/>
    <w:rsid w:val="0093037F"/>
    <w:rsid w:val="009303BE"/>
    <w:rsid w:val="009314C8"/>
    <w:rsid w:val="00931A3D"/>
    <w:rsid w:val="0093216F"/>
    <w:rsid w:val="0093284F"/>
    <w:rsid w:val="00932A1C"/>
    <w:rsid w:val="00933161"/>
    <w:rsid w:val="009331DD"/>
    <w:rsid w:val="00933575"/>
    <w:rsid w:val="009338D5"/>
    <w:rsid w:val="00933E3D"/>
    <w:rsid w:val="0093413E"/>
    <w:rsid w:val="0093414F"/>
    <w:rsid w:val="00934B63"/>
    <w:rsid w:val="00934B84"/>
    <w:rsid w:val="00934DA3"/>
    <w:rsid w:val="00934F11"/>
    <w:rsid w:val="00935063"/>
    <w:rsid w:val="009350BA"/>
    <w:rsid w:val="009351FB"/>
    <w:rsid w:val="00935A5D"/>
    <w:rsid w:val="00935B95"/>
    <w:rsid w:val="0093606E"/>
    <w:rsid w:val="00936085"/>
    <w:rsid w:val="009360B4"/>
    <w:rsid w:val="009361AA"/>
    <w:rsid w:val="00936884"/>
    <w:rsid w:val="00936AA5"/>
    <w:rsid w:val="00937625"/>
    <w:rsid w:val="009377EC"/>
    <w:rsid w:val="00940A1E"/>
    <w:rsid w:val="00941319"/>
    <w:rsid w:val="009416DD"/>
    <w:rsid w:val="00941881"/>
    <w:rsid w:val="00941B1F"/>
    <w:rsid w:val="00941FD6"/>
    <w:rsid w:val="00942487"/>
    <w:rsid w:val="009427D0"/>
    <w:rsid w:val="00942B9F"/>
    <w:rsid w:val="00942F2F"/>
    <w:rsid w:val="00943092"/>
    <w:rsid w:val="009435A3"/>
    <w:rsid w:val="0094379C"/>
    <w:rsid w:val="009439D2"/>
    <w:rsid w:val="00943DCA"/>
    <w:rsid w:val="0094453F"/>
    <w:rsid w:val="009447A7"/>
    <w:rsid w:val="00944D92"/>
    <w:rsid w:val="00944F06"/>
    <w:rsid w:val="009453E0"/>
    <w:rsid w:val="00945A2D"/>
    <w:rsid w:val="00946034"/>
    <w:rsid w:val="009462BA"/>
    <w:rsid w:val="00946B4C"/>
    <w:rsid w:val="00946EB5"/>
    <w:rsid w:val="009473E5"/>
    <w:rsid w:val="00947824"/>
    <w:rsid w:val="00947943"/>
    <w:rsid w:val="00947971"/>
    <w:rsid w:val="00947B5B"/>
    <w:rsid w:val="00947C96"/>
    <w:rsid w:val="0095017E"/>
    <w:rsid w:val="009501B6"/>
    <w:rsid w:val="009504D0"/>
    <w:rsid w:val="009509BD"/>
    <w:rsid w:val="00950ADB"/>
    <w:rsid w:val="00950BD4"/>
    <w:rsid w:val="00950C24"/>
    <w:rsid w:val="00950E71"/>
    <w:rsid w:val="00951C32"/>
    <w:rsid w:val="00951C85"/>
    <w:rsid w:val="00952A6B"/>
    <w:rsid w:val="00952E84"/>
    <w:rsid w:val="009534C7"/>
    <w:rsid w:val="009543C5"/>
    <w:rsid w:val="00955631"/>
    <w:rsid w:val="0095564B"/>
    <w:rsid w:val="009558F2"/>
    <w:rsid w:val="00955B60"/>
    <w:rsid w:val="00955B89"/>
    <w:rsid w:val="00955EE0"/>
    <w:rsid w:val="00956248"/>
    <w:rsid w:val="0095671E"/>
    <w:rsid w:val="00957401"/>
    <w:rsid w:val="009579EA"/>
    <w:rsid w:val="00957BF3"/>
    <w:rsid w:val="00957C66"/>
    <w:rsid w:val="00957CFD"/>
    <w:rsid w:val="00960245"/>
    <w:rsid w:val="00960995"/>
    <w:rsid w:val="009609FC"/>
    <w:rsid w:val="00960CF9"/>
    <w:rsid w:val="009615C3"/>
    <w:rsid w:val="009616A4"/>
    <w:rsid w:val="00961D81"/>
    <w:rsid w:val="00961F87"/>
    <w:rsid w:val="00961FBC"/>
    <w:rsid w:val="00962180"/>
    <w:rsid w:val="00962AD7"/>
    <w:rsid w:val="00962E3F"/>
    <w:rsid w:val="00963A56"/>
    <w:rsid w:val="0096414D"/>
    <w:rsid w:val="0096462F"/>
    <w:rsid w:val="00965608"/>
    <w:rsid w:val="00965AD5"/>
    <w:rsid w:val="00965D25"/>
    <w:rsid w:val="00965DC1"/>
    <w:rsid w:val="009660AA"/>
    <w:rsid w:val="0096654D"/>
    <w:rsid w:val="00966D2A"/>
    <w:rsid w:val="00966F31"/>
    <w:rsid w:val="00966FCB"/>
    <w:rsid w:val="009675A7"/>
    <w:rsid w:val="009676B1"/>
    <w:rsid w:val="00967FBA"/>
    <w:rsid w:val="00967FDC"/>
    <w:rsid w:val="009708AE"/>
    <w:rsid w:val="00970CF8"/>
    <w:rsid w:val="0097113E"/>
    <w:rsid w:val="009716F4"/>
    <w:rsid w:val="009720C6"/>
    <w:rsid w:val="0097238A"/>
    <w:rsid w:val="00972C30"/>
    <w:rsid w:val="00973277"/>
    <w:rsid w:val="009732CA"/>
    <w:rsid w:val="0097340C"/>
    <w:rsid w:val="00973842"/>
    <w:rsid w:val="00974170"/>
    <w:rsid w:val="009754B5"/>
    <w:rsid w:val="0097583A"/>
    <w:rsid w:val="00975AA9"/>
    <w:rsid w:val="00975B63"/>
    <w:rsid w:val="00975CA4"/>
    <w:rsid w:val="0097640A"/>
    <w:rsid w:val="0097651D"/>
    <w:rsid w:val="00976C61"/>
    <w:rsid w:val="00976CE7"/>
    <w:rsid w:val="00977041"/>
    <w:rsid w:val="0097780F"/>
    <w:rsid w:val="0098032A"/>
    <w:rsid w:val="009806E9"/>
    <w:rsid w:val="00981521"/>
    <w:rsid w:val="0098180F"/>
    <w:rsid w:val="00981914"/>
    <w:rsid w:val="0098208B"/>
    <w:rsid w:val="00982263"/>
    <w:rsid w:val="00982A37"/>
    <w:rsid w:val="00982B96"/>
    <w:rsid w:val="00982ED8"/>
    <w:rsid w:val="00983A13"/>
    <w:rsid w:val="00983AAA"/>
    <w:rsid w:val="0098434D"/>
    <w:rsid w:val="00984646"/>
    <w:rsid w:val="00984A20"/>
    <w:rsid w:val="00984D10"/>
    <w:rsid w:val="0098504A"/>
    <w:rsid w:val="00985269"/>
    <w:rsid w:val="009859B4"/>
    <w:rsid w:val="00985E06"/>
    <w:rsid w:val="009863CC"/>
    <w:rsid w:val="00986570"/>
    <w:rsid w:val="00986623"/>
    <w:rsid w:val="0098667A"/>
    <w:rsid w:val="00986740"/>
    <w:rsid w:val="00986904"/>
    <w:rsid w:val="0098712C"/>
    <w:rsid w:val="00987270"/>
    <w:rsid w:val="00987876"/>
    <w:rsid w:val="00987E4D"/>
    <w:rsid w:val="00987FAB"/>
    <w:rsid w:val="00990917"/>
    <w:rsid w:val="00990975"/>
    <w:rsid w:val="00990C8E"/>
    <w:rsid w:val="00991026"/>
    <w:rsid w:val="00991236"/>
    <w:rsid w:val="0099171C"/>
    <w:rsid w:val="00991864"/>
    <w:rsid w:val="00991909"/>
    <w:rsid w:val="0099190D"/>
    <w:rsid w:val="00991AA4"/>
    <w:rsid w:val="00992155"/>
    <w:rsid w:val="0099226B"/>
    <w:rsid w:val="00992C22"/>
    <w:rsid w:val="00993A60"/>
    <w:rsid w:val="00993AF1"/>
    <w:rsid w:val="00993C4E"/>
    <w:rsid w:val="00993D39"/>
    <w:rsid w:val="009941E6"/>
    <w:rsid w:val="009942EF"/>
    <w:rsid w:val="0099494C"/>
    <w:rsid w:val="00994B80"/>
    <w:rsid w:val="00994C9F"/>
    <w:rsid w:val="00995451"/>
    <w:rsid w:val="00995EBC"/>
    <w:rsid w:val="00996146"/>
    <w:rsid w:val="00996D1F"/>
    <w:rsid w:val="00997129"/>
    <w:rsid w:val="009974DF"/>
    <w:rsid w:val="009A04F5"/>
    <w:rsid w:val="009A06F2"/>
    <w:rsid w:val="009A09FC"/>
    <w:rsid w:val="009A100A"/>
    <w:rsid w:val="009A148A"/>
    <w:rsid w:val="009A1690"/>
    <w:rsid w:val="009A1951"/>
    <w:rsid w:val="009A1DDF"/>
    <w:rsid w:val="009A1F16"/>
    <w:rsid w:val="009A24D1"/>
    <w:rsid w:val="009A24E9"/>
    <w:rsid w:val="009A264C"/>
    <w:rsid w:val="009A2809"/>
    <w:rsid w:val="009A2F07"/>
    <w:rsid w:val="009A31FF"/>
    <w:rsid w:val="009A3279"/>
    <w:rsid w:val="009A336E"/>
    <w:rsid w:val="009A370D"/>
    <w:rsid w:val="009A38FA"/>
    <w:rsid w:val="009A41FC"/>
    <w:rsid w:val="009A4945"/>
    <w:rsid w:val="009A5F08"/>
    <w:rsid w:val="009A612E"/>
    <w:rsid w:val="009A6141"/>
    <w:rsid w:val="009A7312"/>
    <w:rsid w:val="009A7391"/>
    <w:rsid w:val="009A7586"/>
    <w:rsid w:val="009A7C2E"/>
    <w:rsid w:val="009A7D9B"/>
    <w:rsid w:val="009B0019"/>
    <w:rsid w:val="009B0FDD"/>
    <w:rsid w:val="009B11C7"/>
    <w:rsid w:val="009B150B"/>
    <w:rsid w:val="009B1A47"/>
    <w:rsid w:val="009B2508"/>
    <w:rsid w:val="009B289B"/>
    <w:rsid w:val="009B2CAF"/>
    <w:rsid w:val="009B2E81"/>
    <w:rsid w:val="009B2EA5"/>
    <w:rsid w:val="009B31FD"/>
    <w:rsid w:val="009B39DC"/>
    <w:rsid w:val="009B3D3D"/>
    <w:rsid w:val="009B3FA4"/>
    <w:rsid w:val="009B4672"/>
    <w:rsid w:val="009B4768"/>
    <w:rsid w:val="009B4C60"/>
    <w:rsid w:val="009B5A9A"/>
    <w:rsid w:val="009B5F9F"/>
    <w:rsid w:val="009B60EB"/>
    <w:rsid w:val="009B6448"/>
    <w:rsid w:val="009B6611"/>
    <w:rsid w:val="009B6653"/>
    <w:rsid w:val="009B6696"/>
    <w:rsid w:val="009B66EB"/>
    <w:rsid w:val="009B6909"/>
    <w:rsid w:val="009B69B6"/>
    <w:rsid w:val="009B7415"/>
    <w:rsid w:val="009BFE6E"/>
    <w:rsid w:val="009C0919"/>
    <w:rsid w:val="009C0F3E"/>
    <w:rsid w:val="009C131E"/>
    <w:rsid w:val="009C1335"/>
    <w:rsid w:val="009C17EB"/>
    <w:rsid w:val="009C19BE"/>
    <w:rsid w:val="009C1B3A"/>
    <w:rsid w:val="009C1D7F"/>
    <w:rsid w:val="009C1EC0"/>
    <w:rsid w:val="009C21D0"/>
    <w:rsid w:val="009C24E8"/>
    <w:rsid w:val="009C2BDA"/>
    <w:rsid w:val="009C2C21"/>
    <w:rsid w:val="009C3129"/>
    <w:rsid w:val="009C35EB"/>
    <w:rsid w:val="009C3BBD"/>
    <w:rsid w:val="009C409E"/>
    <w:rsid w:val="009C42B4"/>
    <w:rsid w:val="009C4779"/>
    <w:rsid w:val="009C4971"/>
    <w:rsid w:val="009C4B37"/>
    <w:rsid w:val="009C502F"/>
    <w:rsid w:val="009C599B"/>
    <w:rsid w:val="009C6639"/>
    <w:rsid w:val="009C679B"/>
    <w:rsid w:val="009C67CF"/>
    <w:rsid w:val="009C6ADD"/>
    <w:rsid w:val="009C6B36"/>
    <w:rsid w:val="009D0703"/>
    <w:rsid w:val="009D11DF"/>
    <w:rsid w:val="009D130B"/>
    <w:rsid w:val="009D1A16"/>
    <w:rsid w:val="009D1BFE"/>
    <w:rsid w:val="009D1D3E"/>
    <w:rsid w:val="009D1F6F"/>
    <w:rsid w:val="009D20E9"/>
    <w:rsid w:val="009D2EDF"/>
    <w:rsid w:val="009D2F3C"/>
    <w:rsid w:val="009D307A"/>
    <w:rsid w:val="009D32BF"/>
    <w:rsid w:val="009D3527"/>
    <w:rsid w:val="009D3B49"/>
    <w:rsid w:val="009D3ECC"/>
    <w:rsid w:val="009D46C7"/>
    <w:rsid w:val="009D4A2A"/>
    <w:rsid w:val="009D4A9A"/>
    <w:rsid w:val="009D4E77"/>
    <w:rsid w:val="009D55C7"/>
    <w:rsid w:val="009D5998"/>
    <w:rsid w:val="009D612E"/>
    <w:rsid w:val="009D66FF"/>
    <w:rsid w:val="009D67F8"/>
    <w:rsid w:val="009D6F27"/>
    <w:rsid w:val="009D6FE5"/>
    <w:rsid w:val="009D70AB"/>
    <w:rsid w:val="009D75A3"/>
    <w:rsid w:val="009D7670"/>
    <w:rsid w:val="009D778E"/>
    <w:rsid w:val="009D7935"/>
    <w:rsid w:val="009E03F2"/>
    <w:rsid w:val="009E0E40"/>
    <w:rsid w:val="009E0EEC"/>
    <w:rsid w:val="009E1193"/>
    <w:rsid w:val="009E1313"/>
    <w:rsid w:val="009E155E"/>
    <w:rsid w:val="009E1967"/>
    <w:rsid w:val="009E1A55"/>
    <w:rsid w:val="009E1E33"/>
    <w:rsid w:val="009E2890"/>
    <w:rsid w:val="009E28A2"/>
    <w:rsid w:val="009E2F3D"/>
    <w:rsid w:val="009E2F55"/>
    <w:rsid w:val="009E38FE"/>
    <w:rsid w:val="009E39C7"/>
    <w:rsid w:val="009E3EFF"/>
    <w:rsid w:val="009E4E9A"/>
    <w:rsid w:val="009E5033"/>
    <w:rsid w:val="009E594A"/>
    <w:rsid w:val="009E5C3C"/>
    <w:rsid w:val="009E60B3"/>
    <w:rsid w:val="009E63AB"/>
    <w:rsid w:val="009E6781"/>
    <w:rsid w:val="009E7EF6"/>
    <w:rsid w:val="009E7FEB"/>
    <w:rsid w:val="009F005A"/>
    <w:rsid w:val="009F01BE"/>
    <w:rsid w:val="009F0602"/>
    <w:rsid w:val="009F0DF8"/>
    <w:rsid w:val="009F11BF"/>
    <w:rsid w:val="009F2464"/>
    <w:rsid w:val="009F2924"/>
    <w:rsid w:val="009F3152"/>
    <w:rsid w:val="009F3582"/>
    <w:rsid w:val="009F37AE"/>
    <w:rsid w:val="009F3927"/>
    <w:rsid w:val="009F3A5C"/>
    <w:rsid w:val="009F3C2D"/>
    <w:rsid w:val="009F3D50"/>
    <w:rsid w:val="009F3F7B"/>
    <w:rsid w:val="009F5178"/>
    <w:rsid w:val="009F5473"/>
    <w:rsid w:val="009F55D5"/>
    <w:rsid w:val="009F55DC"/>
    <w:rsid w:val="009F6185"/>
    <w:rsid w:val="009F71E9"/>
    <w:rsid w:val="009F75FC"/>
    <w:rsid w:val="009F7924"/>
    <w:rsid w:val="009F7CDC"/>
    <w:rsid w:val="009F7EB8"/>
    <w:rsid w:val="00A00868"/>
    <w:rsid w:val="00A00D07"/>
    <w:rsid w:val="00A01249"/>
    <w:rsid w:val="00A019F7"/>
    <w:rsid w:val="00A01B94"/>
    <w:rsid w:val="00A01BC2"/>
    <w:rsid w:val="00A02B25"/>
    <w:rsid w:val="00A0308A"/>
    <w:rsid w:val="00A03271"/>
    <w:rsid w:val="00A039D9"/>
    <w:rsid w:val="00A03BA0"/>
    <w:rsid w:val="00A0437F"/>
    <w:rsid w:val="00A04692"/>
    <w:rsid w:val="00A04A2A"/>
    <w:rsid w:val="00A05371"/>
    <w:rsid w:val="00A05A48"/>
    <w:rsid w:val="00A06586"/>
    <w:rsid w:val="00A0683D"/>
    <w:rsid w:val="00A06FA5"/>
    <w:rsid w:val="00A0716F"/>
    <w:rsid w:val="00A07596"/>
    <w:rsid w:val="00A07699"/>
    <w:rsid w:val="00A07D82"/>
    <w:rsid w:val="00A07EA2"/>
    <w:rsid w:val="00A10941"/>
    <w:rsid w:val="00A10966"/>
    <w:rsid w:val="00A10AF0"/>
    <w:rsid w:val="00A10DBB"/>
    <w:rsid w:val="00A10E16"/>
    <w:rsid w:val="00A11224"/>
    <w:rsid w:val="00A11ADA"/>
    <w:rsid w:val="00A11DF5"/>
    <w:rsid w:val="00A12092"/>
    <w:rsid w:val="00A127F8"/>
    <w:rsid w:val="00A12E2A"/>
    <w:rsid w:val="00A13149"/>
    <w:rsid w:val="00A132C3"/>
    <w:rsid w:val="00A135D3"/>
    <w:rsid w:val="00A145FE"/>
    <w:rsid w:val="00A146DE"/>
    <w:rsid w:val="00A14AE4"/>
    <w:rsid w:val="00A15246"/>
    <w:rsid w:val="00A15732"/>
    <w:rsid w:val="00A16340"/>
    <w:rsid w:val="00A163AE"/>
    <w:rsid w:val="00A163C9"/>
    <w:rsid w:val="00A16B42"/>
    <w:rsid w:val="00A16BEF"/>
    <w:rsid w:val="00A16F1B"/>
    <w:rsid w:val="00A1701B"/>
    <w:rsid w:val="00A17122"/>
    <w:rsid w:val="00A175D0"/>
    <w:rsid w:val="00A17678"/>
    <w:rsid w:val="00A178EA"/>
    <w:rsid w:val="00A17D43"/>
    <w:rsid w:val="00A20326"/>
    <w:rsid w:val="00A205C4"/>
    <w:rsid w:val="00A2220F"/>
    <w:rsid w:val="00A22C05"/>
    <w:rsid w:val="00A22C20"/>
    <w:rsid w:val="00A22F27"/>
    <w:rsid w:val="00A230CD"/>
    <w:rsid w:val="00A231ED"/>
    <w:rsid w:val="00A23299"/>
    <w:rsid w:val="00A2337F"/>
    <w:rsid w:val="00A235C7"/>
    <w:rsid w:val="00A23B22"/>
    <w:rsid w:val="00A23FC3"/>
    <w:rsid w:val="00A24003"/>
    <w:rsid w:val="00A259CA"/>
    <w:rsid w:val="00A25A90"/>
    <w:rsid w:val="00A25D33"/>
    <w:rsid w:val="00A25DDC"/>
    <w:rsid w:val="00A26367"/>
    <w:rsid w:val="00A2655E"/>
    <w:rsid w:val="00A265A6"/>
    <w:rsid w:val="00A26678"/>
    <w:rsid w:val="00A26A2D"/>
    <w:rsid w:val="00A270E6"/>
    <w:rsid w:val="00A272A4"/>
    <w:rsid w:val="00A272CF"/>
    <w:rsid w:val="00A2764D"/>
    <w:rsid w:val="00A27BF5"/>
    <w:rsid w:val="00A30500"/>
    <w:rsid w:val="00A30E55"/>
    <w:rsid w:val="00A30FCD"/>
    <w:rsid w:val="00A31AA3"/>
    <w:rsid w:val="00A31B36"/>
    <w:rsid w:val="00A321E3"/>
    <w:rsid w:val="00A321EA"/>
    <w:rsid w:val="00A328D6"/>
    <w:rsid w:val="00A335D4"/>
    <w:rsid w:val="00A3375B"/>
    <w:rsid w:val="00A33C2B"/>
    <w:rsid w:val="00A34C25"/>
    <w:rsid w:val="00A34D34"/>
    <w:rsid w:val="00A3558A"/>
    <w:rsid w:val="00A35874"/>
    <w:rsid w:val="00A35A74"/>
    <w:rsid w:val="00A35D9D"/>
    <w:rsid w:val="00A35E14"/>
    <w:rsid w:val="00A360DF"/>
    <w:rsid w:val="00A365F9"/>
    <w:rsid w:val="00A3668B"/>
    <w:rsid w:val="00A366A8"/>
    <w:rsid w:val="00A36ABE"/>
    <w:rsid w:val="00A36B60"/>
    <w:rsid w:val="00A370BC"/>
    <w:rsid w:val="00A37622"/>
    <w:rsid w:val="00A3762F"/>
    <w:rsid w:val="00A3767C"/>
    <w:rsid w:val="00A37842"/>
    <w:rsid w:val="00A37885"/>
    <w:rsid w:val="00A37C2D"/>
    <w:rsid w:val="00A4001C"/>
    <w:rsid w:val="00A404DD"/>
    <w:rsid w:val="00A407B7"/>
    <w:rsid w:val="00A40C8E"/>
    <w:rsid w:val="00A40E30"/>
    <w:rsid w:val="00A41443"/>
    <w:rsid w:val="00A41888"/>
    <w:rsid w:val="00A42232"/>
    <w:rsid w:val="00A42BF9"/>
    <w:rsid w:val="00A43996"/>
    <w:rsid w:val="00A439CD"/>
    <w:rsid w:val="00A44801"/>
    <w:rsid w:val="00A44971"/>
    <w:rsid w:val="00A44A69"/>
    <w:rsid w:val="00A44CFA"/>
    <w:rsid w:val="00A452CB"/>
    <w:rsid w:val="00A454D6"/>
    <w:rsid w:val="00A45C3F"/>
    <w:rsid w:val="00A472AD"/>
    <w:rsid w:val="00A473DA"/>
    <w:rsid w:val="00A47A44"/>
    <w:rsid w:val="00A5086B"/>
    <w:rsid w:val="00A508F9"/>
    <w:rsid w:val="00A50C4F"/>
    <w:rsid w:val="00A50C69"/>
    <w:rsid w:val="00A513A2"/>
    <w:rsid w:val="00A51A41"/>
    <w:rsid w:val="00A5223B"/>
    <w:rsid w:val="00A52443"/>
    <w:rsid w:val="00A52875"/>
    <w:rsid w:val="00A52B9B"/>
    <w:rsid w:val="00A533CA"/>
    <w:rsid w:val="00A538FC"/>
    <w:rsid w:val="00A53C29"/>
    <w:rsid w:val="00A540FB"/>
    <w:rsid w:val="00A54662"/>
    <w:rsid w:val="00A546C3"/>
    <w:rsid w:val="00A54D36"/>
    <w:rsid w:val="00A5501C"/>
    <w:rsid w:val="00A5505B"/>
    <w:rsid w:val="00A5546A"/>
    <w:rsid w:val="00A555A9"/>
    <w:rsid w:val="00A55668"/>
    <w:rsid w:val="00A55C6C"/>
    <w:rsid w:val="00A5611E"/>
    <w:rsid w:val="00A563F8"/>
    <w:rsid w:val="00A56A78"/>
    <w:rsid w:val="00A56B01"/>
    <w:rsid w:val="00A56DBE"/>
    <w:rsid w:val="00A56E85"/>
    <w:rsid w:val="00A57701"/>
    <w:rsid w:val="00A579C8"/>
    <w:rsid w:val="00A57ACA"/>
    <w:rsid w:val="00A57AEC"/>
    <w:rsid w:val="00A600CB"/>
    <w:rsid w:val="00A6010D"/>
    <w:rsid w:val="00A60B63"/>
    <w:rsid w:val="00A61424"/>
    <w:rsid w:val="00A61B20"/>
    <w:rsid w:val="00A62D98"/>
    <w:rsid w:val="00A63017"/>
    <w:rsid w:val="00A63373"/>
    <w:rsid w:val="00A63DD8"/>
    <w:rsid w:val="00A63E4A"/>
    <w:rsid w:val="00A63FE4"/>
    <w:rsid w:val="00A642CD"/>
    <w:rsid w:val="00A64793"/>
    <w:rsid w:val="00A64F06"/>
    <w:rsid w:val="00A65555"/>
    <w:rsid w:val="00A65605"/>
    <w:rsid w:val="00A657FB"/>
    <w:rsid w:val="00A65E6E"/>
    <w:rsid w:val="00A65EBD"/>
    <w:rsid w:val="00A65FE4"/>
    <w:rsid w:val="00A66080"/>
    <w:rsid w:val="00A6621D"/>
    <w:rsid w:val="00A66798"/>
    <w:rsid w:val="00A66B75"/>
    <w:rsid w:val="00A66C1E"/>
    <w:rsid w:val="00A66D6D"/>
    <w:rsid w:val="00A671DC"/>
    <w:rsid w:val="00A67301"/>
    <w:rsid w:val="00A67358"/>
    <w:rsid w:val="00A6751E"/>
    <w:rsid w:val="00A6764E"/>
    <w:rsid w:val="00A67685"/>
    <w:rsid w:val="00A67E72"/>
    <w:rsid w:val="00A67E98"/>
    <w:rsid w:val="00A67EA0"/>
    <w:rsid w:val="00A6E229"/>
    <w:rsid w:val="00A70C5C"/>
    <w:rsid w:val="00A71054"/>
    <w:rsid w:val="00A71059"/>
    <w:rsid w:val="00A71F6C"/>
    <w:rsid w:val="00A720AD"/>
    <w:rsid w:val="00A722B8"/>
    <w:rsid w:val="00A72A6F"/>
    <w:rsid w:val="00A732C7"/>
    <w:rsid w:val="00A732D2"/>
    <w:rsid w:val="00A736BF"/>
    <w:rsid w:val="00A736FD"/>
    <w:rsid w:val="00A73707"/>
    <w:rsid w:val="00A73BDC"/>
    <w:rsid w:val="00A73DDC"/>
    <w:rsid w:val="00A73FDB"/>
    <w:rsid w:val="00A74177"/>
    <w:rsid w:val="00A746AD"/>
    <w:rsid w:val="00A74CC6"/>
    <w:rsid w:val="00A7523D"/>
    <w:rsid w:val="00A75401"/>
    <w:rsid w:val="00A7541F"/>
    <w:rsid w:val="00A75516"/>
    <w:rsid w:val="00A76603"/>
    <w:rsid w:val="00A76814"/>
    <w:rsid w:val="00A76EEC"/>
    <w:rsid w:val="00A76F00"/>
    <w:rsid w:val="00A7736F"/>
    <w:rsid w:val="00A775A6"/>
    <w:rsid w:val="00A778CC"/>
    <w:rsid w:val="00A7790E"/>
    <w:rsid w:val="00A804AE"/>
    <w:rsid w:val="00A80550"/>
    <w:rsid w:val="00A80864"/>
    <w:rsid w:val="00A809FE"/>
    <w:rsid w:val="00A80DF0"/>
    <w:rsid w:val="00A810D7"/>
    <w:rsid w:val="00A812AC"/>
    <w:rsid w:val="00A82966"/>
    <w:rsid w:val="00A829B2"/>
    <w:rsid w:val="00A842B1"/>
    <w:rsid w:val="00A84606"/>
    <w:rsid w:val="00A847EA"/>
    <w:rsid w:val="00A849C2"/>
    <w:rsid w:val="00A84AD3"/>
    <w:rsid w:val="00A85499"/>
    <w:rsid w:val="00A8553E"/>
    <w:rsid w:val="00A859A4"/>
    <w:rsid w:val="00A85EB9"/>
    <w:rsid w:val="00A8629A"/>
    <w:rsid w:val="00A86590"/>
    <w:rsid w:val="00A8660E"/>
    <w:rsid w:val="00A8670C"/>
    <w:rsid w:val="00A868FA"/>
    <w:rsid w:val="00A86F01"/>
    <w:rsid w:val="00A86FC7"/>
    <w:rsid w:val="00A87A81"/>
    <w:rsid w:val="00A9043B"/>
    <w:rsid w:val="00A907EC"/>
    <w:rsid w:val="00A909C3"/>
    <w:rsid w:val="00A90B93"/>
    <w:rsid w:val="00A91310"/>
    <w:rsid w:val="00A914EA"/>
    <w:rsid w:val="00A91DD8"/>
    <w:rsid w:val="00A9243E"/>
    <w:rsid w:val="00A926B6"/>
    <w:rsid w:val="00A92E86"/>
    <w:rsid w:val="00A92EDB"/>
    <w:rsid w:val="00A93054"/>
    <w:rsid w:val="00A9386E"/>
    <w:rsid w:val="00A93BF0"/>
    <w:rsid w:val="00A9410F"/>
    <w:rsid w:val="00A94842"/>
    <w:rsid w:val="00A94A7E"/>
    <w:rsid w:val="00A94DAC"/>
    <w:rsid w:val="00A95115"/>
    <w:rsid w:val="00A9571A"/>
    <w:rsid w:val="00A95AF5"/>
    <w:rsid w:val="00A9650C"/>
    <w:rsid w:val="00A96571"/>
    <w:rsid w:val="00A965F2"/>
    <w:rsid w:val="00A96754"/>
    <w:rsid w:val="00A96F0D"/>
    <w:rsid w:val="00A97920"/>
    <w:rsid w:val="00A97EA6"/>
    <w:rsid w:val="00A97F19"/>
    <w:rsid w:val="00AA0061"/>
    <w:rsid w:val="00AA0512"/>
    <w:rsid w:val="00AA0C42"/>
    <w:rsid w:val="00AA0C8B"/>
    <w:rsid w:val="00AA0E0E"/>
    <w:rsid w:val="00AA0ED6"/>
    <w:rsid w:val="00AA0F6B"/>
    <w:rsid w:val="00AA0FE1"/>
    <w:rsid w:val="00AA104E"/>
    <w:rsid w:val="00AA189D"/>
    <w:rsid w:val="00AA20CF"/>
    <w:rsid w:val="00AA2135"/>
    <w:rsid w:val="00AA2D43"/>
    <w:rsid w:val="00AA30C4"/>
    <w:rsid w:val="00AA3F5C"/>
    <w:rsid w:val="00AA41D1"/>
    <w:rsid w:val="00AA47A6"/>
    <w:rsid w:val="00AA4A11"/>
    <w:rsid w:val="00AA4B8E"/>
    <w:rsid w:val="00AA4E0F"/>
    <w:rsid w:val="00AA516A"/>
    <w:rsid w:val="00AA5CB7"/>
    <w:rsid w:val="00AA5E31"/>
    <w:rsid w:val="00AA6004"/>
    <w:rsid w:val="00AA6C16"/>
    <w:rsid w:val="00AA7115"/>
    <w:rsid w:val="00AA7688"/>
    <w:rsid w:val="00AB02C5"/>
    <w:rsid w:val="00AB0F61"/>
    <w:rsid w:val="00AB18B2"/>
    <w:rsid w:val="00AB1978"/>
    <w:rsid w:val="00AB1A79"/>
    <w:rsid w:val="00AB1FE0"/>
    <w:rsid w:val="00AB2654"/>
    <w:rsid w:val="00AB2757"/>
    <w:rsid w:val="00AB2CC0"/>
    <w:rsid w:val="00AB34AB"/>
    <w:rsid w:val="00AB35C8"/>
    <w:rsid w:val="00AB3753"/>
    <w:rsid w:val="00AB3791"/>
    <w:rsid w:val="00AB3B64"/>
    <w:rsid w:val="00AB4C62"/>
    <w:rsid w:val="00AB5283"/>
    <w:rsid w:val="00AB537C"/>
    <w:rsid w:val="00AB553E"/>
    <w:rsid w:val="00AB556D"/>
    <w:rsid w:val="00AB5617"/>
    <w:rsid w:val="00AB5677"/>
    <w:rsid w:val="00AB5ED0"/>
    <w:rsid w:val="00AB5FF5"/>
    <w:rsid w:val="00AB69D8"/>
    <w:rsid w:val="00AB6BB1"/>
    <w:rsid w:val="00AB6FDA"/>
    <w:rsid w:val="00AB7138"/>
    <w:rsid w:val="00AB74A2"/>
    <w:rsid w:val="00AB77AC"/>
    <w:rsid w:val="00AB7C35"/>
    <w:rsid w:val="00AB7CDC"/>
    <w:rsid w:val="00AC015A"/>
    <w:rsid w:val="00AC098B"/>
    <w:rsid w:val="00AC0B28"/>
    <w:rsid w:val="00AC10D9"/>
    <w:rsid w:val="00AC1530"/>
    <w:rsid w:val="00AC157E"/>
    <w:rsid w:val="00AC1705"/>
    <w:rsid w:val="00AC174B"/>
    <w:rsid w:val="00AC1A34"/>
    <w:rsid w:val="00AC1E71"/>
    <w:rsid w:val="00AC1FB6"/>
    <w:rsid w:val="00AC25A9"/>
    <w:rsid w:val="00AC26A4"/>
    <w:rsid w:val="00AC2AC1"/>
    <w:rsid w:val="00AC2BBC"/>
    <w:rsid w:val="00AC31AD"/>
    <w:rsid w:val="00AC3928"/>
    <w:rsid w:val="00AC3AD9"/>
    <w:rsid w:val="00AC3F69"/>
    <w:rsid w:val="00AC4342"/>
    <w:rsid w:val="00AC4F4F"/>
    <w:rsid w:val="00AC50F7"/>
    <w:rsid w:val="00AC5228"/>
    <w:rsid w:val="00AC564D"/>
    <w:rsid w:val="00AC582F"/>
    <w:rsid w:val="00AC5BD7"/>
    <w:rsid w:val="00AC5C6C"/>
    <w:rsid w:val="00AC5CB9"/>
    <w:rsid w:val="00AC5D04"/>
    <w:rsid w:val="00AC6107"/>
    <w:rsid w:val="00AC6113"/>
    <w:rsid w:val="00AC6D2D"/>
    <w:rsid w:val="00AC6DB2"/>
    <w:rsid w:val="00AC7115"/>
    <w:rsid w:val="00AC713C"/>
    <w:rsid w:val="00AC748B"/>
    <w:rsid w:val="00AC7818"/>
    <w:rsid w:val="00AC7BE5"/>
    <w:rsid w:val="00AC7E0B"/>
    <w:rsid w:val="00AD0214"/>
    <w:rsid w:val="00AD0273"/>
    <w:rsid w:val="00AD0973"/>
    <w:rsid w:val="00AD0A4D"/>
    <w:rsid w:val="00AD0CC0"/>
    <w:rsid w:val="00AD107E"/>
    <w:rsid w:val="00AD1279"/>
    <w:rsid w:val="00AD13F1"/>
    <w:rsid w:val="00AD145F"/>
    <w:rsid w:val="00AD15CA"/>
    <w:rsid w:val="00AD1AD2"/>
    <w:rsid w:val="00AD245A"/>
    <w:rsid w:val="00AD2CF5"/>
    <w:rsid w:val="00AD3262"/>
    <w:rsid w:val="00AD3407"/>
    <w:rsid w:val="00AD355D"/>
    <w:rsid w:val="00AD361B"/>
    <w:rsid w:val="00AD381A"/>
    <w:rsid w:val="00AD38DB"/>
    <w:rsid w:val="00AD3F39"/>
    <w:rsid w:val="00AD416F"/>
    <w:rsid w:val="00AD47D2"/>
    <w:rsid w:val="00AD4C5D"/>
    <w:rsid w:val="00AD5338"/>
    <w:rsid w:val="00AD556D"/>
    <w:rsid w:val="00AD625E"/>
    <w:rsid w:val="00AD64E7"/>
    <w:rsid w:val="00AD6541"/>
    <w:rsid w:val="00AD6D7E"/>
    <w:rsid w:val="00AD70A2"/>
    <w:rsid w:val="00AD7903"/>
    <w:rsid w:val="00AE0355"/>
    <w:rsid w:val="00AE0407"/>
    <w:rsid w:val="00AE0C1C"/>
    <w:rsid w:val="00AE10A0"/>
    <w:rsid w:val="00AE111D"/>
    <w:rsid w:val="00AE137B"/>
    <w:rsid w:val="00AE13F7"/>
    <w:rsid w:val="00AE1467"/>
    <w:rsid w:val="00AE1FB6"/>
    <w:rsid w:val="00AE2C2D"/>
    <w:rsid w:val="00AE2CF4"/>
    <w:rsid w:val="00AE30A3"/>
    <w:rsid w:val="00AE3202"/>
    <w:rsid w:val="00AE3ACE"/>
    <w:rsid w:val="00AE3C06"/>
    <w:rsid w:val="00AE3DD1"/>
    <w:rsid w:val="00AE4791"/>
    <w:rsid w:val="00AE4BE2"/>
    <w:rsid w:val="00AE5030"/>
    <w:rsid w:val="00AE534E"/>
    <w:rsid w:val="00AE55A9"/>
    <w:rsid w:val="00AE66B2"/>
    <w:rsid w:val="00AE699A"/>
    <w:rsid w:val="00AE7038"/>
    <w:rsid w:val="00AE756B"/>
    <w:rsid w:val="00AE7597"/>
    <w:rsid w:val="00AF00DD"/>
    <w:rsid w:val="00AF039A"/>
    <w:rsid w:val="00AF0520"/>
    <w:rsid w:val="00AF09DD"/>
    <w:rsid w:val="00AF0BF7"/>
    <w:rsid w:val="00AF0E33"/>
    <w:rsid w:val="00AF0E77"/>
    <w:rsid w:val="00AF11A0"/>
    <w:rsid w:val="00AF14F2"/>
    <w:rsid w:val="00AF168B"/>
    <w:rsid w:val="00AF1797"/>
    <w:rsid w:val="00AF1CE8"/>
    <w:rsid w:val="00AF2183"/>
    <w:rsid w:val="00AF243D"/>
    <w:rsid w:val="00AF24B8"/>
    <w:rsid w:val="00AF2B99"/>
    <w:rsid w:val="00AF2F54"/>
    <w:rsid w:val="00AF31D4"/>
    <w:rsid w:val="00AF34DA"/>
    <w:rsid w:val="00AF35A1"/>
    <w:rsid w:val="00AF3779"/>
    <w:rsid w:val="00AF3D22"/>
    <w:rsid w:val="00AF406A"/>
    <w:rsid w:val="00AF490D"/>
    <w:rsid w:val="00AF55D4"/>
    <w:rsid w:val="00AF5775"/>
    <w:rsid w:val="00AF5890"/>
    <w:rsid w:val="00AF635A"/>
    <w:rsid w:val="00AF639B"/>
    <w:rsid w:val="00AF66CE"/>
    <w:rsid w:val="00AF6C24"/>
    <w:rsid w:val="00AF6DBD"/>
    <w:rsid w:val="00AF6EA0"/>
    <w:rsid w:val="00AF6F2A"/>
    <w:rsid w:val="00AF7300"/>
    <w:rsid w:val="00AF759D"/>
    <w:rsid w:val="00AF7AC6"/>
    <w:rsid w:val="00B001E7"/>
    <w:rsid w:val="00B003BA"/>
    <w:rsid w:val="00B0084E"/>
    <w:rsid w:val="00B00B08"/>
    <w:rsid w:val="00B00E54"/>
    <w:rsid w:val="00B0128B"/>
    <w:rsid w:val="00B016B0"/>
    <w:rsid w:val="00B016E3"/>
    <w:rsid w:val="00B0186D"/>
    <w:rsid w:val="00B01895"/>
    <w:rsid w:val="00B018C1"/>
    <w:rsid w:val="00B019F7"/>
    <w:rsid w:val="00B0232E"/>
    <w:rsid w:val="00B028D9"/>
    <w:rsid w:val="00B028F4"/>
    <w:rsid w:val="00B034A7"/>
    <w:rsid w:val="00B036CC"/>
    <w:rsid w:val="00B03ABA"/>
    <w:rsid w:val="00B03E5A"/>
    <w:rsid w:val="00B04590"/>
    <w:rsid w:val="00B04E1A"/>
    <w:rsid w:val="00B04F3A"/>
    <w:rsid w:val="00B051C8"/>
    <w:rsid w:val="00B05308"/>
    <w:rsid w:val="00B057B6"/>
    <w:rsid w:val="00B05C33"/>
    <w:rsid w:val="00B05D21"/>
    <w:rsid w:val="00B065BE"/>
    <w:rsid w:val="00B06605"/>
    <w:rsid w:val="00B06A7C"/>
    <w:rsid w:val="00B06CFC"/>
    <w:rsid w:val="00B072F4"/>
    <w:rsid w:val="00B0756C"/>
    <w:rsid w:val="00B075B7"/>
    <w:rsid w:val="00B07914"/>
    <w:rsid w:val="00B07AB0"/>
    <w:rsid w:val="00B07B6A"/>
    <w:rsid w:val="00B07BB2"/>
    <w:rsid w:val="00B07F7D"/>
    <w:rsid w:val="00B103AE"/>
    <w:rsid w:val="00B104BF"/>
    <w:rsid w:val="00B106D7"/>
    <w:rsid w:val="00B10E23"/>
    <w:rsid w:val="00B11096"/>
    <w:rsid w:val="00B11D61"/>
    <w:rsid w:val="00B11F46"/>
    <w:rsid w:val="00B11FD9"/>
    <w:rsid w:val="00B1241C"/>
    <w:rsid w:val="00B12936"/>
    <w:rsid w:val="00B1295C"/>
    <w:rsid w:val="00B12DA0"/>
    <w:rsid w:val="00B13017"/>
    <w:rsid w:val="00B1315C"/>
    <w:rsid w:val="00B1332C"/>
    <w:rsid w:val="00B137C3"/>
    <w:rsid w:val="00B1441F"/>
    <w:rsid w:val="00B14D5D"/>
    <w:rsid w:val="00B1531D"/>
    <w:rsid w:val="00B169FE"/>
    <w:rsid w:val="00B16E51"/>
    <w:rsid w:val="00B16F93"/>
    <w:rsid w:val="00B17756"/>
    <w:rsid w:val="00B17949"/>
    <w:rsid w:val="00B20180"/>
    <w:rsid w:val="00B20AD6"/>
    <w:rsid w:val="00B20FE3"/>
    <w:rsid w:val="00B2106C"/>
    <w:rsid w:val="00B210EA"/>
    <w:rsid w:val="00B21A2A"/>
    <w:rsid w:val="00B21ED8"/>
    <w:rsid w:val="00B225A4"/>
    <w:rsid w:val="00B2280F"/>
    <w:rsid w:val="00B22E89"/>
    <w:rsid w:val="00B23193"/>
    <w:rsid w:val="00B234BA"/>
    <w:rsid w:val="00B23F52"/>
    <w:rsid w:val="00B240CB"/>
    <w:rsid w:val="00B2431F"/>
    <w:rsid w:val="00B243EC"/>
    <w:rsid w:val="00B24CAD"/>
    <w:rsid w:val="00B256E9"/>
    <w:rsid w:val="00B259D1"/>
    <w:rsid w:val="00B25AF0"/>
    <w:rsid w:val="00B25F14"/>
    <w:rsid w:val="00B26364"/>
    <w:rsid w:val="00B269A7"/>
    <w:rsid w:val="00B26C1F"/>
    <w:rsid w:val="00B26D20"/>
    <w:rsid w:val="00B27014"/>
    <w:rsid w:val="00B27270"/>
    <w:rsid w:val="00B27527"/>
    <w:rsid w:val="00B2798B"/>
    <w:rsid w:val="00B30AAD"/>
    <w:rsid w:val="00B30CCF"/>
    <w:rsid w:val="00B30DE6"/>
    <w:rsid w:val="00B31560"/>
    <w:rsid w:val="00B31ABC"/>
    <w:rsid w:val="00B31F1A"/>
    <w:rsid w:val="00B3246D"/>
    <w:rsid w:val="00B325CF"/>
    <w:rsid w:val="00B329CE"/>
    <w:rsid w:val="00B32AE9"/>
    <w:rsid w:val="00B32C7C"/>
    <w:rsid w:val="00B33B16"/>
    <w:rsid w:val="00B33C91"/>
    <w:rsid w:val="00B33CE2"/>
    <w:rsid w:val="00B34021"/>
    <w:rsid w:val="00B341D4"/>
    <w:rsid w:val="00B34D44"/>
    <w:rsid w:val="00B3525F"/>
    <w:rsid w:val="00B35788"/>
    <w:rsid w:val="00B35A98"/>
    <w:rsid w:val="00B3612A"/>
    <w:rsid w:val="00B36539"/>
    <w:rsid w:val="00B366D2"/>
    <w:rsid w:val="00B3703E"/>
    <w:rsid w:val="00B4063A"/>
    <w:rsid w:val="00B40951"/>
    <w:rsid w:val="00B40F6C"/>
    <w:rsid w:val="00B417F9"/>
    <w:rsid w:val="00B41AD5"/>
    <w:rsid w:val="00B41BBD"/>
    <w:rsid w:val="00B41CCB"/>
    <w:rsid w:val="00B4201B"/>
    <w:rsid w:val="00B423C5"/>
    <w:rsid w:val="00B42987"/>
    <w:rsid w:val="00B42A6B"/>
    <w:rsid w:val="00B42D1B"/>
    <w:rsid w:val="00B430C5"/>
    <w:rsid w:val="00B44131"/>
    <w:rsid w:val="00B44434"/>
    <w:rsid w:val="00B44731"/>
    <w:rsid w:val="00B4492A"/>
    <w:rsid w:val="00B44A0B"/>
    <w:rsid w:val="00B44A91"/>
    <w:rsid w:val="00B45539"/>
    <w:rsid w:val="00B4639C"/>
    <w:rsid w:val="00B46880"/>
    <w:rsid w:val="00B46DAF"/>
    <w:rsid w:val="00B46E9F"/>
    <w:rsid w:val="00B472B7"/>
    <w:rsid w:val="00B47397"/>
    <w:rsid w:val="00B50095"/>
    <w:rsid w:val="00B5048C"/>
    <w:rsid w:val="00B505F9"/>
    <w:rsid w:val="00B50EDF"/>
    <w:rsid w:val="00B50EE3"/>
    <w:rsid w:val="00B50F2E"/>
    <w:rsid w:val="00B514C2"/>
    <w:rsid w:val="00B519D3"/>
    <w:rsid w:val="00B52BB4"/>
    <w:rsid w:val="00B52BB5"/>
    <w:rsid w:val="00B52FE9"/>
    <w:rsid w:val="00B533FF"/>
    <w:rsid w:val="00B53697"/>
    <w:rsid w:val="00B5385F"/>
    <w:rsid w:val="00B54606"/>
    <w:rsid w:val="00B54623"/>
    <w:rsid w:val="00B54816"/>
    <w:rsid w:val="00B54837"/>
    <w:rsid w:val="00B54A7A"/>
    <w:rsid w:val="00B550C0"/>
    <w:rsid w:val="00B55959"/>
    <w:rsid w:val="00B55A60"/>
    <w:rsid w:val="00B566EC"/>
    <w:rsid w:val="00B56F74"/>
    <w:rsid w:val="00B57034"/>
    <w:rsid w:val="00B572AD"/>
    <w:rsid w:val="00B573FF"/>
    <w:rsid w:val="00B57D77"/>
    <w:rsid w:val="00B615E6"/>
    <w:rsid w:val="00B61C72"/>
    <w:rsid w:val="00B622B5"/>
    <w:rsid w:val="00B6371A"/>
    <w:rsid w:val="00B63898"/>
    <w:rsid w:val="00B63CD3"/>
    <w:rsid w:val="00B6418C"/>
    <w:rsid w:val="00B64194"/>
    <w:rsid w:val="00B64558"/>
    <w:rsid w:val="00B6467C"/>
    <w:rsid w:val="00B64DF0"/>
    <w:rsid w:val="00B657E4"/>
    <w:rsid w:val="00B65CB5"/>
    <w:rsid w:val="00B66A97"/>
    <w:rsid w:val="00B66DBD"/>
    <w:rsid w:val="00B675FD"/>
    <w:rsid w:val="00B676B3"/>
    <w:rsid w:val="00B676C7"/>
    <w:rsid w:val="00B679E2"/>
    <w:rsid w:val="00B67F3B"/>
    <w:rsid w:val="00B70288"/>
    <w:rsid w:val="00B707D2"/>
    <w:rsid w:val="00B70971"/>
    <w:rsid w:val="00B70BEF"/>
    <w:rsid w:val="00B70F1E"/>
    <w:rsid w:val="00B70FC5"/>
    <w:rsid w:val="00B7103B"/>
    <w:rsid w:val="00B71B4B"/>
    <w:rsid w:val="00B71EC4"/>
    <w:rsid w:val="00B71FBC"/>
    <w:rsid w:val="00B72869"/>
    <w:rsid w:val="00B72B3E"/>
    <w:rsid w:val="00B72F18"/>
    <w:rsid w:val="00B7300B"/>
    <w:rsid w:val="00B73296"/>
    <w:rsid w:val="00B7373E"/>
    <w:rsid w:val="00B73C21"/>
    <w:rsid w:val="00B73DBB"/>
    <w:rsid w:val="00B74084"/>
    <w:rsid w:val="00B746BD"/>
    <w:rsid w:val="00B746BE"/>
    <w:rsid w:val="00B74C50"/>
    <w:rsid w:val="00B74CA0"/>
    <w:rsid w:val="00B74D00"/>
    <w:rsid w:val="00B75363"/>
    <w:rsid w:val="00B755A2"/>
    <w:rsid w:val="00B755C1"/>
    <w:rsid w:val="00B75B54"/>
    <w:rsid w:val="00B7636E"/>
    <w:rsid w:val="00B767BC"/>
    <w:rsid w:val="00B76B9F"/>
    <w:rsid w:val="00B76E47"/>
    <w:rsid w:val="00B77457"/>
    <w:rsid w:val="00B779AE"/>
    <w:rsid w:val="00B77B1C"/>
    <w:rsid w:val="00B77B1D"/>
    <w:rsid w:val="00B77F42"/>
    <w:rsid w:val="00B77FEA"/>
    <w:rsid w:val="00B80180"/>
    <w:rsid w:val="00B802B4"/>
    <w:rsid w:val="00B80754"/>
    <w:rsid w:val="00B80992"/>
    <w:rsid w:val="00B80E7F"/>
    <w:rsid w:val="00B81D57"/>
    <w:rsid w:val="00B828D7"/>
    <w:rsid w:val="00B82DC6"/>
    <w:rsid w:val="00B82F0E"/>
    <w:rsid w:val="00B83709"/>
    <w:rsid w:val="00B8382E"/>
    <w:rsid w:val="00B83B3E"/>
    <w:rsid w:val="00B83C6D"/>
    <w:rsid w:val="00B84647"/>
    <w:rsid w:val="00B84D26"/>
    <w:rsid w:val="00B84FBB"/>
    <w:rsid w:val="00B85413"/>
    <w:rsid w:val="00B85751"/>
    <w:rsid w:val="00B85909"/>
    <w:rsid w:val="00B8595C"/>
    <w:rsid w:val="00B85F3B"/>
    <w:rsid w:val="00B860AA"/>
    <w:rsid w:val="00B8688A"/>
    <w:rsid w:val="00B86D13"/>
    <w:rsid w:val="00B86FD8"/>
    <w:rsid w:val="00B86FF1"/>
    <w:rsid w:val="00B87299"/>
    <w:rsid w:val="00B875FE"/>
    <w:rsid w:val="00B876FF"/>
    <w:rsid w:val="00B87B0A"/>
    <w:rsid w:val="00B87D33"/>
    <w:rsid w:val="00B87E94"/>
    <w:rsid w:val="00B9010D"/>
    <w:rsid w:val="00B90AC6"/>
    <w:rsid w:val="00B90BE5"/>
    <w:rsid w:val="00B90E9F"/>
    <w:rsid w:val="00B91215"/>
    <w:rsid w:val="00B915E8"/>
    <w:rsid w:val="00B9187A"/>
    <w:rsid w:val="00B928BE"/>
    <w:rsid w:val="00B928F9"/>
    <w:rsid w:val="00B9292F"/>
    <w:rsid w:val="00B93114"/>
    <w:rsid w:val="00B935FC"/>
    <w:rsid w:val="00B93ADE"/>
    <w:rsid w:val="00B93DBF"/>
    <w:rsid w:val="00B94404"/>
    <w:rsid w:val="00B94475"/>
    <w:rsid w:val="00B94C49"/>
    <w:rsid w:val="00B94D33"/>
    <w:rsid w:val="00B95891"/>
    <w:rsid w:val="00B95E7F"/>
    <w:rsid w:val="00B95F83"/>
    <w:rsid w:val="00B96090"/>
    <w:rsid w:val="00B9621F"/>
    <w:rsid w:val="00B9638C"/>
    <w:rsid w:val="00B96BF2"/>
    <w:rsid w:val="00B96F10"/>
    <w:rsid w:val="00B971BE"/>
    <w:rsid w:val="00B97523"/>
    <w:rsid w:val="00B97779"/>
    <w:rsid w:val="00B97795"/>
    <w:rsid w:val="00B979F4"/>
    <w:rsid w:val="00B97B69"/>
    <w:rsid w:val="00BA0D32"/>
    <w:rsid w:val="00BA124D"/>
    <w:rsid w:val="00BA1544"/>
    <w:rsid w:val="00BA183A"/>
    <w:rsid w:val="00BA1985"/>
    <w:rsid w:val="00BA1BF7"/>
    <w:rsid w:val="00BA23ED"/>
    <w:rsid w:val="00BA2533"/>
    <w:rsid w:val="00BA29E1"/>
    <w:rsid w:val="00BA2B3E"/>
    <w:rsid w:val="00BA2E2A"/>
    <w:rsid w:val="00BA326D"/>
    <w:rsid w:val="00BA3AE2"/>
    <w:rsid w:val="00BA3F90"/>
    <w:rsid w:val="00BA48A6"/>
    <w:rsid w:val="00BA5059"/>
    <w:rsid w:val="00BA5189"/>
    <w:rsid w:val="00BA5448"/>
    <w:rsid w:val="00BA5531"/>
    <w:rsid w:val="00BA56B0"/>
    <w:rsid w:val="00BA56E3"/>
    <w:rsid w:val="00BA5836"/>
    <w:rsid w:val="00BA5B77"/>
    <w:rsid w:val="00BA613B"/>
    <w:rsid w:val="00BA64C1"/>
    <w:rsid w:val="00BA705C"/>
    <w:rsid w:val="00BA7352"/>
    <w:rsid w:val="00BA76CA"/>
    <w:rsid w:val="00BA7CB4"/>
    <w:rsid w:val="00BA7D06"/>
    <w:rsid w:val="00BB057B"/>
    <w:rsid w:val="00BB06E1"/>
    <w:rsid w:val="00BB1698"/>
    <w:rsid w:val="00BB1A70"/>
    <w:rsid w:val="00BB2017"/>
    <w:rsid w:val="00BB22C2"/>
    <w:rsid w:val="00BB292D"/>
    <w:rsid w:val="00BB29CD"/>
    <w:rsid w:val="00BB2ADD"/>
    <w:rsid w:val="00BB2BCF"/>
    <w:rsid w:val="00BB3670"/>
    <w:rsid w:val="00BB3CC1"/>
    <w:rsid w:val="00BB3D4C"/>
    <w:rsid w:val="00BB3DA9"/>
    <w:rsid w:val="00BB3F63"/>
    <w:rsid w:val="00BB43F2"/>
    <w:rsid w:val="00BB4480"/>
    <w:rsid w:val="00BB459A"/>
    <w:rsid w:val="00BB462F"/>
    <w:rsid w:val="00BB589B"/>
    <w:rsid w:val="00BB5B84"/>
    <w:rsid w:val="00BB5C25"/>
    <w:rsid w:val="00BB5EA3"/>
    <w:rsid w:val="00BB68E9"/>
    <w:rsid w:val="00BB6D92"/>
    <w:rsid w:val="00BB6EB8"/>
    <w:rsid w:val="00BB754A"/>
    <w:rsid w:val="00BB76A2"/>
    <w:rsid w:val="00BB7B46"/>
    <w:rsid w:val="00BB7D26"/>
    <w:rsid w:val="00BB7D3B"/>
    <w:rsid w:val="00BB7F32"/>
    <w:rsid w:val="00BC00F9"/>
    <w:rsid w:val="00BC02F0"/>
    <w:rsid w:val="00BC0589"/>
    <w:rsid w:val="00BC0F49"/>
    <w:rsid w:val="00BC10DC"/>
    <w:rsid w:val="00BC168C"/>
    <w:rsid w:val="00BC271C"/>
    <w:rsid w:val="00BC2AB1"/>
    <w:rsid w:val="00BC2C09"/>
    <w:rsid w:val="00BC30CF"/>
    <w:rsid w:val="00BC40D0"/>
    <w:rsid w:val="00BC4176"/>
    <w:rsid w:val="00BC43A9"/>
    <w:rsid w:val="00BC473E"/>
    <w:rsid w:val="00BC47CC"/>
    <w:rsid w:val="00BC4CFD"/>
    <w:rsid w:val="00BC4D1C"/>
    <w:rsid w:val="00BC4D98"/>
    <w:rsid w:val="00BC5EAF"/>
    <w:rsid w:val="00BC60B8"/>
    <w:rsid w:val="00BC6611"/>
    <w:rsid w:val="00BC6837"/>
    <w:rsid w:val="00BC6D71"/>
    <w:rsid w:val="00BC6E7E"/>
    <w:rsid w:val="00BC6F69"/>
    <w:rsid w:val="00BC74E8"/>
    <w:rsid w:val="00BC776E"/>
    <w:rsid w:val="00BC7BF1"/>
    <w:rsid w:val="00BC7D3D"/>
    <w:rsid w:val="00BC7EC1"/>
    <w:rsid w:val="00BC7F03"/>
    <w:rsid w:val="00BD05D1"/>
    <w:rsid w:val="00BD1375"/>
    <w:rsid w:val="00BD13A6"/>
    <w:rsid w:val="00BD1BA1"/>
    <w:rsid w:val="00BD2292"/>
    <w:rsid w:val="00BD2333"/>
    <w:rsid w:val="00BD24E4"/>
    <w:rsid w:val="00BD26C6"/>
    <w:rsid w:val="00BD2864"/>
    <w:rsid w:val="00BD2AC8"/>
    <w:rsid w:val="00BD2E64"/>
    <w:rsid w:val="00BD2FBC"/>
    <w:rsid w:val="00BD3158"/>
    <w:rsid w:val="00BD333B"/>
    <w:rsid w:val="00BD3472"/>
    <w:rsid w:val="00BD3499"/>
    <w:rsid w:val="00BD34E4"/>
    <w:rsid w:val="00BD359B"/>
    <w:rsid w:val="00BD35D5"/>
    <w:rsid w:val="00BD3862"/>
    <w:rsid w:val="00BD3E9D"/>
    <w:rsid w:val="00BD4354"/>
    <w:rsid w:val="00BD4817"/>
    <w:rsid w:val="00BD4C59"/>
    <w:rsid w:val="00BD51BC"/>
    <w:rsid w:val="00BD5F23"/>
    <w:rsid w:val="00BD60BB"/>
    <w:rsid w:val="00BD6EFA"/>
    <w:rsid w:val="00BD772F"/>
    <w:rsid w:val="00BD78A8"/>
    <w:rsid w:val="00BD7F48"/>
    <w:rsid w:val="00BD7FBB"/>
    <w:rsid w:val="00BE0354"/>
    <w:rsid w:val="00BE042C"/>
    <w:rsid w:val="00BE05E9"/>
    <w:rsid w:val="00BE0A3D"/>
    <w:rsid w:val="00BE0F3B"/>
    <w:rsid w:val="00BE10FD"/>
    <w:rsid w:val="00BE1831"/>
    <w:rsid w:val="00BE1855"/>
    <w:rsid w:val="00BE1893"/>
    <w:rsid w:val="00BE23B2"/>
    <w:rsid w:val="00BE330A"/>
    <w:rsid w:val="00BE3414"/>
    <w:rsid w:val="00BE380C"/>
    <w:rsid w:val="00BE38D3"/>
    <w:rsid w:val="00BE38FB"/>
    <w:rsid w:val="00BE39D1"/>
    <w:rsid w:val="00BE3DBC"/>
    <w:rsid w:val="00BE427A"/>
    <w:rsid w:val="00BE4645"/>
    <w:rsid w:val="00BE46E3"/>
    <w:rsid w:val="00BE4724"/>
    <w:rsid w:val="00BE5138"/>
    <w:rsid w:val="00BE5238"/>
    <w:rsid w:val="00BE55DB"/>
    <w:rsid w:val="00BE5AD6"/>
    <w:rsid w:val="00BE5E01"/>
    <w:rsid w:val="00BE5EBC"/>
    <w:rsid w:val="00BE60DF"/>
    <w:rsid w:val="00BE6149"/>
    <w:rsid w:val="00BE61A1"/>
    <w:rsid w:val="00BE6A5B"/>
    <w:rsid w:val="00BE6C2E"/>
    <w:rsid w:val="00BE70E3"/>
    <w:rsid w:val="00BE7543"/>
    <w:rsid w:val="00BE75BE"/>
    <w:rsid w:val="00BE75FD"/>
    <w:rsid w:val="00BE7804"/>
    <w:rsid w:val="00BE7CAE"/>
    <w:rsid w:val="00BF00F5"/>
    <w:rsid w:val="00BF03B9"/>
    <w:rsid w:val="00BF0C4D"/>
    <w:rsid w:val="00BF0EEF"/>
    <w:rsid w:val="00BF106A"/>
    <w:rsid w:val="00BF120A"/>
    <w:rsid w:val="00BF1295"/>
    <w:rsid w:val="00BF1365"/>
    <w:rsid w:val="00BF195E"/>
    <w:rsid w:val="00BF1AA5"/>
    <w:rsid w:val="00BF1B5F"/>
    <w:rsid w:val="00BF2431"/>
    <w:rsid w:val="00BF2485"/>
    <w:rsid w:val="00BF275B"/>
    <w:rsid w:val="00BF27D0"/>
    <w:rsid w:val="00BF2ABC"/>
    <w:rsid w:val="00BF349D"/>
    <w:rsid w:val="00BF3761"/>
    <w:rsid w:val="00BF3D10"/>
    <w:rsid w:val="00BF3EA4"/>
    <w:rsid w:val="00BF449F"/>
    <w:rsid w:val="00BF463D"/>
    <w:rsid w:val="00BF4701"/>
    <w:rsid w:val="00BF49B4"/>
    <w:rsid w:val="00BF53B7"/>
    <w:rsid w:val="00BF5833"/>
    <w:rsid w:val="00BF5865"/>
    <w:rsid w:val="00BF6169"/>
    <w:rsid w:val="00BF61D3"/>
    <w:rsid w:val="00BF627E"/>
    <w:rsid w:val="00BF633F"/>
    <w:rsid w:val="00BF7423"/>
    <w:rsid w:val="00BF7656"/>
    <w:rsid w:val="00BF7978"/>
    <w:rsid w:val="00BF7A74"/>
    <w:rsid w:val="00BF7CC0"/>
    <w:rsid w:val="00BF7CF3"/>
    <w:rsid w:val="00BF7FD4"/>
    <w:rsid w:val="00C000B5"/>
    <w:rsid w:val="00C003B3"/>
    <w:rsid w:val="00C00543"/>
    <w:rsid w:val="00C00CB5"/>
    <w:rsid w:val="00C00D55"/>
    <w:rsid w:val="00C00DD6"/>
    <w:rsid w:val="00C01138"/>
    <w:rsid w:val="00C0183D"/>
    <w:rsid w:val="00C01CE9"/>
    <w:rsid w:val="00C02312"/>
    <w:rsid w:val="00C02F3C"/>
    <w:rsid w:val="00C0369F"/>
    <w:rsid w:val="00C03D72"/>
    <w:rsid w:val="00C06166"/>
    <w:rsid w:val="00C066CD"/>
    <w:rsid w:val="00C067D1"/>
    <w:rsid w:val="00C06873"/>
    <w:rsid w:val="00C069C7"/>
    <w:rsid w:val="00C06FAD"/>
    <w:rsid w:val="00C07038"/>
    <w:rsid w:val="00C077A6"/>
    <w:rsid w:val="00C07DF8"/>
    <w:rsid w:val="00C07E24"/>
    <w:rsid w:val="00C100A5"/>
    <w:rsid w:val="00C1105A"/>
    <w:rsid w:val="00C1169D"/>
    <w:rsid w:val="00C11C8E"/>
    <w:rsid w:val="00C12261"/>
    <w:rsid w:val="00C1240F"/>
    <w:rsid w:val="00C12583"/>
    <w:rsid w:val="00C128D9"/>
    <w:rsid w:val="00C12D0B"/>
    <w:rsid w:val="00C13496"/>
    <w:rsid w:val="00C1358C"/>
    <w:rsid w:val="00C13EFC"/>
    <w:rsid w:val="00C14162"/>
    <w:rsid w:val="00C149FF"/>
    <w:rsid w:val="00C14BBB"/>
    <w:rsid w:val="00C14E1C"/>
    <w:rsid w:val="00C14E9A"/>
    <w:rsid w:val="00C14F61"/>
    <w:rsid w:val="00C15272"/>
    <w:rsid w:val="00C15F0F"/>
    <w:rsid w:val="00C16542"/>
    <w:rsid w:val="00C1673D"/>
    <w:rsid w:val="00C16D92"/>
    <w:rsid w:val="00C171D1"/>
    <w:rsid w:val="00C173CD"/>
    <w:rsid w:val="00C17809"/>
    <w:rsid w:val="00C17851"/>
    <w:rsid w:val="00C17944"/>
    <w:rsid w:val="00C17E85"/>
    <w:rsid w:val="00C20463"/>
    <w:rsid w:val="00C205FA"/>
    <w:rsid w:val="00C20746"/>
    <w:rsid w:val="00C21C4C"/>
    <w:rsid w:val="00C223BF"/>
    <w:rsid w:val="00C22421"/>
    <w:rsid w:val="00C2250C"/>
    <w:rsid w:val="00C2251E"/>
    <w:rsid w:val="00C2259F"/>
    <w:rsid w:val="00C229B9"/>
    <w:rsid w:val="00C22EEA"/>
    <w:rsid w:val="00C230F3"/>
    <w:rsid w:val="00C24072"/>
    <w:rsid w:val="00C257E1"/>
    <w:rsid w:val="00C2591E"/>
    <w:rsid w:val="00C25BB8"/>
    <w:rsid w:val="00C25EAC"/>
    <w:rsid w:val="00C25FEA"/>
    <w:rsid w:val="00C266CE"/>
    <w:rsid w:val="00C26981"/>
    <w:rsid w:val="00C30193"/>
    <w:rsid w:val="00C30535"/>
    <w:rsid w:val="00C30A91"/>
    <w:rsid w:val="00C30DF4"/>
    <w:rsid w:val="00C311C4"/>
    <w:rsid w:val="00C3126F"/>
    <w:rsid w:val="00C3192F"/>
    <w:rsid w:val="00C31C9B"/>
    <w:rsid w:val="00C31F47"/>
    <w:rsid w:val="00C3220E"/>
    <w:rsid w:val="00C32309"/>
    <w:rsid w:val="00C32F38"/>
    <w:rsid w:val="00C32FDD"/>
    <w:rsid w:val="00C33899"/>
    <w:rsid w:val="00C33A35"/>
    <w:rsid w:val="00C34131"/>
    <w:rsid w:val="00C345A7"/>
    <w:rsid w:val="00C345AA"/>
    <w:rsid w:val="00C346D6"/>
    <w:rsid w:val="00C34753"/>
    <w:rsid w:val="00C34E0C"/>
    <w:rsid w:val="00C34FCA"/>
    <w:rsid w:val="00C3571A"/>
    <w:rsid w:val="00C35B50"/>
    <w:rsid w:val="00C35CEC"/>
    <w:rsid w:val="00C36960"/>
    <w:rsid w:val="00C37019"/>
    <w:rsid w:val="00C372A8"/>
    <w:rsid w:val="00C37377"/>
    <w:rsid w:val="00C3DC84"/>
    <w:rsid w:val="00C40808"/>
    <w:rsid w:val="00C4096B"/>
    <w:rsid w:val="00C40978"/>
    <w:rsid w:val="00C410D6"/>
    <w:rsid w:val="00C4114B"/>
    <w:rsid w:val="00C41335"/>
    <w:rsid w:val="00C41527"/>
    <w:rsid w:val="00C41556"/>
    <w:rsid w:val="00C4162B"/>
    <w:rsid w:val="00C4166A"/>
    <w:rsid w:val="00C419AC"/>
    <w:rsid w:val="00C41B8F"/>
    <w:rsid w:val="00C41BCC"/>
    <w:rsid w:val="00C41FF4"/>
    <w:rsid w:val="00C42A72"/>
    <w:rsid w:val="00C42A79"/>
    <w:rsid w:val="00C430E1"/>
    <w:rsid w:val="00C43A77"/>
    <w:rsid w:val="00C43B31"/>
    <w:rsid w:val="00C43EEA"/>
    <w:rsid w:val="00C44307"/>
    <w:rsid w:val="00C4564C"/>
    <w:rsid w:val="00C45FD6"/>
    <w:rsid w:val="00C46772"/>
    <w:rsid w:val="00C46A86"/>
    <w:rsid w:val="00C46AD3"/>
    <w:rsid w:val="00C46F69"/>
    <w:rsid w:val="00C4709B"/>
    <w:rsid w:val="00C47314"/>
    <w:rsid w:val="00C47640"/>
    <w:rsid w:val="00C47C7B"/>
    <w:rsid w:val="00C5029A"/>
    <w:rsid w:val="00C502DB"/>
    <w:rsid w:val="00C50396"/>
    <w:rsid w:val="00C503A4"/>
    <w:rsid w:val="00C503D8"/>
    <w:rsid w:val="00C506BC"/>
    <w:rsid w:val="00C50B55"/>
    <w:rsid w:val="00C50C4B"/>
    <w:rsid w:val="00C50E2E"/>
    <w:rsid w:val="00C513A6"/>
    <w:rsid w:val="00C516CF"/>
    <w:rsid w:val="00C520B8"/>
    <w:rsid w:val="00C52281"/>
    <w:rsid w:val="00C52B55"/>
    <w:rsid w:val="00C530BE"/>
    <w:rsid w:val="00C531ED"/>
    <w:rsid w:val="00C53498"/>
    <w:rsid w:val="00C53598"/>
    <w:rsid w:val="00C53BEC"/>
    <w:rsid w:val="00C5424C"/>
    <w:rsid w:val="00C547EA"/>
    <w:rsid w:val="00C55414"/>
    <w:rsid w:val="00C556C0"/>
    <w:rsid w:val="00C55DA1"/>
    <w:rsid w:val="00C55E4A"/>
    <w:rsid w:val="00C55E63"/>
    <w:rsid w:val="00C55FE3"/>
    <w:rsid w:val="00C560E0"/>
    <w:rsid w:val="00C5692A"/>
    <w:rsid w:val="00C57354"/>
    <w:rsid w:val="00C57633"/>
    <w:rsid w:val="00C57BF6"/>
    <w:rsid w:val="00C601DA"/>
    <w:rsid w:val="00C60448"/>
    <w:rsid w:val="00C6098A"/>
    <w:rsid w:val="00C60F35"/>
    <w:rsid w:val="00C60F73"/>
    <w:rsid w:val="00C61710"/>
    <w:rsid w:val="00C617E2"/>
    <w:rsid w:val="00C617E4"/>
    <w:rsid w:val="00C61EA4"/>
    <w:rsid w:val="00C61F4D"/>
    <w:rsid w:val="00C62517"/>
    <w:rsid w:val="00C62E16"/>
    <w:rsid w:val="00C6371D"/>
    <w:rsid w:val="00C639AD"/>
    <w:rsid w:val="00C64026"/>
    <w:rsid w:val="00C64151"/>
    <w:rsid w:val="00C6416C"/>
    <w:rsid w:val="00C64365"/>
    <w:rsid w:val="00C6482E"/>
    <w:rsid w:val="00C64FEC"/>
    <w:rsid w:val="00C65607"/>
    <w:rsid w:val="00C65D08"/>
    <w:rsid w:val="00C664B6"/>
    <w:rsid w:val="00C66737"/>
    <w:rsid w:val="00C66A9B"/>
    <w:rsid w:val="00C66A9D"/>
    <w:rsid w:val="00C66DA2"/>
    <w:rsid w:val="00C66E5C"/>
    <w:rsid w:val="00C6727E"/>
    <w:rsid w:val="00C70077"/>
    <w:rsid w:val="00C7067C"/>
    <w:rsid w:val="00C70929"/>
    <w:rsid w:val="00C70F87"/>
    <w:rsid w:val="00C717A8"/>
    <w:rsid w:val="00C71FDE"/>
    <w:rsid w:val="00C720A6"/>
    <w:rsid w:val="00C72AE3"/>
    <w:rsid w:val="00C72D04"/>
    <w:rsid w:val="00C7323E"/>
    <w:rsid w:val="00C73349"/>
    <w:rsid w:val="00C7335D"/>
    <w:rsid w:val="00C737D2"/>
    <w:rsid w:val="00C73A88"/>
    <w:rsid w:val="00C748D6"/>
    <w:rsid w:val="00C74A99"/>
    <w:rsid w:val="00C74F35"/>
    <w:rsid w:val="00C75D4D"/>
    <w:rsid w:val="00C760F8"/>
    <w:rsid w:val="00C764E2"/>
    <w:rsid w:val="00C76664"/>
    <w:rsid w:val="00C767C0"/>
    <w:rsid w:val="00C76ABA"/>
    <w:rsid w:val="00C76B14"/>
    <w:rsid w:val="00C76DDB"/>
    <w:rsid w:val="00C76FB1"/>
    <w:rsid w:val="00C77601"/>
    <w:rsid w:val="00C80034"/>
    <w:rsid w:val="00C806A0"/>
    <w:rsid w:val="00C8084E"/>
    <w:rsid w:val="00C8103C"/>
    <w:rsid w:val="00C810C7"/>
    <w:rsid w:val="00C81520"/>
    <w:rsid w:val="00C816DA"/>
    <w:rsid w:val="00C81989"/>
    <w:rsid w:val="00C81B49"/>
    <w:rsid w:val="00C81C72"/>
    <w:rsid w:val="00C8237B"/>
    <w:rsid w:val="00C824C6"/>
    <w:rsid w:val="00C82BC4"/>
    <w:rsid w:val="00C82C42"/>
    <w:rsid w:val="00C82DE5"/>
    <w:rsid w:val="00C83355"/>
    <w:rsid w:val="00C83381"/>
    <w:rsid w:val="00C836D5"/>
    <w:rsid w:val="00C84111"/>
    <w:rsid w:val="00C84340"/>
    <w:rsid w:val="00C844BB"/>
    <w:rsid w:val="00C84C5E"/>
    <w:rsid w:val="00C851DE"/>
    <w:rsid w:val="00C856DB"/>
    <w:rsid w:val="00C857FF"/>
    <w:rsid w:val="00C85ADD"/>
    <w:rsid w:val="00C85E9D"/>
    <w:rsid w:val="00C85F93"/>
    <w:rsid w:val="00C8677E"/>
    <w:rsid w:val="00C87312"/>
    <w:rsid w:val="00C875A7"/>
    <w:rsid w:val="00C8794F"/>
    <w:rsid w:val="00C90B66"/>
    <w:rsid w:val="00C911CB"/>
    <w:rsid w:val="00C913DE"/>
    <w:rsid w:val="00C915CB"/>
    <w:rsid w:val="00C916CD"/>
    <w:rsid w:val="00C91787"/>
    <w:rsid w:val="00C9186C"/>
    <w:rsid w:val="00C92341"/>
    <w:rsid w:val="00C92545"/>
    <w:rsid w:val="00C927F0"/>
    <w:rsid w:val="00C9286A"/>
    <w:rsid w:val="00C9317E"/>
    <w:rsid w:val="00C93479"/>
    <w:rsid w:val="00C93498"/>
    <w:rsid w:val="00C93D08"/>
    <w:rsid w:val="00C94436"/>
    <w:rsid w:val="00C95067"/>
    <w:rsid w:val="00C951CB"/>
    <w:rsid w:val="00C9535F"/>
    <w:rsid w:val="00C9552E"/>
    <w:rsid w:val="00C95D35"/>
    <w:rsid w:val="00C965C3"/>
    <w:rsid w:val="00C966C9"/>
    <w:rsid w:val="00C96824"/>
    <w:rsid w:val="00C96E5F"/>
    <w:rsid w:val="00C9764F"/>
    <w:rsid w:val="00CA01E5"/>
    <w:rsid w:val="00CA07BF"/>
    <w:rsid w:val="00CA0B92"/>
    <w:rsid w:val="00CA0D88"/>
    <w:rsid w:val="00CA0F68"/>
    <w:rsid w:val="00CA11A8"/>
    <w:rsid w:val="00CA12A1"/>
    <w:rsid w:val="00CA12AD"/>
    <w:rsid w:val="00CA13AB"/>
    <w:rsid w:val="00CA151A"/>
    <w:rsid w:val="00CA15E6"/>
    <w:rsid w:val="00CA246B"/>
    <w:rsid w:val="00CA2AD5"/>
    <w:rsid w:val="00CA3029"/>
    <w:rsid w:val="00CA3110"/>
    <w:rsid w:val="00CA34C1"/>
    <w:rsid w:val="00CA3CF4"/>
    <w:rsid w:val="00CA4058"/>
    <w:rsid w:val="00CA4B77"/>
    <w:rsid w:val="00CA4CD6"/>
    <w:rsid w:val="00CA4EEC"/>
    <w:rsid w:val="00CA55C2"/>
    <w:rsid w:val="00CA565F"/>
    <w:rsid w:val="00CA5AE7"/>
    <w:rsid w:val="00CA5D9A"/>
    <w:rsid w:val="00CA5DAB"/>
    <w:rsid w:val="00CA5EF2"/>
    <w:rsid w:val="00CA5F13"/>
    <w:rsid w:val="00CA6215"/>
    <w:rsid w:val="00CA6339"/>
    <w:rsid w:val="00CA676A"/>
    <w:rsid w:val="00CA682E"/>
    <w:rsid w:val="00CA69ED"/>
    <w:rsid w:val="00CA6F7E"/>
    <w:rsid w:val="00CA6FC4"/>
    <w:rsid w:val="00CA7048"/>
    <w:rsid w:val="00CA729C"/>
    <w:rsid w:val="00CA7CB8"/>
    <w:rsid w:val="00CA7E14"/>
    <w:rsid w:val="00CA7FC8"/>
    <w:rsid w:val="00CB041C"/>
    <w:rsid w:val="00CB0718"/>
    <w:rsid w:val="00CB092B"/>
    <w:rsid w:val="00CB095A"/>
    <w:rsid w:val="00CB0BCE"/>
    <w:rsid w:val="00CB0EFE"/>
    <w:rsid w:val="00CB11A3"/>
    <w:rsid w:val="00CB133F"/>
    <w:rsid w:val="00CB17ED"/>
    <w:rsid w:val="00CB1833"/>
    <w:rsid w:val="00CB19E6"/>
    <w:rsid w:val="00CB217D"/>
    <w:rsid w:val="00CB2619"/>
    <w:rsid w:val="00CB26D9"/>
    <w:rsid w:val="00CB284F"/>
    <w:rsid w:val="00CB2B3C"/>
    <w:rsid w:val="00CB2C12"/>
    <w:rsid w:val="00CB3447"/>
    <w:rsid w:val="00CB390F"/>
    <w:rsid w:val="00CB3FB5"/>
    <w:rsid w:val="00CB4231"/>
    <w:rsid w:val="00CB4677"/>
    <w:rsid w:val="00CB4815"/>
    <w:rsid w:val="00CB49D0"/>
    <w:rsid w:val="00CB4C4F"/>
    <w:rsid w:val="00CB51B9"/>
    <w:rsid w:val="00CB5CE3"/>
    <w:rsid w:val="00CB5D03"/>
    <w:rsid w:val="00CB633A"/>
    <w:rsid w:val="00CB6C08"/>
    <w:rsid w:val="00CB7BF3"/>
    <w:rsid w:val="00CB7D93"/>
    <w:rsid w:val="00CB7E56"/>
    <w:rsid w:val="00CB7F32"/>
    <w:rsid w:val="00CC0250"/>
    <w:rsid w:val="00CC0805"/>
    <w:rsid w:val="00CC0BDD"/>
    <w:rsid w:val="00CC10E4"/>
    <w:rsid w:val="00CC10F3"/>
    <w:rsid w:val="00CC1673"/>
    <w:rsid w:val="00CC17FD"/>
    <w:rsid w:val="00CC1838"/>
    <w:rsid w:val="00CC1A41"/>
    <w:rsid w:val="00CC1AD7"/>
    <w:rsid w:val="00CC1C49"/>
    <w:rsid w:val="00CC2202"/>
    <w:rsid w:val="00CC2487"/>
    <w:rsid w:val="00CC26F3"/>
    <w:rsid w:val="00CC2E01"/>
    <w:rsid w:val="00CC2F10"/>
    <w:rsid w:val="00CC2FC7"/>
    <w:rsid w:val="00CC31EC"/>
    <w:rsid w:val="00CC360E"/>
    <w:rsid w:val="00CC3B29"/>
    <w:rsid w:val="00CC3E8B"/>
    <w:rsid w:val="00CC3EDE"/>
    <w:rsid w:val="00CC4210"/>
    <w:rsid w:val="00CC4485"/>
    <w:rsid w:val="00CC491D"/>
    <w:rsid w:val="00CC4BED"/>
    <w:rsid w:val="00CC51B6"/>
    <w:rsid w:val="00CC541D"/>
    <w:rsid w:val="00CC5460"/>
    <w:rsid w:val="00CC557E"/>
    <w:rsid w:val="00CC55FF"/>
    <w:rsid w:val="00CC5980"/>
    <w:rsid w:val="00CC5E93"/>
    <w:rsid w:val="00CC5F29"/>
    <w:rsid w:val="00CC6595"/>
    <w:rsid w:val="00CC6C25"/>
    <w:rsid w:val="00CC6C42"/>
    <w:rsid w:val="00CC7613"/>
    <w:rsid w:val="00CC7E6E"/>
    <w:rsid w:val="00CD0088"/>
    <w:rsid w:val="00CD00D6"/>
    <w:rsid w:val="00CD02B6"/>
    <w:rsid w:val="00CD0340"/>
    <w:rsid w:val="00CD063D"/>
    <w:rsid w:val="00CD09C2"/>
    <w:rsid w:val="00CD0C2F"/>
    <w:rsid w:val="00CD1559"/>
    <w:rsid w:val="00CD159F"/>
    <w:rsid w:val="00CD18AE"/>
    <w:rsid w:val="00CD1C81"/>
    <w:rsid w:val="00CD1E77"/>
    <w:rsid w:val="00CD2D04"/>
    <w:rsid w:val="00CD2DA3"/>
    <w:rsid w:val="00CD314F"/>
    <w:rsid w:val="00CD389B"/>
    <w:rsid w:val="00CD3EBF"/>
    <w:rsid w:val="00CD3F15"/>
    <w:rsid w:val="00CD412A"/>
    <w:rsid w:val="00CD4386"/>
    <w:rsid w:val="00CD4927"/>
    <w:rsid w:val="00CD4943"/>
    <w:rsid w:val="00CD4AAB"/>
    <w:rsid w:val="00CD4BCE"/>
    <w:rsid w:val="00CD4C81"/>
    <w:rsid w:val="00CD4F53"/>
    <w:rsid w:val="00CD575B"/>
    <w:rsid w:val="00CD5E28"/>
    <w:rsid w:val="00CD6096"/>
    <w:rsid w:val="00CD613C"/>
    <w:rsid w:val="00CD6494"/>
    <w:rsid w:val="00CD666F"/>
    <w:rsid w:val="00CD691C"/>
    <w:rsid w:val="00CD694F"/>
    <w:rsid w:val="00CD6C60"/>
    <w:rsid w:val="00CD6EBB"/>
    <w:rsid w:val="00CD6EC5"/>
    <w:rsid w:val="00CD75B8"/>
    <w:rsid w:val="00CD76B6"/>
    <w:rsid w:val="00CD76D4"/>
    <w:rsid w:val="00CD7BB6"/>
    <w:rsid w:val="00CE0165"/>
    <w:rsid w:val="00CE022D"/>
    <w:rsid w:val="00CE088B"/>
    <w:rsid w:val="00CE09FE"/>
    <w:rsid w:val="00CE1A85"/>
    <w:rsid w:val="00CE1BBE"/>
    <w:rsid w:val="00CE2040"/>
    <w:rsid w:val="00CE2298"/>
    <w:rsid w:val="00CE2B58"/>
    <w:rsid w:val="00CE2B75"/>
    <w:rsid w:val="00CE2EC6"/>
    <w:rsid w:val="00CE32DB"/>
    <w:rsid w:val="00CE3ACB"/>
    <w:rsid w:val="00CE44EA"/>
    <w:rsid w:val="00CE457F"/>
    <w:rsid w:val="00CE45D3"/>
    <w:rsid w:val="00CE4813"/>
    <w:rsid w:val="00CE492C"/>
    <w:rsid w:val="00CE4BBF"/>
    <w:rsid w:val="00CE4DB1"/>
    <w:rsid w:val="00CE4E64"/>
    <w:rsid w:val="00CE50B5"/>
    <w:rsid w:val="00CE5522"/>
    <w:rsid w:val="00CE5BBA"/>
    <w:rsid w:val="00CE5CCF"/>
    <w:rsid w:val="00CE5F2B"/>
    <w:rsid w:val="00CE6E80"/>
    <w:rsid w:val="00CE7420"/>
    <w:rsid w:val="00CE7BCF"/>
    <w:rsid w:val="00CF005F"/>
    <w:rsid w:val="00CF02E9"/>
    <w:rsid w:val="00CF076A"/>
    <w:rsid w:val="00CF17DE"/>
    <w:rsid w:val="00CF1A4E"/>
    <w:rsid w:val="00CF1B57"/>
    <w:rsid w:val="00CF1EBB"/>
    <w:rsid w:val="00CF206B"/>
    <w:rsid w:val="00CF2095"/>
    <w:rsid w:val="00CF2118"/>
    <w:rsid w:val="00CF217D"/>
    <w:rsid w:val="00CF2611"/>
    <w:rsid w:val="00CF355B"/>
    <w:rsid w:val="00CF3680"/>
    <w:rsid w:val="00CF382E"/>
    <w:rsid w:val="00CF39A1"/>
    <w:rsid w:val="00CF3F1D"/>
    <w:rsid w:val="00CF3F2E"/>
    <w:rsid w:val="00CF4160"/>
    <w:rsid w:val="00CF453B"/>
    <w:rsid w:val="00CF47E4"/>
    <w:rsid w:val="00CF4DD9"/>
    <w:rsid w:val="00CF4E5A"/>
    <w:rsid w:val="00CF5162"/>
    <w:rsid w:val="00CF525F"/>
    <w:rsid w:val="00CF55F5"/>
    <w:rsid w:val="00CF5B1B"/>
    <w:rsid w:val="00CF5D07"/>
    <w:rsid w:val="00CF5D6A"/>
    <w:rsid w:val="00CF5D6F"/>
    <w:rsid w:val="00CF682A"/>
    <w:rsid w:val="00CF68E2"/>
    <w:rsid w:val="00CF6BEB"/>
    <w:rsid w:val="00CF6DD6"/>
    <w:rsid w:val="00CF6E33"/>
    <w:rsid w:val="00CF6E95"/>
    <w:rsid w:val="00CF71C8"/>
    <w:rsid w:val="00CF76F8"/>
    <w:rsid w:val="00CF776F"/>
    <w:rsid w:val="00CF79BE"/>
    <w:rsid w:val="00CF7B00"/>
    <w:rsid w:val="00CF7E74"/>
    <w:rsid w:val="00D0015A"/>
    <w:rsid w:val="00D00286"/>
    <w:rsid w:val="00D002B8"/>
    <w:rsid w:val="00D004E1"/>
    <w:rsid w:val="00D00AC6"/>
    <w:rsid w:val="00D010C9"/>
    <w:rsid w:val="00D01588"/>
    <w:rsid w:val="00D0188C"/>
    <w:rsid w:val="00D0193D"/>
    <w:rsid w:val="00D01F06"/>
    <w:rsid w:val="00D0203A"/>
    <w:rsid w:val="00D02459"/>
    <w:rsid w:val="00D02A97"/>
    <w:rsid w:val="00D02BA1"/>
    <w:rsid w:val="00D02D0C"/>
    <w:rsid w:val="00D02EC1"/>
    <w:rsid w:val="00D0349C"/>
    <w:rsid w:val="00D035EE"/>
    <w:rsid w:val="00D036A5"/>
    <w:rsid w:val="00D037D5"/>
    <w:rsid w:val="00D039B8"/>
    <w:rsid w:val="00D04040"/>
    <w:rsid w:val="00D0467D"/>
    <w:rsid w:val="00D04973"/>
    <w:rsid w:val="00D04A77"/>
    <w:rsid w:val="00D05094"/>
    <w:rsid w:val="00D052E6"/>
    <w:rsid w:val="00D053D8"/>
    <w:rsid w:val="00D0573A"/>
    <w:rsid w:val="00D05E73"/>
    <w:rsid w:val="00D0611C"/>
    <w:rsid w:val="00D06157"/>
    <w:rsid w:val="00D06455"/>
    <w:rsid w:val="00D0647B"/>
    <w:rsid w:val="00D0661A"/>
    <w:rsid w:val="00D07475"/>
    <w:rsid w:val="00D07C1E"/>
    <w:rsid w:val="00D07F03"/>
    <w:rsid w:val="00D10A28"/>
    <w:rsid w:val="00D10F62"/>
    <w:rsid w:val="00D1120D"/>
    <w:rsid w:val="00D11296"/>
    <w:rsid w:val="00D11727"/>
    <w:rsid w:val="00D11773"/>
    <w:rsid w:val="00D1220D"/>
    <w:rsid w:val="00D12644"/>
    <w:rsid w:val="00D12BDC"/>
    <w:rsid w:val="00D133B6"/>
    <w:rsid w:val="00D1356F"/>
    <w:rsid w:val="00D13765"/>
    <w:rsid w:val="00D13C0E"/>
    <w:rsid w:val="00D13C59"/>
    <w:rsid w:val="00D13D9F"/>
    <w:rsid w:val="00D14335"/>
    <w:rsid w:val="00D146D3"/>
    <w:rsid w:val="00D15195"/>
    <w:rsid w:val="00D15299"/>
    <w:rsid w:val="00D1550B"/>
    <w:rsid w:val="00D15A5B"/>
    <w:rsid w:val="00D15C1C"/>
    <w:rsid w:val="00D15DD3"/>
    <w:rsid w:val="00D163D3"/>
    <w:rsid w:val="00D16B0D"/>
    <w:rsid w:val="00D171D4"/>
    <w:rsid w:val="00D17B3B"/>
    <w:rsid w:val="00D20575"/>
    <w:rsid w:val="00D2060B"/>
    <w:rsid w:val="00D211F7"/>
    <w:rsid w:val="00D2130A"/>
    <w:rsid w:val="00D2148F"/>
    <w:rsid w:val="00D21516"/>
    <w:rsid w:val="00D21737"/>
    <w:rsid w:val="00D219C9"/>
    <w:rsid w:val="00D21A84"/>
    <w:rsid w:val="00D21B86"/>
    <w:rsid w:val="00D2200F"/>
    <w:rsid w:val="00D2220B"/>
    <w:rsid w:val="00D222C6"/>
    <w:rsid w:val="00D22525"/>
    <w:rsid w:val="00D226DF"/>
    <w:rsid w:val="00D22F34"/>
    <w:rsid w:val="00D23274"/>
    <w:rsid w:val="00D234D0"/>
    <w:rsid w:val="00D23934"/>
    <w:rsid w:val="00D23AD4"/>
    <w:rsid w:val="00D23BA1"/>
    <w:rsid w:val="00D2469C"/>
    <w:rsid w:val="00D24DEE"/>
    <w:rsid w:val="00D24F83"/>
    <w:rsid w:val="00D25D50"/>
    <w:rsid w:val="00D25F5C"/>
    <w:rsid w:val="00D2608C"/>
    <w:rsid w:val="00D2665A"/>
    <w:rsid w:val="00D26BEF"/>
    <w:rsid w:val="00D26D8E"/>
    <w:rsid w:val="00D27203"/>
    <w:rsid w:val="00D273DF"/>
    <w:rsid w:val="00D273EA"/>
    <w:rsid w:val="00D275A5"/>
    <w:rsid w:val="00D27921"/>
    <w:rsid w:val="00D27B0C"/>
    <w:rsid w:val="00D27CD7"/>
    <w:rsid w:val="00D27E68"/>
    <w:rsid w:val="00D30313"/>
    <w:rsid w:val="00D3033A"/>
    <w:rsid w:val="00D30E41"/>
    <w:rsid w:val="00D31076"/>
    <w:rsid w:val="00D31222"/>
    <w:rsid w:val="00D313B7"/>
    <w:rsid w:val="00D31B4A"/>
    <w:rsid w:val="00D3244D"/>
    <w:rsid w:val="00D3248A"/>
    <w:rsid w:val="00D327DC"/>
    <w:rsid w:val="00D32BA0"/>
    <w:rsid w:val="00D32C99"/>
    <w:rsid w:val="00D332E3"/>
    <w:rsid w:val="00D3364F"/>
    <w:rsid w:val="00D34419"/>
    <w:rsid w:val="00D34477"/>
    <w:rsid w:val="00D353E4"/>
    <w:rsid w:val="00D35640"/>
    <w:rsid w:val="00D35687"/>
    <w:rsid w:val="00D35806"/>
    <w:rsid w:val="00D3593E"/>
    <w:rsid w:val="00D359C3"/>
    <w:rsid w:val="00D35B7C"/>
    <w:rsid w:val="00D3643D"/>
    <w:rsid w:val="00D36A6E"/>
    <w:rsid w:val="00D37EC0"/>
    <w:rsid w:val="00D4012C"/>
    <w:rsid w:val="00D4012D"/>
    <w:rsid w:val="00D4080B"/>
    <w:rsid w:val="00D40E30"/>
    <w:rsid w:val="00D41C40"/>
    <w:rsid w:val="00D41C7C"/>
    <w:rsid w:val="00D41EF0"/>
    <w:rsid w:val="00D41FC1"/>
    <w:rsid w:val="00D42593"/>
    <w:rsid w:val="00D4299B"/>
    <w:rsid w:val="00D42BD9"/>
    <w:rsid w:val="00D42D20"/>
    <w:rsid w:val="00D42E8B"/>
    <w:rsid w:val="00D43314"/>
    <w:rsid w:val="00D4334D"/>
    <w:rsid w:val="00D43A06"/>
    <w:rsid w:val="00D43A5D"/>
    <w:rsid w:val="00D43BFA"/>
    <w:rsid w:val="00D43D29"/>
    <w:rsid w:val="00D43E6C"/>
    <w:rsid w:val="00D43F45"/>
    <w:rsid w:val="00D43F89"/>
    <w:rsid w:val="00D44282"/>
    <w:rsid w:val="00D44818"/>
    <w:rsid w:val="00D44BCD"/>
    <w:rsid w:val="00D44D3C"/>
    <w:rsid w:val="00D44E70"/>
    <w:rsid w:val="00D44FBA"/>
    <w:rsid w:val="00D452FB"/>
    <w:rsid w:val="00D45324"/>
    <w:rsid w:val="00D45529"/>
    <w:rsid w:val="00D457BA"/>
    <w:rsid w:val="00D4581C"/>
    <w:rsid w:val="00D45C1B"/>
    <w:rsid w:val="00D46152"/>
    <w:rsid w:val="00D46185"/>
    <w:rsid w:val="00D46206"/>
    <w:rsid w:val="00D46377"/>
    <w:rsid w:val="00D466E5"/>
    <w:rsid w:val="00D46841"/>
    <w:rsid w:val="00D46DE5"/>
    <w:rsid w:val="00D470BE"/>
    <w:rsid w:val="00D47114"/>
    <w:rsid w:val="00D50523"/>
    <w:rsid w:val="00D50A30"/>
    <w:rsid w:val="00D50D71"/>
    <w:rsid w:val="00D50E16"/>
    <w:rsid w:val="00D50EAC"/>
    <w:rsid w:val="00D50EFE"/>
    <w:rsid w:val="00D51A0F"/>
    <w:rsid w:val="00D51AC6"/>
    <w:rsid w:val="00D51CA5"/>
    <w:rsid w:val="00D5237B"/>
    <w:rsid w:val="00D53306"/>
    <w:rsid w:val="00D54910"/>
    <w:rsid w:val="00D54BBB"/>
    <w:rsid w:val="00D54BC0"/>
    <w:rsid w:val="00D5538F"/>
    <w:rsid w:val="00D55D3E"/>
    <w:rsid w:val="00D5628E"/>
    <w:rsid w:val="00D56844"/>
    <w:rsid w:val="00D56B15"/>
    <w:rsid w:val="00D571D9"/>
    <w:rsid w:val="00D577C2"/>
    <w:rsid w:val="00D57802"/>
    <w:rsid w:val="00D57C18"/>
    <w:rsid w:val="00D57C1A"/>
    <w:rsid w:val="00D57C5B"/>
    <w:rsid w:val="00D57F84"/>
    <w:rsid w:val="00D600FC"/>
    <w:rsid w:val="00D6015D"/>
    <w:rsid w:val="00D60593"/>
    <w:rsid w:val="00D60694"/>
    <w:rsid w:val="00D60747"/>
    <w:rsid w:val="00D6088A"/>
    <w:rsid w:val="00D6089C"/>
    <w:rsid w:val="00D609C3"/>
    <w:rsid w:val="00D60DEB"/>
    <w:rsid w:val="00D61414"/>
    <w:rsid w:val="00D61D77"/>
    <w:rsid w:val="00D61F0E"/>
    <w:rsid w:val="00D62393"/>
    <w:rsid w:val="00D6294D"/>
    <w:rsid w:val="00D6297A"/>
    <w:rsid w:val="00D62EC9"/>
    <w:rsid w:val="00D62EE0"/>
    <w:rsid w:val="00D62F4E"/>
    <w:rsid w:val="00D62FB1"/>
    <w:rsid w:val="00D633CB"/>
    <w:rsid w:val="00D635A1"/>
    <w:rsid w:val="00D64565"/>
    <w:rsid w:val="00D6479F"/>
    <w:rsid w:val="00D64896"/>
    <w:rsid w:val="00D658F0"/>
    <w:rsid w:val="00D65A73"/>
    <w:rsid w:val="00D6601D"/>
    <w:rsid w:val="00D6606F"/>
    <w:rsid w:val="00D662ED"/>
    <w:rsid w:val="00D663B9"/>
    <w:rsid w:val="00D66504"/>
    <w:rsid w:val="00D666CC"/>
    <w:rsid w:val="00D66EDD"/>
    <w:rsid w:val="00D6704C"/>
    <w:rsid w:val="00D67072"/>
    <w:rsid w:val="00D6746B"/>
    <w:rsid w:val="00D67AF1"/>
    <w:rsid w:val="00D70041"/>
    <w:rsid w:val="00D70421"/>
    <w:rsid w:val="00D704BE"/>
    <w:rsid w:val="00D706C2"/>
    <w:rsid w:val="00D7098A"/>
    <w:rsid w:val="00D70A2D"/>
    <w:rsid w:val="00D70B73"/>
    <w:rsid w:val="00D70D39"/>
    <w:rsid w:val="00D70EBE"/>
    <w:rsid w:val="00D7173E"/>
    <w:rsid w:val="00D71A40"/>
    <w:rsid w:val="00D71B37"/>
    <w:rsid w:val="00D71D40"/>
    <w:rsid w:val="00D71E16"/>
    <w:rsid w:val="00D7201B"/>
    <w:rsid w:val="00D7210A"/>
    <w:rsid w:val="00D725C8"/>
    <w:rsid w:val="00D72960"/>
    <w:rsid w:val="00D73415"/>
    <w:rsid w:val="00D73CAA"/>
    <w:rsid w:val="00D7407E"/>
    <w:rsid w:val="00D741CE"/>
    <w:rsid w:val="00D74597"/>
    <w:rsid w:val="00D74766"/>
    <w:rsid w:val="00D74B07"/>
    <w:rsid w:val="00D74DD1"/>
    <w:rsid w:val="00D7527A"/>
    <w:rsid w:val="00D755A3"/>
    <w:rsid w:val="00D758F1"/>
    <w:rsid w:val="00D76388"/>
    <w:rsid w:val="00D76590"/>
    <w:rsid w:val="00D768FC"/>
    <w:rsid w:val="00D77492"/>
    <w:rsid w:val="00D80AC0"/>
    <w:rsid w:val="00D810D5"/>
    <w:rsid w:val="00D81246"/>
    <w:rsid w:val="00D8238E"/>
    <w:rsid w:val="00D823AD"/>
    <w:rsid w:val="00D831C5"/>
    <w:rsid w:val="00D833F4"/>
    <w:rsid w:val="00D83619"/>
    <w:rsid w:val="00D838C6"/>
    <w:rsid w:val="00D83DD9"/>
    <w:rsid w:val="00D83EC7"/>
    <w:rsid w:val="00D83FDF"/>
    <w:rsid w:val="00D84838"/>
    <w:rsid w:val="00D84D23"/>
    <w:rsid w:val="00D85672"/>
    <w:rsid w:val="00D8599A"/>
    <w:rsid w:val="00D85A1C"/>
    <w:rsid w:val="00D85E66"/>
    <w:rsid w:val="00D86CB6"/>
    <w:rsid w:val="00D86DB0"/>
    <w:rsid w:val="00D87020"/>
    <w:rsid w:val="00D876AD"/>
    <w:rsid w:val="00D87B22"/>
    <w:rsid w:val="00D87E29"/>
    <w:rsid w:val="00D87EE6"/>
    <w:rsid w:val="00D90051"/>
    <w:rsid w:val="00D90595"/>
    <w:rsid w:val="00D90AD6"/>
    <w:rsid w:val="00D90AEC"/>
    <w:rsid w:val="00D90BC6"/>
    <w:rsid w:val="00D910E1"/>
    <w:rsid w:val="00D91721"/>
    <w:rsid w:val="00D91788"/>
    <w:rsid w:val="00D923B5"/>
    <w:rsid w:val="00D927C0"/>
    <w:rsid w:val="00D9361D"/>
    <w:rsid w:val="00D93A3A"/>
    <w:rsid w:val="00D93D64"/>
    <w:rsid w:val="00D93F53"/>
    <w:rsid w:val="00D94026"/>
    <w:rsid w:val="00D9449C"/>
    <w:rsid w:val="00D94730"/>
    <w:rsid w:val="00D94796"/>
    <w:rsid w:val="00D947B1"/>
    <w:rsid w:val="00D94FCC"/>
    <w:rsid w:val="00D952C2"/>
    <w:rsid w:val="00D95FAC"/>
    <w:rsid w:val="00D9675E"/>
    <w:rsid w:val="00D96F5C"/>
    <w:rsid w:val="00D96FAE"/>
    <w:rsid w:val="00D97490"/>
    <w:rsid w:val="00D97558"/>
    <w:rsid w:val="00D97877"/>
    <w:rsid w:val="00D97A42"/>
    <w:rsid w:val="00D97D28"/>
    <w:rsid w:val="00DA01FB"/>
    <w:rsid w:val="00DA024C"/>
    <w:rsid w:val="00DA052A"/>
    <w:rsid w:val="00DA0E94"/>
    <w:rsid w:val="00DA16B6"/>
    <w:rsid w:val="00DA2CD0"/>
    <w:rsid w:val="00DA3F10"/>
    <w:rsid w:val="00DA45C1"/>
    <w:rsid w:val="00DA4C58"/>
    <w:rsid w:val="00DA4EA2"/>
    <w:rsid w:val="00DA50B2"/>
    <w:rsid w:val="00DA51DF"/>
    <w:rsid w:val="00DA5EE0"/>
    <w:rsid w:val="00DA60A9"/>
    <w:rsid w:val="00DA65F6"/>
    <w:rsid w:val="00DA6910"/>
    <w:rsid w:val="00DA764E"/>
    <w:rsid w:val="00DA7903"/>
    <w:rsid w:val="00DA7918"/>
    <w:rsid w:val="00DB0200"/>
    <w:rsid w:val="00DB0EDB"/>
    <w:rsid w:val="00DB11B1"/>
    <w:rsid w:val="00DB13F3"/>
    <w:rsid w:val="00DB1745"/>
    <w:rsid w:val="00DB1988"/>
    <w:rsid w:val="00DB2044"/>
    <w:rsid w:val="00DB20CC"/>
    <w:rsid w:val="00DB277D"/>
    <w:rsid w:val="00DB27C1"/>
    <w:rsid w:val="00DB27DF"/>
    <w:rsid w:val="00DB296A"/>
    <w:rsid w:val="00DB2A57"/>
    <w:rsid w:val="00DB308D"/>
    <w:rsid w:val="00DB37BD"/>
    <w:rsid w:val="00DB3AFD"/>
    <w:rsid w:val="00DB3EC0"/>
    <w:rsid w:val="00DB467A"/>
    <w:rsid w:val="00DB4BDF"/>
    <w:rsid w:val="00DB4F49"/>
    <w:rsid w:val="00DB5284"/>
    <w:rsid w:val="00DB5540"/>
    <w:rsid w:val="00DB56E9"/>
    <w:rsid w:val="00DB59F1"/>
    <w:rsid w:val="00DB5A47"/>
    <w:rsid w:val="00DB5A8F"/>
    <w:rsid w:val="00DB5B81"/>
    <w:rsid w:val="00DB6AA7"/>
    <w:rsid w:val="00DB7175"/>
    <w:rsid w:val="00DB78E2"/>
    <w:rsid w:val="00DB7A09"/>
    <w:rsid w:val="00DB7C3D"/>
    <w:rsid w:val="00DB7EDC"/>
    <w:rsid w:val="00DB7F11"/>
    <w:rsid w:val="00DB7F88"/>
    <w:rsid w:val="00DC00A8"/>
    <w:rsid w:val="00DC00EE"/>
    <w:rsid w:val="00DC025E"/>
    <w:rsid w:val="00DC0A1E"/>
    <w:rsid w:val="00DC0C5C"/>
    <w:rsid w:val="00DC0C60"/>
    <w:rsid w:val="00DC0E33"/>
    <w:rsid w:val="00DC0F07"/>
    <w:rsid w:val="00DC0F10"/>
    <w:rsid w:val="00DC0F38"/>
    <w:rsid w:val="00DC10AF"/>
    <w:rsid w:val="00DC179C"/>
    <w:rsid w:val="00DC1AFF"/>
    <w:rsid w:val="00DC1B6C"/>
    <w:rsid w:val="00DC1C68"/>
    <w:rsid w:val="00DC28D9"/>
    <w:rsid w:val="00DC290A"/>
    <w:rsid w:val="00DC2D2A"/>
    <w:rsid w:val="00DC327F"/>
    <w:rsid w:val="00DC34AE"/>
    <w:rsid w:val="00DC3E5C"/>
    <w:rsid w:val="00DC3ECD"/>
    <w:rsid w:val="00DC4859"/>
    <w:rsid w:val="00DC50CF"/>
    <w:rsid w:val="00DC5117"/>
    <w:rsid w:val="00DC53CD"/>
    <w:rsid w:val="00DC5699"/>
    <w:rsid w:val="00DC56D5"/>
    <w:rsid w:val="00DC58FD"/>
    <w:rsid w:val="00DC5A6C"/>
    <w:rsid w:val="00DC5B41"/>
    <w:rsid w:val="00DC5C9C"/>
    <w:rsid w:val="00DC5CE2"/>
    <w:rsid w:val="00DC6300"/>
    <w:rsid w:val="00DC653C"/>
    <w:rsid w:val="00DC6A65"/>
    <w:rsid w:val="00DC6ADD"/>
    <w:rsid w:val="00DC6AE6"/>
    <w:rsid w:val="00DC6B41"/>
    <w:rsid w:val="00DC73CF"/>
    <w:rsid w:val="00DC7526"/>
    <w:rsid w:val="00DC76A4"/>
    <w:rsid w:val="00DC7BF4"/>
    <w:rsid w:val="00DD00A0"/>
    <w:rsid w:val="00DD00BB"/>
    <w:rsid w:val="00DD01CD"/>
    <w:rsid w:val="00DD0468"/>
    <w:rsid w:val="00DD04D8"/>
    <w:rsid w:val="00DD0840"/>
    <w:rsid w:val="00DD08FC"/>
    <w:rsid w:val="00DD0B67"/>
    <w:rsid w:val="00DD1758"/>
    <w:rsid w:val="00DD1BA2"/>
    <w:rsid w:val="00DD1F0C"/>
    <w:rsid w:val="00DD2329"/>
    <w:rsid w:val="00DD25EC"/>
    <w:rsid w:val="00DD2B38"/>
    <w:rsid w:val="00DD2B91"/>
    <w:rsid w:val="00DD2EF8"/>
    <w:rsid w:val="00DD3254"/>
    <w:rsid w:val="00DD37D4"/>
    <w:rsid w:val="00DD397F"/>
    <w:rsid w:val="00DD3C63"/>
    <w:rsid w:val="00DD3ED8"/>
    <w:rsid w:val="00DD4FBD"/>
    <w:rsid w:val="00DD68BD"/>
    <w:rsid w:val="00DE09CB"/>
    <w:rsid w:val="00DE13F1"/>
    <w:rsid w:val="00DE16E2"/>
    <w:rsid w:val="00DE1C4E"/>
    <w:rsid w:val="00DE209C"/>
    <w:rsid w:val="00DE29FD"/>
    <w:rsid w:val="00DE2B16"/>
    <w:rsid w:val="00DE362C"/>
    <w:rsid w:val="00DE3B5A"/>
    <w:rsid w:val="00DE3CDE"/>
    <w:rsid w:val="00DE41E3"/>
    <w:rsid w:val="00DE4215"/>
    <w:rsid w:val="00DE4273"/>
    <w:rsid w:val="00DE42ED"/>
    <w:rsid w:val="00DE434B"/>
    <w:rsid w:val="00DE4700"/>
    <w:rsid w:val="00DE489B"/>
    <w:rsid w:val="00DE4A60"/>
    <w:rsid w:val="00DE4B51"/>
    <w:rsid w:val="00DE4C69"/>
    <w:rsid w:val="00DE5506"/>
    <w:rsid w:val="00DE605F"/>
    <w:rsid w:val="00DE63C2"/>
    <w:rsid w:val="00DE6696"/>
    <w:rsid w:val="00DE74C8"/>
    <w:rsid w:val="00DE7566"/>
    <w:rsid w:val="00DE7C41"/>
    <w:rsid w:val="00DE7D2C"/>
    <w:rsid w:val="00DF01CA"/>
    <w:rsid w:val="00DF06A2"/>
    <w:rsid w:val="00DF1A97"/>
    <w:rsid w:val="00DF1BD7"/>
    <w:rsid w:val="00DF1D77"/>
    <w:rsid w:val="00DF2041"/>
    <w:rsid w:val="00DF24F5"/>
    <w:rsid w:val="00DF2623"/>
    <w:rsid w:val="00DF2728"/>
    <w:rsid w:val="00DF2DF4"/>
    <w:rsid w:val="00DF3303"/>
    <w:rsid w:val="00DF44EF"/>
    <w:rsid w:val="00DF4B01"/>
    <w:rsid w:val="00DF4BE1"/>
    <w:rsid w:val="00DF4F95"/>
    <w:rsid w:val="00DF50BA"/>
    <w:rsid w:val="00DF5220"/>
    <w:rsid w:val="00DF5E17"/>
    <w:rsid w:val="00DF5F1D"/>
    <w:rsid w:val="00DF633C"/>
    <w:rsid w:val="00DF6971"/>
    <w:rsid w:val="00DF6CFD"/>
    <w:rsid w:val="00DF721F"/>
    <w:rsid w:val="00DF7DB3"/>
    <w:rsid w:val="00DF7F12"/>
    <w:rsid w:val="00E0056B"/>
    <w:rsid w:val="00E005DA"/>
    <w:rsid w:val="00E00654"/>
    <w:rsid w:val="00E00F97"/>
    <w:rsid w:val="00E01180"/>
    <w:rsid w:val="00E01559"/>
    <w:rsid w:val="00E01A1A"/>
    <w:rsid w:val="00E01CC7"/>
    <w:rsid w:val="00E022E6"/>
    <w:rsid w:val="00E024A9"/>
    <w:rsid w:val="00E0297E"/>
    <w:rsid w:val="00E02C1B"/>
    <w:rsid w:val="00E02C24"/>
    <w:rsid w:val="00E02DB6"/>
    <w:rsid w:val="00E02EBA"/>
    <w:rsid w:val="00E03258"/>
    <w:rsid w:val="00E03AA3"/>
    <w:rsid w:val="00E04530"/>
    <w:rsid w:val="00E049D2"/>
    <w:rsid w:val="00E04D46"/>
    <w:rsid w:val="00E04D6F"/>
    <w:rsid w:val="00E05739"/>
    <w:rsid w:val="00E05DE0"/>
    <w:rsid w:val="00E0609C"/>
    <w:rsid w:val="00E061BD"/>
    <w:rsid w:val="00E064F9"/>
    <w:rsid w:val="00E068F6"/>
    <w:rsid w:val="00E06F28"/>
    <w:rsid w:val="00E07E0C"/>
    <w:rsid w:val="00E10544"/>
    <w:rsid w:val="00E108DC"/>
    <w:rsid w:val="00E10977"/>
    <w:rsid w:val="00E10B6C"/>
    <w:rsid w:val="00E10DE7"/>
    <w:rsid w:val="00E1188B"/>
    <w:rsid w:val="00E11993"/>
    <w:rsid w:val="00E11E4A"/>
    <w:rsid w:val="00E11EAF"/>
    <w:rsid w:val="00E1216F"/>
    <w:rsid w:val="00E122E8"/>
    <w:rsid w:val="00E12620"/>
    <w:rsid w:val="00E12997"/>
    <w:rsid w:val="00E12D5B"/>
    <w:rsid w:val="00E12E8D"/>
    <w:rsid w:val="00E13080"/>
    <w:rsid w:val="00E1326A"/>
    <w:rsid w:val="00E132E0"/>
    <w:rsid w:val="00E136EC"/>
    <w:rsid w:val="00E13A5D"/>
    <w:rsid w:val="00E13BFF"/>
    <w:rsid w:val="00E13EE9"/>
    <w:rsid w:val="00E14242"/>
    <w:rsid w:val="00E1449A"/>
    <w:rsid w:val="00E145D9"/>
    <w:rsid w:val="00E1495D"/>
    <w:rsid w:val="00E14BAC"/>
    <w:rsid w:val="00E14C7D"/>
    <w:rsid w:val="00E14E3C"/>
    <w:rsid w:val="00E14EAC"/>
    <w:rsid w:val="00E1515F"/>
    <w:rsid w:val="00E15413"/>
    <w:rsid w:val="00E1628D"/>
    <w:rsid w:val="00E16DCD"/>
    <w:rsid w:val="00E1719B"/>
    <w:rsid w:val="00E176C3"/>
    <w:rsid w:val="00E17D31"/>
    <w:rsid w:val="00E17F8F"/>
    <w:rsid w:val="00E1AB53"/>
    <w:rsid w:val="00E20685"/>
    <w:rsid w:val="00E20B2E"/>
    <w:rsid w:val="00E2176B"/>
    <w:rsid w:val="00E21777"/>
    <w:rsid w:val="00E21925"/>
    <w:rsid w:val="00E21BD5"/>
    <w:rsid w:val="00E2286E"/>
    <w:rsid w:val="00E22EBE"/>
    <w:rsid w:val="00E23536"/>
    <w:rsid w:val="00E241EB"/>
    <w:rsid w:val="00E2440C"/>
    <w:rsid w:val="00E248C6"/>
    <w:rsid w:val="00E25197"/>
    <w:rsid w:val="00E2590C"/>
    <w:rsid w:val="00E26A76"/>
    <w:rsid w:val="00E26A85"/>
    <w:rsid w:val="00E26B14"/>
    <w:rsid w:val="00E27578"/>
    <w:rsid w:val="00E27EEA"/>
    <w:rsid w:val="00E301A9"/>
    <w:rsid w:val="00E30510"/>
    <w:rsid w:val="00E306DA"/>
    <w:rsid w:val="00E30960"/>
    <w:rsid w:val="00E30FF0"/>
    <w:rsid w:val="00E3107A"/>
    <w:rsid w:val="00E311FF"/>
    <w:rsid w:val="00E32020"/>
    <w:rsid w:val="00E32199"/>
    <w:rsid w:val="00E321EB"/>
    <w:rsid w:val="00E32758"/>
    <w:rsid w:val="00E32B60"/>
    <w:rsid w:val="00E32C60"/>
    <w:rsid w:val="00E348FE"/>
    <w:rsid w:val="00E34A24"/>
    <w:rsid w:val="00E350BF"/>
    <w:rsid w:val="00E35A79"/>
    <w:rsid w:val="00E36070"/>
    <w:rsid w:val="00E36C2A"/>
    <w:rsid w:val="00E37094"/>
    <w:rsid w:val="00E374F9"/>
    <w:rsid w:val="00E375A3"/>
    <w:rsid w:val="00E376BC"/>
    <w:rsid w:val="00E37E66"/>
    <w:rsid w:val="00E400D5"/>
    <w:rsid w:val="00E40230"/>
    <w:rsid w:val="00E404A8"/>
    <w:rsid w:val="00E40533"/>
    <w:rsid w:val="00E40D5D"/>
    <w:rsid w:val="00E40E6B"/>
    <w:rsid w:val="00E40E71"/>
    <w:rsid w:val="00E41123"/>
    <w:rsid w:val="00E4112C"/>
    <w:rsid w:val="00E41286"/>
    <w:rsid w:val="00E4174B"/>
    <w:rsid w:val="00E41888"/>
    <w:rsid w:val="00E4191C"/>
    <w:rsid w:val="00E41F49"/>
    <w:rsid w:val="00E4238D"/>
    <w:rsid w:val="00E423C8"/>
    <w:rsid w:val="00E424BB"/>
    <w:rsid w:val="00E42622"/>
    <w:rsid w:val="00E42995"/>
    <w:rsid w:val="00E429D1"/>
    <w:rsid w:val="00E43236"/>
    <w:rsid w:val="00E439FE"/>
    <w:rsid w:val="00E43DDF"/>
    <w:rsid w:val="00E44A74"/>
    <w:rsid w:val="00E44DBC"/>
    <w:rsid w:val="00E44E34"/>
    <w:rsid w:val="00E4518F"/>
    <w:rsid w:val="00E4527B"/>
    <w:rsid w:val="00E4558B"/>
    <w:rsid w:val="00E45768"/>
    <w:rsid w:val="00E45C54"/>
    <w:rsid w:val="00E461BC"/>
    <w:rsid w:val="00E461D6"/>
    <w:rsid w:val="00E462EF"/>
    <w:rsid w:val="00E46375"/>
    <w:rsid w:val="00E46FB9"/>
    <w:rsid w:val="00E46FFE"/>
    <w:rsid w:val="00E4716D"/>
    <w:rsid w:val="00E47246"/>
    <w:rsid w:val="00E4724F"/>
    <w:rsid w:val="00E47388"/>
    <w:rsid w:val="00E47726"/>
    <w:rsid w:val="00E500A9"/>
    <w:rsid w:val="00E503D4"/>
    <w:rsid w:val="00E5044C"/>
    <w:rsid w:val="00E512C8"/>
    <w:rsid w:val="00E5159C"/>
    <w:rsid w:val="00E51762"/>
    <w:rsid w:val="00E5185C"/>
    <w:rsid w:val="00E51F82"/>
    <w:rsid w:val="00E5226C"/>
    <w:rsid w:val="00E525C9"/>
    <w:rsid w:val="00E5283B"/>
    <w:rsid w:val="00E52CCD"/>
    <w:rsid w:val="00E535BC"/>
    <w:rsid w:val="00E5394D"/>
    <w:rsid w:val="00E539FA"/>
    <w:rsid w:val="00E53A1B"/>
    <w:rsid w:val="00E53D94"/>
    <w:rsid w:val="00E5444B"/>
    <w:rsid w:val="00E5497C"/>
    <w:rsid w:val="00E549EA"/>
    <w:rsid w:val="00E54A43"/>
    <w:rsid w:val="00E554E1"/>
    <w:rsid w:val="00E55515"/>
    <w:rsid w:val="00E55B4C"/>
    <w:rsid w:val="00E56A56"/>
    <w:rsid w:val="00E5770E"/>
    <w:rsid w:val="00E57A40"/>
    <w:rsid w:val="00E57B63"/>
    <w:rsid w:val="00E60A83"/>
    <w:rsid w:val="00E60CB1"/>
    <w:rsid w:val="00E61016"/>
    <w:rsid w:val="00E613A9"/>
    <w:rsid w:val="00E618A3"/>
    <w:rsid w:val="00E61CFA"/>
    <w:rsid w:val="00E61FB9"/>
    <w:rsid w:val="00E6215A"/>
    <w:rsid w:val="00E62361"/>
    <w:rsid w:val="00E62F91"/>
    <w:rsid w:val="00E63341"/>
    <w:rsid w:val="00E6337A"/>
    <w:rsid w:val="00E63919"/>
    <w:rsid w:val="00E63BB1"/>
    <w:rsid w:val="00E63C9B"/>
    <w:rsid w:val="00E640C0"/>
    <w:rsid w:val="00E640E0"/>
    <w:rsid w:val="00E64395"/>
    <w:rsid w:val="00E6473A"/>
    <w:rsid w:val="00E6494B"/>
    <w:rsid w:val="00E64955"/>
    <w:rsid w:val="00E64B0B"/>
    <w:rsid w:val="00E64B77"/>
    <w:rsid w:val="00E65ECF"/>
    <w:rsid w:val="00E66C4F"/>
    <w:rsid w:val="00E671B1"/>
    <w:rsid w:val="00E674B5"/>
    <w:rsid w:val="00E6788A"/>
    <w:rsid w:val="00E7011D"/>
    <w:rsid w:val="00E70361"/>
    <w:rsid w:val="00E7038C"/>
    <w:rsid w:val="00E70658"/>
    <w:rsid w:val="00E70D7C"/>
    <w:rsid w:val="00E712D5"/>
    <w:rsid w:val="00E7132A"/>
    <w:rsid w:val="00E71684"/>
    <w:rsid w:val="00E717ED"/>
    <w:rsid w:val="00E71D0F"/>
    <w:rsid w:val="00E72920"/>
    <w:rsid w:val="00E72AC0"/>
    <w:rsid w:val="00E72E69"/>
    <w:rsid w:val="00E731A0"/>
    <w:rsid w:val="00E731F3"/>
    <w:rsid w:val="00E73B58"/>
    <w:rsid w:val="00E7427E"/>
    <w:rsid w:val="00E7446D"/>
    <w:rsid w:val="00E744D7"/>
    <w:rsid w:val="00E746B6"/>
    <w:rsid w:val="00E746B7"/>
    <w:rsid w:val="00E74998"/>
    <w:rsid w:val="00E74E8D"/>
    <w:rsid w:val="00E74EAE"/>
    <w:rsid w:val="00E74F2A"/>
    <w:rsid w:val="00E7547A"/>
    <w:rsid w:val="00E75652"/>
    <w:rsid w:val="00E7576C"/>
    <w:rsid w:val="00E75C57"/>
    <w:rsid w:val="00E75E64"/>
    <w:rsid w:val="00E7633B"/>
    <w:rsid w:val="00E76498"/>
    <w:rsid w:val="00E76727"/>
    <w:rsid w:val="00E76DC7"/>
    <w:rsid w:val="00E76E44"/>
    <w:rsid w:val="00E76F9F"/>
    <w:rsid w:val="00E77020"/>
    <w:rsid w:val="00E770AE"/>
    <w:rsid w:val="00E77607"/>
    <w:rsid w:val="00E777E1"/>
    <w:rsid w:val="00E77B28"/>
    <w:rsid w:val="00E77B8F"/>
    <w:rsid w:val="00E80B22"/>
    <w:rsid w:val="00E80C36"/>
    <w:rsid w:val="00E80C9D"/>
    <w:rsid w:val="00E8174F"/>
    <w:rsid w:val="00E81905"/>
    <w:rsid w:val="00E8240B"/>
    <w:rsid w:val="00E824CA"/>
    <w:rsid w:val="00E82520"/>
    <w:rsid w:val="00E82522"/>
    <w:rsid w:val="00E82F43"/>
    <w:rsid w:val="00E83736"/>
    <w:rsid w:val="00E8376E"/>
    <w:rsid w:val="00E83B7B"/>
    <w:rsid w:val="00E840BC"/>
    <w:rsid w:val="00E840DB"/>
    <w:rsid w:val="00E84C6F"/>
    <w:rsid w:val="00E851B7"/>
    <w:rsid w:val="00E85347"/>
    <w:rsid w:val="00E8553F"/>
    <w:rsid w:val="00E86352"/>
    <w:rsid w:val="00E86BBF"/>
    <w:rsid w:val="00E8721F"/>
    <w:rsid w:val="00E87734"/>
    <w:rsid w:val="00E87A85"/>
    <w:rsid w:val="00E87E3E"/>
    <w:rsid w:val="00E900EF"/>
    <w:rsid w:val="00E90872"/>
    <w:rsid w:val="00E90951"/>
    <w:rsid w:val="00E91472"/>
    <w:rsid w:val="00E91D5B"/>
    <w:rsid w:val="00E91D7B"/>
    <w:rsid w:val="00E9207A"/>
    <w:rsid w:val="00E923CB"/>
    <w:rsid w:val="00E92BA8"/>
    <w:rsid w:val="00E93080"/>
    <w:rsid w:val="00E930ED"/>
    <w:rsid w:val="00E941FC"/>
    <w:rsid w:val="00E94242"/>
    <w:rsid w:val="00E94452"/>
    <w:rsid w:val="00E94670"/>
    <w:rsid w:val="00E95210"/>
    <w:rsid w:val="00E955E6"/>
    <w:rsid w:val="00E95786"/>
    <w:rsid w:val="00E95925"/>
    <w:rsid w:val="00E9651B"/>
    <w:rsid w:val="00E96BAC"/>
    <w:rsid w:val="00E96BC8"/>
    <w:rsid w:val="00E96D19"/>
    <w:rsid w:val="00E971B9"/>
    <w:rsid w:val="00E97468"/>
    <w:rsid w:val="00E9780E"/>
    <w:rsid w:val="00E9782D"/>
    <w:rsid w:val="00E979BE"/>
    <w:rsid w:val="00E9FEE3"/>
    <w:rsid w:val="00EA02A9"/>
    <w:rsid w:val="00EA0568"/>
    <w:rsid w:val="00EA0721"/>
    <w:rsid w:val="00EA0AF0"/>
    <w:rsid w:val="00EA0DF3"/>
    <w:rsid w:val="00EA0E86"/>
    <w:rsid w:val="00EA0F9F"/>
    <w:rsid w:val="00EA119D"/>
    <w:rsid w:val="00EA1437"/>
    <w:rsid w:val="00EA17F4"/>
    <w:rsid w:val="00EA1C71"/>
    <w:rsid w:val="00EA1CE6"/>
    <w:rsid w:val="00EA1E56"/>
    <w:rsid w:val="00EA1F92"/>
    <w:rsid w:val="00EA2081"/>
    <w:rsid w:val="00EA2C5B"/>
    <w:rsid w:val="00EA3589"/>
    <w:rsid w:val="00EA36EE"/>
    <w:rsid w:val="00EA3C15"/>
    <w:rsid w:val="00EA405A"/>
    <w:rsid w:val="00EA435C"/>
    <w:rsid w:val="00EA4450"/>
    <w:rsid w:val="00EA48B1"/>
    <w:rsid w:val="00EA5361"/>
    <w:rsid w:val="00EA5990"/>
    <w:rsid w:val="00EA61F6"/>
    <w:rsid w:val="00EA63BA"/>
    <w:rsid w:val="00EA63D1"/>
    <w:rsid w:val="00EA70EC"/>
    <w:rsid w:val="00EA7667"/>
    <w:rsid w:val="00EA7F01"/>
    <w:rsid w:val="00EB0BE0"/>
    <w:rsid w:val="00EB0E1B"/>
    <w:rsid w:val="00EB16E7"/>
    <w:rsid w:val="00EB286A"/>
    <w:rsid w:val="00EB29C7"/>
    <w:rsid w:val="00EB2EDF"/>
    <w:rsid w:val="00EB31CC"/>
    <w:rsid w:val="00EB3FDF"/>
    <w:rsid w:val="00EB41E7"/>
    <w:rsid w:val="00EB506C"/>
    <w:rsid w:val="00EB53EE"/>
    <w:rsid w:val="00EB5555"/>
    <w:rsid w:val="00EB58BA"/>
    <w:rsid w:val="00EB5C18"/>
    <w:rsid w:val="00EB5D50"/>
    <w:rsid w:val="00EB5DC0"/>
    <w:rsid w:val="00EB6161"/>
    <w:rsid w:val="00EB66E2"/>
    <w:rsid w:val="00EB688F"/>
    <w:rsid w:val="00EB6B42"/>
    <w:rsid w:val="00EB6DC9"/>
    <w:rsid w:val="00EB6FA1"/>
    <w:rsid w:val="00EB716B"/>
    <w:rsid w:val="00EB7296"/>
    <w:rsid w:val="00EB7D18"/>
    <w:rsid w:val="00EB7F57"/>
    <w:rsid w:val="00EC02D1"/>
    <w:rsid w:val="00EC0680"/>
    <w:rsid w:val="00EC06D1"/>
    <w:rsid w:val="00EC086A"/>
    <w:rsid w:val="00EC08E7"/>
    <w:rsid w:val="00EC0C57"/>
    <w:rsid w:val="00EC0F51"/>
    <w:rsid w:val="00EC0FDD"/>
    <w:rsid w:val="00EC13D4"/>
    <w:rsid w:val="00EC1537"/>
    <w:rsid w:val="00EC16B3"/>
    <w:rsid w:val="00EC19BF"/>
    <w:rsid w:val="00EC1E40"/>
    <w:rsid w:val="00EC22CA"/>
    <w:rsid w:val="00EC2BF4"/>
    <w:rsid w:val="00EC2E69"/>
    <w:rsid w:val="00EC3154"/>
    <w:rsid w:val="00EC316A"/>
    <w:rsid w:val="00EC32CE"/>
    <w:rsid w:val="00EC36D4"/>
    <w:rsid w:val="00EC3C0F"/>
    <w:rsid w:val="00EC401B"/>
    <w:rsid w:val="00EC411B"/>
    <w:rsid w:val="00EC4C8D"/>
    <w:rsid w:val="00EC56A7"/>
    <w:rsid w:val="00EC58BF"/>
    <w:rsid w:val="00EC5E13"/>
    <w:rsid w:val="00EC72A4"/>
    <w:rsid w:val="00EC74F0"/>
    <w:rsid w:val="00EC7ADD"/>
    <w:rsid w:val="00EC7F50"/>
    <w:rsid w:val="00EC7F71"/>
    <w:rsid w:val="00ED05FA"/>
    <w:rsid w:val="00ED0769"/>
    <w:rsid w:val="00ED07E0"/>
    <w:rsid w:val="00ED0D0F"/>
    <w:rsid w:val="00ED10AF"/>
    <w:rsid w:val="00ED1C61"/>
    <w:rsid w:val="00ED1E01"/>
    <w:rsid w:val="00ED1F57"/>
    <w:rsid w:val="00ED2012"/>
    <w:rsid w:val="00ED2316"/>
    <w:rsid w:val="00ED2470"/>
    <w:rsid w:val="00ED2745"/>
    <w:rsid w:val="00ED2847"/>
    <w:rsid w:val="00ED2E5D"/>
    <w:rsid w:val="00ED2ED2"/>
    <w:rsid w:val="00ED35E2"/>
    <w:rsid w:val="00ED3648"/>
    <w:rsid w:val="00ED36D3"/>
    <w:rsid w:val="00ED3BC0"/>
    <w:rsid w:val="00ED3D8E"/>
    <w:rsid w:val="00ED4453"/>
    <w:rsid w:val="00ED454D"/>
    <w:rsid w:val="00ED5156"/>
    <w:rsid w:val="00ED5667"/>
    <w:rsid w:val="00ED65E1"/>
    <w:rsid w:val="00ED7291"/>
    <w:rsid w:val="00ED7464"/>
    <w:rsid w:val="00ED7A84"/>
    <w:rsid w:val="00ED7B72"/>
    <w:rsid w:val="00ED7CFE"/>
    <w:rsid w:val="00EE0C8D"/>
    <w:rsid w:val="00EE0DE6"/>
    <w:rsid w:val="00EE1C21"/>
    <w:rsid w:val="00EE1CE6"/>
    <w:rsid w:val="00EE24C1"/>
    <w:rsid w:val="00EE24D2"/>
    <w:rsid w:val="00EE2880"/>
    <w:rsid w:val="00EE28E5"/>
    <w:rsid w:val="00EE28F5"/>
    <w:rsid w:val="00EE30C4"/>
    <w:rsid w:val="00EE3420"/>
    <w:rsid w:val="00EE3702"/>
    <w:rsid w:val="00EE37A4"/>
    <w:rsid w:val="00EE3810"/>
    <w:rsid w:val="00EE3D7A"/>
    <w:rsid w:val="00EE3D7E"/>
    <w:rsid w:val="00EE3E0F"/>
    <w:rsid w:val="00EE46DF"/>
    <w:rsid w:val="00EE4C1F"/>
    <w:rsid w:val="00EE5007"/>
    <w:rsid w:val="00EE51BB"/>
    <w:rsid w:val="00EE52DE"/>
    <w:rsid w:val="00EE5612"/>
    <w:rsid w:val="00EE5E88"/>
    <w:rsid w:val="00EE6210"/>
    <w:rsid w:val="00EE647C"/>
    <w:rsid w:val="00EE688A"/>
    <w:rsid w:val="00EE68C2"/>
    <w:rsid w:val="00EE68F2"/>
    <w:rsid w:val="00EE6C4C"/>
    <w:rsid w:val="00EE6FF6"/>
    <w:rsid w:val="00EE704C"/>
    <w:rsid w:val="00EE7A49"/>
    <w:rsid w:val="00EE7E7F"/>
    <w:rsid w:val="00EE7F1E"/>
    <w:rsid w:val="00EF0A5C"/>
    <w:rsid w:val="00EF1A79"/>
    <w:rsid w:val="00EF1A82"/>
    <w:rsid w:val="00EF22A1"/>
    <w:rsid w:val="00EF2BA2"/>
    <w:rsid w:val="00EF2F71"/>
    <w:rsid w:val="00EF3728"/>
    <w:rsid w:val="00EF3C5F"/>
    <w:rsid w:val="00EF46FD"/>
    <w:rsid w:val="00EF4C98"/>
    <w:rsid w:val="00EF4E65"/>
    <w:rsid w:val="00EF5CD4"/>
    <w:rsid w:val="00EF60D1"/>
    <w:rsid w:val="00EF67A3"/>
    <w:rsid w:val="00EF6ACE"/>
    <w:rsid w:val="00EF6B9F"/>
    <w:rsid w:val="00EF71C7"/>
    <w:rsid w:val="00EF7320"/>
    <w:rsid w:val="00EF739B"/>
    <w:rsid w:val="00EF7A34"/>
    <w:rsid w:val="00EF7CD0"/>
    <w:rsid w:val="00F001F8"/>
    <w:rsid w:val="00F00658"/>
    <w:rsid w:val="00F01754"/>
    <w:rsid w:val="00F01875"/>
    <w:rsid w:val="00F01AF4"/>
    <w:rsid w:val="00F021B6"/>
    <w:rsid w:val="00F0278E"/>
    <w:rsid w:val="00F027E2"/>
    <w:rsid w:val="00F02887"/>
    <w:rsid w:val="00F03182"/>
    <w:rsid w:val="00F03884"/>
    <w:rsid w:val="00F03BD4"/>
    <w:rsid w:val="00F03E63"/>
    <w:rsid w:val="00F03F2A"/>
    <w:rsid w:val="00F0409E"/>
    <w:rsid w:val="00F0424E"/>
    <w:rsid w:val="00F04330"/>
    <w:rsid w:val="00F04AF2"/>
    <w:rsid w:val="00F04CEF"/>
    <w:rsid w:val="00F04FCB"/>
    <w:rsid w:val="00F053F7"/>
    <w:rsid w:val="00F05445"/>
    <w:rsid w:val="00F05495"/>
    <w:rsid w:val="00F055FA"/>
    <w:rsid w:val="00F05B56"/>
    <w:rsid w:val="00F05BF9"/>
    <w:rsid w:val="00F064A5"/>
    <w:rsid w:val="00F06B6F"/>
    <w:rsid w:val="00F06D60"/>
    <w:rsid w:val="00F06F0A"/>
    <w:rsid w:val="00F072BE"/>
    <w:rsid w:val="00F07801"/>
    <w:rsid w:val="00F07A89"/>
    <w:rsid w:val="00F07CC3"/>
    <w:rsid w:val="00F1029F"/>
    <w:rsid w:val="00F1038F"/>
    <w:rsid w:val="00F10B78"/>
    <w:rsid w:val="00F11271"/>
    <w:rsid w:val="00F11275"/>
    <w:rsid w:val="00F11594"/>
    <w:rsid w:val="00F116DF"/>
    <w:rsid w:val="00F1197B"/>
    <w:rsid w:val="00F11FBB"/>
    <w:rsid w:val="00F12A14"/>
    <w:rsid w:val="00F12ADF"/>
    <w:rsid w:val="00F1340B"/>
    <w:rsid w:val="00F13471"/>
    <w:rsid w:val="00F13767"/>
    <w:rsid w:val="00F13831"/>
    <w:rsid w:val="00F138AB"/>
    <w:rsid w:val="00F13E02"/>
    <w:rsid w:val="00F145B4"/>
    <w:rsid w:val="00F1477B"/>
    <w:rsid w:val="00F153EE"/>
    <w:rsid w:val="00F15D71"/>
    <w:rsid w:val="00F16508"/>
    <w:rsid w:val="00F16606"/>
    <w:rsid w:val="00F16910"/>
    <w:rsid w:val="00F16EC5"/>
    <w:rsid w:val="00F16FCA"/>
    <w:rsid w:val="00F17311"/>
    <w:rsid w:val="00F1787B"/>
    <w:rsid w:val="00F17E9E"/>
    <w:rsid w:val="00F2056B"/>
    <w:rsid w:val="00F20F0E"/>
    <w:rsid w:val="00F20F5F"/>
    <w:rsid w:val="00F211BF"/>
    <w:rsid w:val="00F21650"/>
    <w:rsid w:val="00F218A7"/>
    <w:rsid w:val="00F2200E"/>
    <w:rsid w:val="00F2226D"/>
    <w:rsid w:val="00F22376"/>
    <w:rsid w:val="00F2288E"/>
    <w:rsid w:val="00F22AA2"/>
    <w:rsid w:val="00F22D5F"/>
    <w:rsid w:val="00F2385C"/>
    <w:rsid w:val="00F244D9"/>
    <w:rsid w:val="00F2485E"/>
    <w:rsid w:val="00F25041"/>
    <w:rsid w:val="00F2510B"/>
    <w:rsid w:val="00F2510F"/>
    <w:rsid w:val="00F251C8"/>
    <w:rsid w:val="00F25EAF"/>
    <w:rsid w:val="00F2622B"/>
    <w:rsid w:val="00F2626A"/>
    <w:rsid w:val="00F26886"/>
    <w:rsid w:val="00F26D79"/>
    <w:rsid w:val="00F26E07"/>
    <w:rsid w:val="00F26F2E"/>
    <w:rsid w:val="00F26F48"/>
    <w:rsid w:val="00F27079"/>
    <w:rsid w:val="00F27530"/>
    <w:rsid w:val="00F27742"/>
    <w:rsid w:val="00F27A6B"/>
    <w:rsid w:val="00F30490"/>
    <w:rsid w:val="00F305EF"/>
    <w:rsid w:val="00F30F93"/>
    <w:rsid w:val="00F312EA"/>
    <w:rsid w:val="00F31AF2"/>
    <w:rsid w:val="00F32100"/>
    <w:rsid w:val="00F3220F"/>
    <w:rsid w:val="00F3221F"/>
    <w:rsid w:val="00F3264B"/>
    <w:rsid w:val="00F32999"/>
    <w:rsid w:val="00F32D60"/>
    <w:rsid w:val="00F32D98"/>
    <w:rsid w:val="00F32DC3"/>
    <w:rsid w:val="00F33128"/>
    <w:rsid w:val="00F3336B"/>
    <w:rsid w:val="00F33469"/>
    <w:rsid w:val="00F33554"/>
    <w:rsid w:val="00F33EF5"/>
    <w:rsid w:val="00F33F3C"/>
    <w:rsid w:val="00F348FB"/>
    <w:rsid w:val="00F34BC0"/>
    <w:rsid w:val="00F34CA0"/>
    <w:rsid w:val="00F3550F"/>
    <w:rsid w:val="00F35B47"/>
    <w:rsid w:val="00F366DD"/>
    <w:rsid w:val="00F4019E"/>
    <w:rsid w:val="00F40262"/>
    <w:rsid w:val="00F407CA"/>
    <w:rsid w:val="00F408C8"/>
    <w:rsid w:val="00F40B8F"/>
    <w:rsid w:val="00F413DB"/>
    <w:rsid w:val="00F41648"/>
    <w:rsid w:val="00F419F8"/>
    <w:rsid w:val="00F41C36"/>
    <w:rsid w:val="00F41FC0"/>
    <w:rsid w:val="00F42379"/>
    <w:rsid w:val="00F425AC"/>
    <w:rsid w:val="00F425ED"/>
    <w:rsid w:val="00F42725"/>
    <w:rsid w:val="00F42B9A"/>
    <w:rsid w:val="00F42F24"/>
    <w:rsid w:val="00F43091"/>
    <w:rsid w:val="00F43119"/>
    <w:rsid w:val="00F434AD"/>
    <w:rsid w:val="00F43DC4"/>
    <w:rsid w:val="00F441C3"/>
    <w:rsid w:val="00F444E9"/>
    <w:rsid w:val="00F44A6B"/>
    <w:rsid w:val="00F44AE7"/>
    <w:rsid w:val="00F44B33"/>
    <w:rsid w:val="00F44DF8"/>
    <w:rsid w:val="00F44F8B"/>
    <w:rsid w:val="00F450CC"/>
    <w:rsid w:val="00F454CB"/>
    <w:rsid w:val="00F4564C"/>
    <w:rsid w:val="00F45AC6"/>
    <w:rsid w:val="00F460BE"/>
    <w:rsid w:val="00F461B9"/>
    <w:rsid w:val="00F46712"/>
    <w:rsid w:val="00F46840"/>
    <w:rsid w:val="00F46DEF"/>
    <w:rsid w:val="00F47492"/>
    <w:rsid w:val="00F474D2"/>
    <w:rsid w:val="00F47C56"/>
    <w:rsid w:val="00F50221"/>
    <w:rsid w:val="00F5027C"/>
    <w:rsid w:val="00F5042F"/>
    <w:rsid w:val="00F50450"/>
    <w:rsid w:val="00F5091E"/>
    <w:rsid w:val="00F5096C"/>
    <w:rsid w:val="00F50C52"/>
    <w:rsid w:val="00F50DDB"/>
    <w:rsid w:val="00F51B1E"/>
    <w:rsid w:val="00F51C75"/>
    <w:rsid w:val="00F52271"/>
    <w:rsid w:val="00F52BE6"/>
    <w:rsid w:val="00F53005"/>
    <w:rsid w:val="00F533E9"/>
    <w:rsid w:val="00F53679"/>
    <w:rsid w:val="00F53751"/>
    <w:rsid w:val="00F53816"/>
    <w:rsid w:val="00F53B9F"/>
    <w:rsid w:val="00F53C01"/>
    <w:rsid w:val="00F53D2E"/>
    <w:rsid w:val="00F54163"/>
    <w:rsid w:val="00F5495A"/>
    <w:rsid w:val="00F54A01"/>
    <w:rsid w:val="00F54DCD"/>
    <w:rsid w:val="00F551C4"/>
    <w:rsid w:val="00F555FE"/>
    <w:rsid w:val="00F55703"/>
    <w:rsid w:val="00F55A78"/>
    <w:rsid w:val="00F55DE6"/>
    <w:rsid w:val="00F55E8F"/>
    <w:rsid w:val="00F56100"/>
    <w:rsid w:val="00F5680D"/>
    <w:rsid w:val="00F56925"/>
    <w:rsid w:val="00F56AC8"/>
    <w:rsid w:val="00F56B66"/>
    <w:rsid w:val="00F56EAE"/>
    <w:rsid w:val="00F57208"/>
    <w:rsid w:val="00F57353"/>
    <w:rsid w:val="00F5756F"/>
    <w:rsid w:val="00F57C81"/>
    <w:rsid w:val="00F57CA9"/>
    <w:rsid w:val="00F60873"/>
    <w:rsid w:val="00F60AEC"/>
    <w:rsid w:val="00F60F90"/>
    <w:rsid w:val="00F61134"/>
    <w:rsid w:val="00F614C4"/>
    <w:rsid w:val="00F6160B"/>
    <w:rsid w:val="00F6165E"/>
    <w:rsid w:val="00F617C5"/>
    <w:rsid w:val="00F618A5"/>
    <w:rsid w:val="00F618B8"/>
    <w:rsid w:val="00F621D9"/>
    <w:rsid w:val="00F6231A"/>
    <w:rsid w:val="00F626AA"/>
    <w:rsid w:val="00F6271F"/>
    <w:rsid w:val="00F62912"/>
    <w:rsid w:val="00F62E3F"/>
    <w:rsid w:val="00F6329B"/>
    <w:rsid w:val="00F63597"/>
    <w:rsid w:val="00F63D9E"/>
    <w:rsid w:val="00F6407B"/>
    <w:rsid w:val="00F64ACC"/>
    <w:rsid w:val="00F64AD1"/>
    <w:rsid w:val="00F65FDF"/>
    <w:rsid w:val="00F66134"/>
    <w:rsid w:val="00F6637A"/>
    <w:rsid w:val="00F66959"/>
    <w:rsid w:val="00F66A8A"/>
    <w:rsid w:val="00F66C88"/>
    <w:rsid w:val="00F67253"/>
    <w:rsid w:val="00F7004C"/>
    <w:rsid w:val="00F7090C"/>
    <w:rsid w:val="00F7182E"/>
    <w:rsid w:val="00F71AAB"/>
    <w:rsid w:val="00F71BEF"/>
    <w:rsid w:val="00F7230A"/>
    <w:rsid w:val="00F725F5"/>
    <w:rsid w:val="00F726E4"/>
    <w:rsid w:val="00F72F1D"/>
    <w:rsid w:val="00F736C5"/>
    <w:rsid w:val="00F73740"/>
    <w:rsid w:val="00F73868"/>
    <w:rsid w:val="00F73A60"/>
    <w:rsid w:val="00F73EAE"/>
    <w:rsid w:val="00F73F01"/>
    <w:rsid w:val="00F741E3"/>
    <w:rsid w:val="00F741EB"/>
    <w:rsid w:val="00F7421B"/>
    <w:rsid w:val="00F7423D"/>
    <w:rsid w:val="00F745CD"/>
    <w:rsid w:val="00F746DB"/>
    <w:rsid w:val="00F74845"/>
    <w:rsid w:val="00F74F48"/>
    <w:rsid w:val="00F75A5D"/>
    <w:rsid w:val="00F75BD3"/>
    <w:rsid w:val="00F75C65"/>
    <w:rsid w:val="00F762DE"/>
    <w:rsid w:val="00F76433"/>
    <w:rsid w:val="00F7643F"/>
    <w:rsid w:val="00F76877"/>
    <w:rsid w:val="00F768D3"/>
    <w:rsid w:val="00F7700C"/>
    <w:rsid w:val="00F77190"/>
    <w:rsid w:val="00F7784C"/>
    <w:rsid w:val="00F77B69"/>
    <w:rsid w:val="00F77E4F"/>
    <w:rsid w:val="00F805F0"/>
    <w:rsid w:val="00F8092F"/>
    <w:rsid w:val="00F80E9B"/>
    <w:rsid w:val="00F8108E"/>
    <w:rsid w:val="00F811E8"/>
    <w:rsid w:val="00F81AA1"/>
    <w:rsid w:val="00F81B67"/>
    <w:rsid w:val="00F82772"/>
    <w:rsid w:val="00F82FDB"/>
    <w:rsid w:val="00F8312C"/>
    <w:rsid w:val="00F83BD6"/>
    <w:rsid w:val="00F84375"/>
    <w:rsid w:val="00F84469"/>
    <w:rsid w:val="00F8470E"/>
    <w:rsid w:val="00F847E2"/>
    <w:rsid w:val="00F859DB"/>
    <w:rsid w:val="00F85BAD"/>
    <w:rsid w:val="00F85CC1"/>
    <w:rsid w:val="00F8606F"/>
    <w:rsid w:val="00F86204"/>
    <w:rsid w:val="00F866A6"/>
    <w:rsid w:val="00F86718"/>
    <w:rsid w:val="00F86E8A"/>
    <w:rsid w:val="00F86FB7"/>
    <w:rsid w:val="00F870E2"/>
    <w:rsid w:val="00F87385"/>
    <w:rsid w:val="00F87925"/>
    <w:rsid w:val="00F879EB"/>
    <w:rsid w:val="00F87B6D"/>
    <w:rsid w:val="00F87BA7"/>
    <w:rsid w:val="00F87C19"/>
    <w:rsid w:val="00F8AB96"/>
    <w:rsid w:val="00F904FD"/>
    <w:rsid w:val="00F90687"/>
    <w:rsid w:val="00F90757"/>
    <w:rsid w:val="00F908FE"/>
    <w:rsid w:val="00F90BE1"/>
    <w:rsid w:val="00F90EE4"/>
    <w:rsid w:val="00F90EE8"/>
    <w:rsid w:val="00F90F5A"/>
    <w:rsid w:val="00F9107F"/>
    <w:rsid w:val="00F910E7"/>
    <w:rsid w:val="00F91358"/>
    <w:rsid w:val="00F91C11"/>
    <w:rsid w:val="00F9210B"/>
    <w:rsid w:val="00F92230"/>
    <w:rsid w:val="00F923BB"/>
    <w:rsid w:val="00F92A7B"/>
    <w:rsid w:val="00F93121"/>
    <w:rsid w:val="00F93205"/>
    <w:rsid w:val="00F932F0"/>
    <w:rsid w:val="00F93A20"/>
    <w:rsid w:val="00F93EBC"/>
    <w:rsid w:val="00F947B6"/>
    <w:rsid w:val="00F95296"/>
    <w:rsid w:val="00F95507"/>
    <w:rsid w:val="00F95A04"/>
    <w:rsid w:val="00F95A25"/>
    <w:rsid w:val="00F95B49"/>
    <w:rsid w:val="00F95B4B"/>
    <w:rsid w:val="00F95D9A"/>
    <w:rsid w:val="00F95E28"/>
    <w:rsid w:val="00F9604C"/>
    <w:rsid w:val="00F9640A"/>
    <w:rsid w:val="00F964E0"/>
    <w:rsid w:val="00F966AC"/>
    <w:rsid w:val="00F967DD"/>
    <w:rsid w:val="00F96D52"/>
    <w:rsid w:val="00F9705B"/>
    <w:rsid w:val="00F979BC"/>
    <w:rsid w:val="00F97A0E"/>
    <w:rsid w:val="00F97CBC"/>
    <w:rsid w:val="00F97D89"/>
    <w:rsid w:val="00F97DCA"/>
    <w:rsid w:val="00FA0586"/>
    <w:rsid w:val="00FA0743"/>
    <w:rsid w:val="00FA0AAE"/>
    <w:rsid w:val="00FA0B46"/>
    <w:rsid w:val="00FA0C0C"/>
    <w:rsid w:val="00FA13A9"/>
    <w:rsid w:val="00FA166A"/>
    <w:rsid w:val="00FA1FD2"/>
    <w:rsid w:val="00FA215C"/>
    <w:rsid w:val="00FA2361"/>
    <w:rsid w:val="00FA23E2"/>
    <w:rsid w:val="00FA2513"/>
    <w:rsid w:val="00FA25C7"/>
    <w:rsid w:val="00FA2C0C"/>
    <w:rsid w:val="00FA34A1"/>
    <w:rsid w:val="00FA42C8"/>
    <w:rsid w:val="00FA4701"/>
    <w:rsid w:val="00FA4838"/>
    <w:rsid w:val="00FA4A56"/>
    <w:rsid w:val="00FA4C03"/>
    <w:rsid w:val="00FA4E36"/>
    <w:rsid w:val="00FA5034"/>
    <w:rsid w:val="00FA5D24"/>
    <w:rsid w:val="00FA623C"/>
    <w:rsid w:val="00FA6286"/>
    <w:rsid w:val="00FA6977"/>
    <w:rsid w:val="00FA716D"/>
    <w:rsid w:val="00FA7932"/>
    <w:rsid w:val="00FA7B03"/>
    <w:rsid w:val="00FB09C7"/>
    <w:rsid w:val="00FB0AD1"/>
    <w:rsid w:val="00FB0D0E"/>
    <w:rsid w:val="00FB0EFA"/>
    <w:rsid w:val="00FB167F"/>
    <w:rsid w:val="00FB1752"/>
    <w:rsid w:val="00FB2BB4"/>
    <w:rsid w:val="00FB3368"/>
    <w:rsid w:val="00FB350D"/>
    <w:rsid w:val="00FB3798"/>
    <w:rsid w:val="00FB3BDD"/>
    <w:rsid w:val="00FB44A5"/>
    <w:rsid w:val="00FB55A7"/>
    <w:rsid w:val="00FB5DCB"/>
    <w:rsid w:val="00FB64BB"/>
    <w:rsid w:val="00FB6833"/>
    <w:rsid w:val="00FB7762"/>
    <w:rsid w:val="00FB7B63"/>
    <w:rsid w:val="00FB7D3C"/>
    <w:rsid w:val="00FB7EDB"/>
    <w:rsid w:val="00FC0403"/>
    <w:rsid w:val="00FC050B"/>
    <w:rsid w:val="00FC0BDA"/>
    <w:rsid w:val="00FC0F13"/>
    <w:rsid w:val="00FC109F"/>
    <w:rsid w:val="00FC14D7"/>
    <w:rsid w:val="00FC1B50"/>
    <w:rsid w:val="00FC1DD8"/>
    <w:rsid w:val="00FC221E"/>
    <w:rsid w:val="00FC262A"/>
    <w:rsid w:val="00FC2905"/>
    <w:rsid w:val="00FC2C77"/>
    <w:rsid w:val="00FC336D"/>
    <w:rsid w:val="00FC35C9"/>
    <w:rsid w:val="00FC37CE"/>
    <w:rsid w:val="00FC3EA7"/>
    <w:rsid w:val="00FC4378"/>
    <w:rsid w:val="00FC481A"/>
    <w:rsid w:val="00FC4D13"/>
    <w:rsid w:val="00FC4D60"/>
    <w:rsid w:val="00FC503A"/>
    <w:rsid w:val="00FC52AD"/>
    <w:rsid w:val="00FC537F"/>
    <w:rsid w:val="00FC5778"/>
    <w:rsid w:val="00FC5B15"/>
    <w:rsid w:val="00FC5CDD"/>
    <w:rsid w:val="00FC5DA3"/>
    <w:rsid w:val="00FC5DAA"/>
    <w:rsid w:val="00FC612E"/>
    <w:rsid w:val="00FC6526"/>
    <w:rsid w:val="00FC6B8E"/>
    <w:rsid w:val="00FC6F07"/>
    <w:rsid w:val="00FC719E"/>
    <w:rsid w:val="00FC73CB"/>
    <w:rsid w:val="00FC78CB"/>
    <w:rsid w:val="00FC7CED"/>
    <w:rsid w:val="00FD00C8"/>
    <w:rsid w:val="00FD01F5"/>
    <w:rsid w:val="00FD0D4B"/>
    <w:rsid w:val="00FD1546"/>
    <w:rsid w:val="00FD1676"/>
    <w:rsid w:val="00FD1803"/>
    <w:rsid w:val="00FD1F0E"/>
    <w:rsid w:val="00FD282E"/>
    <w:rsid w:val="00FD286B"/>
    <w:rsid w:val="00FD2B14"/>
    <w:rsid w:val="00FD3227"/>
    <w:rsid w:val="00FD34F0"/>
    <w:rsid w:val="00FD3812"/>
    <w:rsid w:val="00FD3D65"/>
    <w:rsid w:val="00FD4294"/>
    <w:rsid w:val="00FD653A"/>
    <w:rsid w:val="00FD6B0A"/>
    <w:rsid w:val="00FD6DDE"/>
    <w:rsid w:val="00FD7081"/>
    <w:rsid w:val="00FD746E"/>
    <w:rsid w:val="00FD7DB3"/>
    <w:rsid w:val="00FE0349"/>
    <w:rsid w:val="00FE07EB"/>
    <w:rsid w:val="00FE0E21"/>
    <w:rsid w:val="00FE110B"/>
    <w:rsid w:val="00FE136B"/>
    <w:rsid w:val="00FE1B62"/>
    <w:rsid w:val="00FE1D67"/>
    <w:rsid w:val="00FE204E"/>
    <w:rsid w:val="00FE2070"/>
    <w:rsid w:val="00FE2533"/>
    <w:rsid w:val="00FE2644"/>
    <w:rsid w:val="00FE2B9A"/>
    <w:rsid w:val="00FE2C16"/>
    <w:rsid w:val="00FE2C1B"/>
    <w:rsid w:val="00FE2CE5"/>
    <w:rsid w:val="00FE2EE9"/>
    <w:rsid w:val="00FE3219"/>
    <w:rsid w:val="00FE3B37"/>
    <w:rsid w:val="00FE4400"/>
    <w:rsid w:val="00FE4514"/>
    <w:rsid w:val="00FE4D60"/>
    <w:rsid w:val="00FE4FE1"/>
    <w:rsid w:val="00FE5020"/>
    <w:rsid w:val="00FE514C"/>
    <w:rsid w:val="00FE52DB"/>
    <w:rsid w:val="00FE539E"/>
    <w:rsid w:val="00FE5805"/>
    <w:rsid w:val="00FE5CB3"/>
    <w:rsid w:val="00FE60D8"/>
    <w:rsid w:val="00FE6258"/>
    <w:rsid w:val="00FE6918"/>
    <w:rsid w:val="00FE6D87"/>
    <w:rsid w:val="00FE7268"/>
    <w:rsid w:val="00FE74BE"/>
    <w:rsid w:val="00FE7877"/>
    <w:rsid w:val="00FF0109"/>
    <w:rsid w:val="00FF032B"/>
    <w:rsid w:val="00FF0886"/>
    <w:rsid w:val="00FF0B38"/>
    <w:rsid w:val="00FF1220"/>
    <w:rsid w:val="00FF1349"/>
    <w:rsid w:val="00FF159E"/>
    <w:rsid w:val="00FF29CF"/>
    <w:rsid w:val="00FF2C4C"/>
    <w:rsid w:val="00FF2DE6"/>
    <w:rsid w:val="00FF3138"/>
    <w:rsid w:val="00FF3891"/>
    <w:rsid w:val="00FF3C23"/>
    <w:rsid w:val="00FF40EC"/>
    <w:rsid w:val="00FF4121"/>
    <w:rsid w:val="00FF468E"/>
    <w:rsid w:val="00FF48A7"/>
    <w:rsid w:val="00FF51DD"/>
    <w:rsid w:val="00FF5469"/>
    <w:rsid w:val="00FF65CC"/>
    <w:rsid w:val="00FF65FC"/>
    <w:rsid w:val="00FF6606"/>
    <w:rsid w:val="00FF683A"/>
    <w:rsid w:val="00FF6F3C"/>
    <w:rsid w:val="00FF7176"/>
    <w:rsid w:val="00FF76C6"/>
    <w:rsid w:val="0115EC92"/>
    <w:rsid w:val="011ABAE1"/>
    <w:rsid w:val="0130D007"/>
    <w:rsid w:val="01342F9C"/>
    <w:rsid w:val="0151F304"/>
    <w:rsid w:val="0153C702"/>
    <w:rsid w:val="01545ABC"/>
    <w:rsid w:val="0170389F"/>
    <w:rsid w:val="0182D9C4"/>
    <w:rsid w:val="01919763"/>
    <w:rsid w:val="01A09C73"/>
    <w:rsid w:val="01BB3EDE"/>
    <w:rsid w:val="01C25A74"/>
    <w:rsid w:val="01F10875"/>
    <w:rsid w:val="02011EBF"/>
    <w:rsid w:val="020B348E"/>
    <w:rsid w:val="02214A24"/>
    <w:rsid w:val="022EABE3"/>
    <w:rsid w:val="0233CFF2"/>
    <w:rsid w:val="023FB3E9"/>
    <w:rsid w:val="0245C9B2"/>
    <w:rsid w:val="024B9FAD"/>
    <w:rsid w:val="025AD593"/>
    <w:rsid w:val="025D6ED2"/>
    <w:rsid w:val="02657838"/>
    <w:rsid w:val="02710E20"/>
    <w:rsid w:val="02B8363D"/>
    <w:rsid w:val="02C1042F"/>
    <w:rsid w:val="02CB7FD6"/>
    <w:rsid w:val="02E08AB4"/>
    <w:rsid w:val="02E6362C"/>
    <w:rsid w:val="02FB910F"/>
    <w:rsid w:val="0333D687"/>
    <w:rsid w:val="033E810C"/>
    <w:rsid w:val="035778C0"/>
    <w:rsid w:val="036156F0"/>
    <w:rsid w:val="03738996"/>
    <w:rsid w:val="038B045C"/>
    <w:rsid w:val="039DB72F"/>
    <w:rsid w:val="03A225E7"/>
    <w:rsid w:val="03B08BBC"/>
    <w:rsid w:val="03CCF9FF"/>
    <w:rsid w:val="040240B0"/>
    <w:rsid w:val="0406EEBC"/>
    <w:rsid w:val="040B6C15"/>
    <w:rsid w:val="04144866"/>
    <w:rsid w:val="041770D1"/>
    <w:rsid w:val="04329238"/>
    <w:rsid w:val="04365DC4"/>
    <w:rsid w:val="0437A9D6"/>
    <w:rsid w:val="04640FD0"/>
    <w:rsid w:val="0471E8F0"/>
    <w:rsid w:val="04A38C49"/>
    <w:rsid w:val="04B7DC37"/>
    <w:rsid w:val="04BB05D5"/>
    <w:rsid w:val="04D29345"/>
    <w:rsid w:val="04DAECE2"/>
    <w:rsid w:val="04F1A587"/>
    <w:rsid w:val="054C07B1"/>
    <w:rsid w:val="05624C9A"/>
    <w:rsid w:val="05763B8A"/>
    <w:rsid w:val="0590FC21"/>
    <w:rsid w:val="05934C45"/>
    <w:rsid w:val="05982D39"/>
    <w:rsid w:val="0598E3DF"/>
    <w:rsid w:val="059D18FA"/>
    <w:rsid w:val="05B9B397"/>
    <w:rsid w:val="05CF55DF"/>
    <w:rsid w:val="05D1B94D"/>
    <w:rsid w:val="0600E26F"/>
    <w:rsid w:val="06121AFC"/>
    <w:rsid w:val="0616A80F"/>
    <w:rsid w:val="0662B232"/>
    <w:rsid w:val="06665E84"/>
    <w:rsid w:val="066B7749"/>
    <w:rsid w:val="0698BDAB"/>
    <w:rsid w:val="069F5F51"/>
    <w:rsid w:val="06ABC565"/>
    <w:rsid w:val="06C6EA39"/>
    <w:rsid w:val="06E68E8F"/>
    <w:rsid w:val="06F7352E"/>
    <w:rsid w:val="07035BBA"/>
    <w:rsid w:val="070601BE"/>
    <w:rsid w:val="071498D6"/>
    <w:rsid w:val="07164D49"/>
    <w:rsid w:val="0724768F"/>
    <w:rsid w:val="073495B5"/>
    <w:rsid w:val="078390F3"/>
    <w:rsid w:val="07AA2A74"/>
    <w:rsid w:val="07C14389"/>
    <w:rsid w:val="07C58F60"/>
    <w:rsid w:val="07DB2D0B"/>
    <w:rsid w:val="07E5B964"/>
    <w:rsid w:val="080B966B"/>
    <w:rsid w:val="08290F52"/>
    <w:rsid w:val="0842B48F"/>
    <w:rsid w:val="084E633B"/>
    <w:rsid w:val="086A9C83"/>
    <w:rsid w:val="088EB468"/>
    <w:rsid w:val="08976A39"/>
    <w:rsid w:val="089A8E6C"/>
    <w:rsid w:val="08C136A7"/>
    <w:rsid w:val="08CB1458"/>
    <w:rsid w:val="08D25495"/>
    <w:rsid w:val="09009B9F"/>
    <w:rsid w:val="09123534"/>
    <w:rsid w:val="0923C433"/>
    <w:rsid w:val="09442AC4"/>
    <w:rsid w:val="09792D8C"/>
    <w:rsid w:val="09798C88"/>
    <w:rsid w:val="098269C2"/>
    <w:rsid w:val="098ED8B7"/>
    <w:rsid w:val="09931261"/>
    <w:rsid w:val="09B71B74"/>
    <w:rsid w:val="09F0F317"/>
    <w:rsid w:val="09FC5D1A"/>
    <w:rsid w:val="0A0ED3DB"/>
    <w:rsid w:val="0A152611"/>
    <w:rsid w:val="0A27834B"/>
    <w:rsid w:val="0A58A6DB"/>
    <w:rsid w:val="0A76981D"/>
    <w:rsid w:val="0A85013E"/>
    <w:rsid w:val="0AAD0692"/>
    <w:rsid w:val="0AC3280D"/>
    <w:rsid w:val="0AE34769"/>
    <w:rsid w:val="0AE4FF83"/>
    <w:rsid w:val="0AF3D06A"/>
    <w:rsid w:val="0AF61919"/>
    <w:rsid w:val="0B0B52CE"/>
    <w:rsid w:val="0B0E8C5E"/>
    <w:rsid w:val="0B12CDCD"/>
    <w:rsid w:val="0B22B285"/>
    <w:rsid w:val="0B473E46"/>
    <w:rsid w:val="0B6DCE7E"/>
    <w:rsid w:val="0B8132FF"/>
    <w:rsid w:val="0B8F196A"/>
    <w:rsid w:val="0B9E09DF"/>
    <w:rsid w:val="0BA37A41"/>
    <w:rsid w:val="0BA59D6D"/>
    <w:rsid w:val="0BAB8E0A"/>
    <w:rsid w:val="0BC250EF"/>
    <w:rsid w:val="0BC93FED"/>
    <w:rsid w:val="0BDC9870"/>
    <w:rsid w:val="0BF3161E"/>
    <w:rsid w:val="0BF8F034"/>
    <w:rsid w:val="0BF96A3B"/>
    <w:rsid w:val="0C09296C"/>
    <w:rsid w:val="0C204694"/>
    <w:rsid w:val="0C224809"/>
    <w:rsid w:val="0C2C3711"/>
    <w:rsid w:val="0C6ED020"/>
    <w:rsid w:val="0CA70F51"/>
    <w:rsid w:val="0CD53AD9"/>
    <w:rsid w:val="0CFA95D8"/>
    <w:rsid w:val="0D09546A"/>
    <w:rsid w:val="0D163496"/>
    <w:rsid w:val="0D339AB2"/>
    <w:rsid w:val="0D3844C5"/>
    <w:rsid w:val="0D3F4AA2"/>
    <w:rsid w:val="0D58AC03"/>
    <w:rsid w:val="0D657326"/>
    <w:rsid w:val="0D6C9822"/>
    <w:rsid w:val="0D8E5780"/>
    <w:rsid w:val="0DAD6734"/>
    <w:rsid w:val="0DC0F345"/>
    <w:rsid w:val="0E12AC13"/>
    <w:rsid w:val="0E2126F3"/>
    <w:rsid w:val="0E2661E0"/>
    <w:rsid w:val="0E31967A"/>
    <w:rsid w:val="0E47B63D"/>
    <w:rsid w:val="0E4A2E72"/>
    <w:rsid w:val="0E558343"/>
    <w:rsid w:val="0E5DE4EE"/>
    <w:rsid w:val="0E733F38"/>
    <w:rsid w:val="0F1603A7"/>
    <w:rsid w:val="0F23A4F5"/>
    <w:rsid w:val="0F37A3FE"/>
    <w:rsid w:val="0F63EDA5"/>
    <w:rsid w:val="0F7B8ED9"/>
    <w:rsid w:val="0F95A0DD"/>
    <w:rsid w:val="0F9919AA"/>
    <w:rsid w:val="0F9E039E"/>
    <w:rsid w:val="0FA186F6"/>
    <w:rsid w:val="0FA47758"/>
    <w:rsid w:val="0FCB5136"/>
    <w:rsid w:val="0FD78045"/>
    <w:rsid w:val="0FF6A719"/>
    <w:rsid w:val="100A14CA"/>
    <w:rsid w:val="105E7768"/>
    <w:rsid w:val="10784967"/>
    <w:rsid w:val="10831A83"/>
    <w:rsid w:val="108507A0"/>
    <w:rsid w:val="10A95F50"/>
    <w:rsid w:val="10D1D8EC"/>
    <w:rsid w:val="10D8C51A"/>
    <w:rsid w:val="10D9C286"/>
    <w:rsid w:val="10DB1DDE"/>
    <w:rsid w:val="10DDA17F"/>
    <w:rsid w:val="10DDDFD0"/>
    <w:rsid w:val="10F11D69"/>
    <w:rsid w:val="11022121"/>
    <w:rsid w:val="1122D6BF"/>
    <w:rsid w:val="112B5EDF"/>
    <w:rsid w:val="112D91AC"/>
    <w:rsid w:val="112E96F3"/>
    <w:rsid w:val="116F47B3"/>
    <w:rsid w:val="1178B20A"/>
    <w:rsid w:val="11A9B528"/>
    <w:rsid w:val="11BFD151"/>
    <w:rsid w:val="11C3F200"/>
    <w:rsid w:val="122B173F"/>
    <w:rsid w:val="123A87BB"/>
    <w:rsid w:val="124FCBEC"/>
    <w:rsid w:val="127E86FA"/>
    <w:rsid w:val="128E7FFC"/>
    <w:rsid w:val="12938B95"/>
    <w:rsid w:val="129791CF"/>
    <w:rsid w:val="12A1ECE3"/>
    <w:rsid w:val="12ABE05D"/>
    <w:rsid w:val="12B2EDE8"/>
    <w:rsid w:val="12BD2098"/>
    <w:rsid w:val="12BFC835"/>
    <w:rsid w:val="12C1CD5C"/>
    <w:rsid w:val="12D1EE02"/>
    <w:rsid w:val="12D2179E"/>
    <w:rsid w:val="12F7E74B"/>
    <w:rsid w:val="131BF6C8"/>
    <w:rsid w:val="13322B04"/>
    <w:rsid w:val="1353B4B4"/>
    <w:rsid w:val="135CB657"/>
    <w:rsid w:val="1372D8FB"/>
    <w:rsid w:val="137D6764"/>
    <w:rsid w:val="1387B877"/>
    <w:rsid w:val="138FC099"/>
    <w:rsid w:val="1395E356"/>
    <w:rsid w:val="139BA6D5"/>
    <w:rsid w:val="13A967FB"/>
    <w:rsid w:val="13AE778D"/>
    <w:rsid w:val="13AF6A23"/>
    <w:rsid w:val="13B22D84"/>
    <w:rsid w:val="13B69FEF"/>
    <w:rsid w:val="13BE1D68"/>
    <w:rsid w:val="13C8B665"/>
    <w:rsid w:val="13D2A0CF"/>
    <w:rsid w:val="13E95845"/>
    <w:rsid w:val="13EF409E"/>
    <w:rsid w:val="13F1826F"/>
    <w:rsid w:val="13F4EAAF"/>
    <w:rsid w:val="13FE6C0A"/>
    <w:rsid w:val="140BF5DF"/>
    <w:rsid w:val="14111D7E"/>
    <w:rsid w:val="143C6A38"/>
    <w:rsid w:val="144C4484"/>
    <w:rsid w:val="14752584"/>
    <w:rsid w:val="148AE323"/>
    <w:rsid w:val="149A367B"/>
    <w:rsid w:val="14AA60EC"/>
    <w:rsid w:val="14B32C77"/>
    <w:rsid w:val="14BA3AD5"/>
    <w:rsid w:val="14FEBBB1"/>
    <w:rsid w:val="150EB260"/>
    <w:rsid w:val="1518F530"/>
    <w:rsid w:val="152FFE52"/>
    <w:rsid w:val="1536C1B2"/>
    <w:rsid w:val="1557A4C4"/>
    <w:rsid w:val="1559EDC9"/>
    <w:rsid w:val="155A02E5"/>
    <w:rsid w:val="15AE83D4"/>
    <w:rsid w:val="15B568EB"/>
    <w:rsid w:val="15C5D11A"/>
    <w:rsid w:val="15D514BF"/>
    <w:rsid w:val="15D80F02"/>
    <w:rsid w:val="15DDD301"/>
    <w:rsid w:val="15EA2A04"/>
    <w:rsid w:val="16003151"/>
    <w:rsid w:val="16522C56"/>
    <w:rsid w:val="1665C68D"/>
    <w:rsid w:val="166A785C"/>
    <w:rsid w:val="166CE0AA"/>
    <w:rsid w:val="1674C922"/>
    <w:rsid w:val="16786679"/>
    <w:rsid w:val="16860EB6"/>
    <w:rsid w:val="169B2E22"/>
    <w:rsid w:val="16B9B7E1"/>
    <w:rsid w:val="16CAD652"/>
    <w:rsid w:val="16CF80B7"/>
    <w:rsid w:val="16CFB385"/>
    <w:rsid w:val="16D68B81"/>
    <w:rsid w:val="16D97222"/>
    <w:rsid w:val="16E5C310"/>
    <w:rsid w:val="1717A45C"/>
    <w:rsid w:val="171E351D"/>
    <w:rsid w:val="17494367"/>
    <w:rsid w:val="175E8231"/>
    <w:rsid w:val="176031A4"/>
    <w:rsid w:val="176DE37E"/>
    <w:rsid w:val="17839E7B"/>
    <w:rsid w:val="178BD58E"/>
    <w:rsid w:val="17D79C93"/>
    <w:rsid w:val="17DC3B38"/>
    <w:rsid w:val="18120BAE"/>
    <w:rsid w:val="181FAC2D"/>
    <w:rsid w:val="182300B3"/>
    <w:rsid w:val="1827D037"/>
    <w:rsid w:val="18342AD2"/>
    <w:rsid w:val="184C6CC7"/>
    <w:rsid w:val="1863CE1B"/>
    <w:rsid w:val="187BE22C"/>
    <w:rsid w:val="1888F2DE"/>
    <w:rsid w:val="1894657B"/>
    <w:rsid w:val="18A79DD5"/>
    <w:rsid w:val="18B0F38C"/>
    <w:rsid w:val="18C5FDF2"/>
    <w:rsid w:val="18D8BFD7"/>
    <w:rsid w:val="18D9212D"/>
    <w:rsid w:val="18FC0205"/>
    <w:rsid w:val="192703DF"/>
    <w:rsid w:val="1929FE01"/>
    <w:rsid w:val="192E24FE"/>
    <w:rsid w:val="19319106"/>
    <w:rsid w:val="19481D91"/>
    <w:rsid w:val="199938C7"/>
    <w:rsid w:val="19A6A930"/>
    <w:rsid w:val="19B6B227"/>
    <w:rsid w:val="19D34580"/>
    <w:rsid w:val="1A328829"/>
    <w:rsid w:val="1A3B37A0"/>
    <w:rsid w:val="1A453F36"/>
    <w:rsid w:val="1A66986F"/>
    <w:rsid w:val="1A7846CA"/>
    <w:rsid w:val="1A83AD6E"/>
    <w:rsid w:val="1AA3FB4D"/>
    <w:rsid w:val="1ABA3A4E"/>
    <w:rsid w:val="1AEC857F"/>
    <w:rsid w:val="1B0599CC"/>
    <w:rsid w:val="1B0A328F"/>
    <w:rsid w:val="1B1983E6"/>
    <w:rsid w:val="1B31630B"/>
    <w:rsid w:val="1B51E56C"/>
    <w:rsid w:val="1B600619"/>
    <w:rsid w:val="1B6F15E1"/>
    <w:rsid w:val="1B6F616C"/>
    <w:rsid w:val="1B7055E4"/>
    <w:rsid w:val="1B93EB47"/>
    <w:rsid w:val="1B99E5C5"/>
    <w:rsid w:val="1BA5063F"/>
    <w:rsid w:val="1BDB5741"/>
    <w:rsid w:val="1BEADCA4"/>
    <w:rsid w:val="1C037E2B"/>
    <w:rsid w:val="1C0CA667"/>
    <w:rsid w:val="1C15D429"/>
    <w:rsid w:val="1C37FCA6"/>
    <w:rsid w:val="1C40B577"/>
    <w:rsid w:val="1C4BAC87"/>
    <w:rsid w:val="1C5A8F10"/>
    <w:rsid w:val="1C5E7455"/>
    <w:rsid w:val="1C6BA0BB"/>
    <w:rsid w:val="1C779CB2"/>
    <w:rsid w:val="1C7FF385"/>
    <w:rsid w:val="1C86DC78"/>
    <w:rsid w:val="1C96A077"/>
    <w:rsid w:val="1C9F7D80"/>
    <w:rsid w:val="1CDB4431"/>
    <w:rsid w:val="1CDE01F9"/>
    <w:rsid w:val="1CECC4DD"/>
    <w:rsid w:val="1D216DFF"/>
    <w:rsid w:val="1D404BC5"/>
    <w:rsid w:val="1D5DFD60"/>
    <w:rsid w:val="1D706274"/>
    <w:rsid w:val="1D8C8A5C"/>
    <w:rsid w:val="1DA12402"/>
    <w:rsid w:val="1DA77810"/>
    <w:rsid w:val="1DBF71ED"/>
    <w:rsid w:val="1E26EA1D"/>
    <w:rsid w:val="1E5B21FA"/>
    <w:rsid w:val="1E643459"/>
    <w:rsid w:val="1E6DA19D"/>
    <w:rsid w:val="1E84F146"/>
    <w:rsid w:val="1E872A31"/>
    <w:rsid w:val="1EA22038"/>
    <w:rsid w:val="1EA26AAD"/>
    <w:rsid w:val="1EA7893F"/>
    <w:rsid w:val="1EB15C6F"/>
    <w:rsid w:val="1ED75B31"/>
    <w:rsid w:val="1ED8383F"/>
    <w:rsid w:val="1F1CB0AF"/>
    <w:rsid w:val="1F1DB1B4"/>
    <w:rsid w:val="1F30644A"/>
    <w:rsid w:val="1F434871"/>
    <w:rsid w:val="1F574AB5"/>
    <w:rsid w:val="1F6B82CD"/>
    <w:rsid w:val="1F743480"/>
    <w:rsid w:val="1F8C2BBF"/>
    <w:rsid w:val="1F9C838E"/>
    <w:rsid w:val="1F9E96D5"/>
    <w:rsid w:val="1FA9592E"/>
    <w:rsid w:val="2003115A"/>
    <w:rsid w:val="201EF47E"/>
    <w:rsid w:val="202EF5C3"/>
    <w:rsid w:val="203DF099"/>
    <w:rsid w:val="208ED306"/>
    <w:rsid w:val="20941591"/>
    <w:rsid w:val="20BD306D"/>
    <w:rsid w:val="20C80BC0"/>
    <w:rsid w:val="20D926A0"/>
    <w:rsid w:val="20EE4C03"/>
    <w:rsid w:val="21173A29"/>
    <w:rsid w:val="2122300C"/>
    <w:rsid w:val="21262986"/>
    <w:rsid w:val="2142F99A"/>
    <w:rsid w:val="21437F8F"/>
    <w:rsid w:val="21441FAE"/>
    <w:rsid w:val="2145ABF5"/>
    <w:rsid w:val="2165170E"/>
    <w:rsid w:val="216673EC"/>
    <w:rsid w:val="21769995"/>
    <w:rsid w:val="21946E2B"/>
    <w:rsid w:val="219F5658"/>
    <w:rsid w:val="21A10652"/>
    <w:rsid w:val="21C74AC6"/>
    <w:rsid w:val="21DC6714"/>
    <w:rsid w:val="21E502D8"/>
    <w:rsid w:val="2211AB34"/>
    <w:rsid w:val="2217A951"/>
    <w:rsid w:val="2225A86B"/>
    <w:rsid w:val="222F655D"/>
    <w:rsid w:val="224E552D"/>
    <w:rsid w:val="22593E6E"/>
    <w:rsid w:val="2278DF70"/>
    <w:rsid w:val="227982BB"/>
    <w:rsid w:val="227C575E"/>
    <w:rsid w:val="228073DE"/>
    <w:rsid w:val="2289E0E4"/>
    <w:rsid w:val="22AFA421"/>
    <w:rsid w:val="22D2C2B9"/>
    <w:rsid w:val="22D48247"/>
    <w:rsid w:val="22D61D73"/>
    <w:rsid w:val="22E132E3"/>
    <w:rsid w:val="22E9EC9D"/>
    <w:rsid w:val="2319FF96"/>
    <w:rsid w:val="2320B641"/>
    <w:rsid w:val="232F8041"/>
    <w:rsid w:val="23491C40"/>
    <w:rsid w:val="23517E71"/>
    <w:rsid w:val="235FE6BD"/>
    <w:rsid w:val="23AF7A8C"/>
    <w:rsid w:val="23BE4E07"/>
    <w:rsid w:val="23C24766"/>
    <w:rsid w:val="23CE5165"/>
    <w:rsid w:val="23CED4BB"/>
    <w:rsid w:val="23DA3EC7"/>
    <w:rsid w:val="23E19F6D"/>
    <w:rsid w:val="23EA258E"/>
    <w:rsid w:val="240C7739"/>
    <w:rsid w:val="243444B9"/>
    <w:rsid w:val="24517380"/>
    <w:rsid w:val="246A5086"/>
    <w:rsid w:val="2486380E"/>
    <w:rsid w:val="248B2588"/>
    <w:rsid w:val="24B76056"/>
    <w:rsid w:val="24BA7997"/>
    <w:rsid w:val="24D92A36"/>
    <w:rsid w:val="24DA70A4"/>
    <w:rsid w:val="24EF0266"/>
    <w:rsid w:val="24FE247F"/>
    <w:rsid w:val="25000202"/>
    <w:rsid w:val="25013DA8"/>
    <w:rsid w:val="253201A5"/>
    <w:rsid w:val="253716C4"/>
    <w:rsid w:val="253AC458"/>
    <w:rsid w:val="254E4486"/>
    <w:rsid w:val="2553C468"/>
    <w:rsid w:val="256DE0AD"/>
    <w:rsid w:val="25738A0A"/>
    <w:rsid w:val="25D9F2AB"/>
    <w:rsid w:val="25DC9B6A"/>
    <w:rsid w:val="260C7535"/>
    <w:rsid w:val="2624167E"/>
    <w:rsid w:val="263A8780"/>
    <w:rsid w:val="263E9489"/>
    <w:rsid w:val="2641626C"/>
    <w:rsid w:val="265330B7"/>
    <w:rsid w:val="265F22AC"/>
    <w:rsid w:val="26944C9D"/>
    <w:rsid w:val="269A84FB"/>
    <w:rsid w:val="269D316D"/>
    <w:rsid w:val="26C8B440"/>
    <w:rsid w:val="26D15EF8"/>
    <w:rsid w:val="26E397C9"/>
    <w:rsid w:val="26F14491"/>
    <w:rsid w:val="26F82B47"/>
    <w:rsid w:val="26F9198E"/>
    <w:rsid w:val="26F91C5A"/>
    <w:rsid w:val="27148B49"/>
    <w:rsid w:val="271DEE6E"/>
    <w:rsid w:val="272203B9"/>
    <w:rsid w:val="2731811A"/>
    <w:rsid w:val="273F4F74"/>
    <w:rsid w:val="274036E9"/>
    <w:rsid w:val="2749117E"/>
    <w:rsid w:val="27961845"/>
    <w:rsid w:val="279BA96B"/>
    <w:rsid w:val="27AAF47D"/>
    <w:rsid w:val="27CB4B7B"/>
    <w:rsid w:val="27CCDC41"/>
    <w:rsid w:val="27D426A3"/>
    <w:rsid w:val="27E77A3F"/>
    <w:rsid w:val="280C9BC4"/>
    <w:rsid w:val="281DA8B0"/>
    <w:rsid w:val="28301CFE"/>
    <w:rsid w:val="28647C03"/>
    <w:rsid w:val="28AD2192"/>
    <w:rsid w:val="28C15E5A"/>
    <w:rsid w:val="28D1B8DA"/>
    <w:rsid w:val="28D3BD00"/>
    <w:rsid w:val="28E17C79"/>
    <w:rsid w:val="28EAFFF0"/>
    <w:rsid w:val="28F52C16"/>
    <w:rsid w:val="290B7167"/>
    <w:rsid w:val="2919E4CE"/>
    <w:rsid w:val="292DED8A"/>
    <w:rsid w:val="292F3E89"/>
    <w:rsid w:val="294C05E6"/>
    <w:rsid w:val="29701978"/>
    <w:rsid w:val="2981AA50"/>
    <w:rsid w:val="298B82B8"/>
    <w:rsid w:val="29A09EDC"/>
    <w:rsid w:val="29A6FD57"/>
    <w:rsid w:val="29C365D6"/>
    <w:rsid w:val="29D25832"/>
    <w:rsid w:val="29E50454"/>
    <w:rsid w:val="29F6BE02"/>
    <w:rsid w:val="2A2AA9EB"/>
    <w:rsid w:val="2A2BA2F7"/>
    <w:rsid w:val="2A398549"/>
    <w:rsid w:val="2A469FD2"/>
    <w:rsid w:val="2A674655"/>
    <w:rsid w:val="2A6C738A"/>
    <w:rsid w:val="2A6E316E"/>
    <w:rsid w:val="2A84A9BF"/>
    <w:rsid w:val="2AA2B4B6"/>
    <w:rsid w:val="2AB1426B"/>
    <w:rsid w:val="2AD8F2C5"/>
    <w:rsid w:val="2B1C219B"/>
    <w:rsid w:val="2B247D43"/>
    <w:rsid w:val="2B2DA376"/>
    <w:rsid w:val="2B3B72EB"/>
    <w:rsid w:val="2B67F7BF"/>
    <w:rsid w:val="2B93DECC"/>
    <w:rsid w:val="2BA61302"/>
    <w:rsid w:val="2BAEAA62"/>
    <w:rsid w:val="2BBBE6E2"/>
    <w:rsid w:val="2BCC8AB1"/>
    <w:rsid w:val="2BE1A378"/>
    <w:rsid w:val="2BE78F2F"/>
    <w:rsid w:val="2BF40F5B"/>
    <w:rsid w:val="2C5314F1"/>
    <w:rsid w:val="2C7E65A0"/>
    <w:rsid w:val="2C857F27"/>
    <w:rsid w:val="2C874318"/>
    <w:rsid w:val="2CA8FA10"/>
    <w:rsid w:val="2CB7B15D"/>
    <w:rsid w:val="2CC548A0"/>
    <w:rsid w:val="2CC660F3"/>
    <w:rsid w:val="2CED80C5"/>
    <w:rsid w:val="2CF2D760"/>
    <w:rsid w:val="2D31BED6"/>
    <w:rsid w:val="2D4041ED"/>
    <w:rsid w:val="2D685B12"/>
    <w:rsid w:val="2D7D716D"/>
    <w:rsid w:val="2D99B86F"/>
    <w:rsid w:val="2DCCD44B"/>
    <w:rsid w:val="2DDCBB15"/>
    <w:rsid w:val="2DDE183B"/>
    <w:rsid w:val="2DEC9D43"/>
    <w:rsid w:val="2DED2710"/>
    <w:rsid w:val="2DFEECAC"/>
    <w:rsid w:val="2E2D0C98"/>
    <w:rsid w:val="2E7AF301"/>
    <w:rsid w:val="2E81F249"/>
    <w:rsid w:val="2E8AE35E"/>
    <w:rsid w:val="2ECA7F2E"/>
    <w:rsid w:val="2ED42BEE"/>
    <w:rsid w:val="2EE75F1C"/>
    <w:rsid w:val="2EFBDE33"/>
    <w:rsid w:val="2F13ED41"/>
    <w:rsid w:val="2F2079DC"/>
    <w:rsid w:val="2F6DE6FA"/>
    <w:rsid w:val="2F805AFE"/>
    <w:rsid w:val="2F82A2B0"/>
    <w:rsid w:val="2F8C54DD"/>
    <w:rsid w:val="2F93EFE0"/>
    <w:rsid w:val="2FB0AF09"/>
    <w:rsid w:val="2FCC6006"/>
    <w:rsid w:val="2FCCAE22"/>
    <w:rsid w:val="2FD632DF"/>
    <w:rsid w:val="2FDC60D1"/>
    <w:rsid w:val="2FEE0B7E"/>
    <w:rsid w:val="2FF35ADF"/>
    <w:rsid w:val="2FFF62C3"/>
    <w:rsid w:val="3013E16E"/>
    <w:rsid w:val="3031740D"/>
    <w:rsid w:val="3042D98C"/>
    <w:rsid w:val="30525FD8"/>
    <w:rsid w:val="3053B2A0"/>
    <w:rsid w:val="30A59952"/>
    <w:rsid w:val="30AB5982"/>
    <w:rsid w:val="30B4A249"/>
    <w:rsid w:val="30C321D7"/>
    <w:rsid w:val="30DC5A11"/>
    <w:rsid w:val="30E22DB7"/>
    <w:rsid w:val="30FD2A22"/>
    <w:rsid w:val="3108A3ED"/>
    <w:rsid w:val="311D7913"/>
    <w:rsid w:val="315DC974"/>
    <w:rsid w:val="316230EB"/>
    <w:rsid w:val="316797FE"/>
    <w:rsid w:val="317A3F48"/>
    <w:rsid w:val="318146B6"/>
    <w:rsid w:val="3186E112"/>
    <w:rsid w:val="31A53F1A"/>
    <w:rsid w:val="31ADF176"/>
    <w:rsid w:val="31B2E977"/>
    <w:rsid w:val="31B90DB0"/>
    <w:rsid w:val="31D11FDE"/>
    <w:rsid w:val="31E5EE99"/>
    <w:rsid w:val="31E75E33"/>
    <w:rsid w:val="31FC2C29"/>
    <w:rsid w:val="32070520"/>
    <w:rsid w:val="322478A1"/>
    <w:rsid w:val="322683C9"/>
    <w:rsid w:val="3235C355"/>
    <w:rsid w:val="3237E6F0"/>
    <w:rsid w:val="326DD8E9"/>
    <w:rsid w:val="3281389E"/>
    <w:rsid w:val="32831C75"/>
    <w:rsid w:val="3296E01B"/>
    <w:rsid w:val="329796AA"/>
    <w:rsid w:val="32B62039"/>
    <w:rsid w:val="32E24E1F"/>
    <w:rsid w:val="32F448E7"/>
    <w:rsid w:val="32F59F16"/>
    <w:rsid w:val="33058943"/>
    <w:rsid w:val="330BE5E7"/>
    <w:rsid w:val="331EB092"/>
    <w:rsid w:val="3334F71E"/>
    <w:rsid w:val="3339A99A"/>
    <w:rsid w:val="33420655"/>
    <w:rsid w:val="334FE1DA"/>
    <w:rsid w:val="33504062"/>
    <w:rsid w:val="335DD582"/>
    <w:rsid w:val="3366B997"/>
    <w:rsid w:val="3388068B"/>
    <w:rsid w:val="338FADB3"/>
    <w:rsid w:val="339AD9FA"/>
    <w:rsid w:val="339C2ED7"/>
    <w:rsid w:val="339C8B6B"/>
    <w:rsid w:val="33A14CDE"/>
    <w:rsid w:val="33DF8A1C"/>
    <w:rsid w:val="33F6444D"/>
    <w:rsid w:val="33F8AA97"/>
    <w:rsid w:val="341823A8"/>
    <w:rsid w:val="34198E2C"/>
    <w:rsid w:val="3429D72E"/>
    <w:rsid w:val="342CAF62"/>
    <w:rsid w:val="3445CDBE"/>
    <w:rsid w:val="3447D900"/>
    <w:rsid w:val="344A886B"/>
    <w:rsid w:val="344AAFB5"/>
    <w:rsid w:val="34573D4C"/>
    <w:rsid w:val="346FECD2"/>
    <w:rsid w:val="347B2D47"/>
    <w:rsid w:val="349914B5"/>
    <w:rsid w:val="349D30D2"/>
    <w:rsid w:val="34B4FF23"/>
    <w:rsid w:val="34B689F9"/>
    <w:rsid w:val="34CCB62B"/>
    <w:rsid w:val="34CFA16D"/>
    <w:rsid w:val="34D4C148"/>
    <w:rsid w:val="34F1872D"/>
    <w:rsid w:val="351884CF"/>
    <w:rsid w:val="353EC321"/>
    <w:rsid w:val="35561B73"/>
    <w:rsid w:val="3568D3B4"/>
    <w:rsid w:val="3583073C"/>
    <w:rsid w:val="35DBA52F"/>
    <w:rsid w:val="35F838F5"/>
    <w:rsid w:val="36013D95"/>
    <w:rsid w:val="3610E181"/>
    <w:rsid w:val="361D24C6"/>
    <w:rsid w:val="3627AC84"/>
    <w:rsid w:val="362F394D"/>
    <w:rsid w:val="36418DA4"/>
    <w:rsid w:val="364292C1"/>
    <w:rsid w:val="36A318C4"/>
    <w:rsid w:val="36BEBE53"/>
    <w:rsid w:val="36C92E43"/>
    <w:rsid w:val="36CCDB4E"/>
    <w:rsid w:val="36E6E916"/>
    <w:rsid w:val="370260B2"/>
    <w:rsid w:val="371BF309"/>
    <w:rsid w:val="3726DA31"/>
    <w:rsid w:val="372F8463"/>
    <w:rsid w:val="37390DD6"/>
    <w:rsid w:val="373D5DB0"/>
    <w:rsid w:val="374AD53F"/>
    <w:rsid w:val="37512BA4"/>
    <w:rsid w:val="375A232B"/>
    <w:rsid w:val="3760138F"/>
    <w:rsid w:val="3767EB92"/>
    <w:rsid w:val="3779693D"/>
    <w:rsid w:val="3786F75E"/>
    <w:rsid w:val="3799BE1F"/>
    <w:rsid w:val="379ECFB8"/>
    <w:rsid w:val="37BA3CC3"/>
    <w:rsid w:val="37CA67DE"/>
    <w:rsid w:val="380D4793"/>
    <w:rsid w:val="381871F6"/>
    <w:rsid w:val="382CA92C"/>
    <w:rsid w:val="382F24CF"/>
    <w:rsid w:val="3844044A"/>
    <w:rsid w:val="3847ECE3"/>
    <w:rsid w:val="385E938C"/>
    <w:rsid w:val="38780D3A"/>
    <w:rsid w:val="388F708B"/>
    <w:rsid w:val="38A812F8"/>
    <w:rsid w:val="38AD3F9F"/>
    <w:rsid w:val="38B4DB3A"/>
    <w:rsid w:val="38BACF87"/>
    <w:rsid w:val="38C7E221"/>
    <w:rsid w:val="38E15066"/>
    <w:rsid w:val="3928211A"/>
    <w:rsid w:val="3931F3EE"/>
    <w:rsid w:val="39324D7C"/>
    <w:rsid w:val="39327150"/>
    <w:rsid w:val="39339F0E"/>
    <w:rsid w:val="394B2CE0"/>
    <w:rsid w:val="39531E67"/>
    <w:rsid w:val="3959DFB2"/>
    <w:rsid w:val="396917B3"/>
    <w:rsid w:val="39730F80"/>
    <w:rsid w:val="3976EF02"/>
    <w:rsid w:val="3984AD4F"/>
    <w:rsid w:val="3985A84F"/>
    <w:rsid w:val="3989EBC3"/>
    <w:rsid w:val="39902A31"/>
    <w:rsid w:val="3996A6CF"/>
    <w:rsid w:val="399C11D8"/>
    <w:rsid w:val="39ADE51A"/>
    <w:rsid w:val="39C6AB9C"/>
    <w:rsid w:val="39C82B60"/>
    <w:rsid w:val="39DFD4AB"/>
    <w:rsid w:val="39E00FEB"/>
    <w:rsid w:val="39E74FDC"/>
    <w:rsid w:val="39E823AE"/>
    <w:rsid w:val="39F641EF"/>
    <w:rsid w:val="3A42CE84"/>
    <w:rsid w:val="3A4ECBA0"/>
    <w:rsid w:val="3A50670C"/>
    <w:rsid w:val="3A547115"/>
    <w:rsid w:val="3A8D2918"/>
    <w:rsid w:val="3AAC59F5"/>
    <w:rsid w:val="3AC50EBC"/>
    <w:rsid w:val="3B08D6BB"/>
    <w:rsid w:val="3B0F90D8"/>
    <w:rsid w:val="3B16F8EF"/>
    <w:rsid w:val="3B17883F"/>
    <w:rsid w:val="3B1877C3"/>
    <w:rsid w:val="3B2147AD"/>
    <w:rsid w:val="3B281AA3"/>
    <w:rsid w:val="3B3A198B"/>
    <w:rsid w:val="3B3FB070"/>
    <w:rsid w:val="3B511449"/>
    <w:rsid w:val="3B65D576"/>
    <w:rsid w:val="3B79DEC3"/>
    <w:rsid w:val="3B94B0C4"/>
    <w:rsid w:val="3BAEFA76"/>
    <w:rsid w:val="3BB17364"/>
    <w:rsid w:val="3BBE7FC5"/>
    <w:rsid w:val="3BC528A8"/>
    <w:rsid w:val="3BC7A970"/>
    <w:rsid w:val="3BD94CA8"/>
    <w:rsid w:val="3BDF1C71"/>
    <w:rsid w:val="3BEC7BFC"/>
    <w:rsid w:val="3BFA4B54"/>
    <w:rsid w:val="3BFCCD05"/>
    <w:rsid w:val="3C1D6E2E"/>
    <w:rsid w:val="3C459919"/>
    <w:rsid w:val="3C4739A6"/>
    <w:rsid w:val="3C50CC5F"/>
    <w:rsid w:val="3C5A8066"/>
    <w:rsid w:val="3C744631"/>
    <w:rsid w:val="3C75F80B"/>
    <w:rsid w:val="3C82F308"/>
    <w:rsid w:val="3C9D48D1"/>
    <w:rsid w:val="3CAD3887"/>
    <w:rsid w:val="3CBE1B6D"/>
    <w:rsid w:val="3CC0B82F"/>
    <w:rsid w:val="3CDED611"/>
    <w:rsid w:val="3CE8D101"/>
    <w:rsid w:val="3CECE4AA"/>
    <w:rsid w:val="3D0BAC22"/>
    <w:rsid w:val="3D2A4554"/>
    <w:rsid w:val="3D2CC3E1"/>
    <w:rsid w:val="3D444F02"/>
    <w:rsid w:val="3D545740"/>
    <w:rsid w:val="3D5F73BA"/>
    <w:rsid w:val="3D865961"/>
    <w:rsid w:val="3D89370D"/>
    <w:rsid w:val="3D968E18"/>
    <w:rsid w:val="3D99E4F3"/>
    <w:rsid w:val="3DA83255"/>
    <w:rsid w:val="3DABF7B9"/>
    <w:rsid w:val="3DCEFB66"/>
    <w:rsid w:val="3DD2C75F"/>
    <w:rsid w:val="3DD65AED"/>
    <w:rsid w:val="3DEA15CA"/>
    <w:rsid w:val="3DED803D"/>
    <w:rsid w:val="3DF172AC"/>
    <w:rsid w:val="3DFF9741"/>
    <w:rsid w:val="3E3E88F7"/>
    <w:rsid w:val="3E6FD745"/>
    <w:rsid w:val="3E7241CF"/>
    <w:rsid w:val="3E74BE17"/>
    <w:rsid w:val="3E9D8505"/>
    <w:rsid w:val="3EA62191"/>
    <w:rsid w:val="3EB9B08A"/>
    <w:rsid w:val="3EED1965"/>
    <w:rsid w:val="3EF4EDA0"/>
    <w:rsid w:val="3F1EE3BD"/>
    <w:rsid w:val="3F23103F"/>
    <w:rsid w:val="3F274AC0"/>
    <w:rsid w:val="3F5E259D"/>
    <w:rsid w:val="3F98EEB1"/>
    <w:rsid w:val="3F9A2F72"/>
    <w:rsid w:val="3F9B246E"/>
    <w:rsid w:val="3FA29E53"/>
    <w:rsid w:val="3FB42836"/>
    <w:rsid w:val="3FC3AB7A"/>
    <w:rsid w:val="400249FD"/>
    <w:rsid w:val="40064648"/>
    <w:rsid w:val="4006A4DA"/>
    <w:rsid w:val="40119A71"/>
    <w:rsid w:val="403F10F6"/>
    <w:rsid w:val="40679EDA"/>
    <w:rsid w:val="408A0EEA"/>
    <w:rsid w:val="40C25F90"/>
    <w:rsid w:val="40EA31A8"/>
    <w:rsid w:val="40F38073"/>
    <w:rsid w:val="4110D5C4"/>
    <w:rsid w:val="411B0855"/>
    <w:rsid w:val="413AE69D"/>
    <w:rsid w:val="41928EFD"/>
    <w:rsid w:val="41BDFED9"/>
    <w:rsid w:val="41C4295E"/>
    <w:rsid w:val="41C9894D"/>
    <w:rsid w:val="41D17FA0"/>
    <w:rsid w:val="41E0E426"/>
    <w:rsid w:val="41F7AF45"/>
    <w:rsid w:val="421E3053"/>
    <w:rsid w:val="421F0ABC"/>
    <w:rsid w:val="4220B4E8"/>
    <w:rsid w:val="42353598"/>
    <w:rsid w:val="4240B512"/>
    <w:rsid w:val="425CC8D9"/>
    <w:rsid w:val="427FBC70"/>
    <w:rsid w:val="42827D52"/>
    <w:rsid w:val="42AF08AB"/>
    <w:rsid w:val="42BF389B"/>
    <w:rsid w:val="42E541F8"/>
    <w:rsid w:val="43017725"/>
    <w:rsid w:val="4311435B"/>
    <w:rsid w:val="43289C6C"/>
    <w:rsid w:val="432A6EBE"/>
    <w:rsid w:val="432ABEF3"/>
    <w:rsid w:val="433EB87F"/>
    <w:rsid w:val="4341DE78"/>
    <w:rsid w:val="43450574"/>
    <w:rsid w:val="437465C7"/>
    <w:rsid w:val="4377CFD8"/>
    <w:rsid w:val="4383CF44"/>
    <w:rsid w:val="43A6FE66"/>
    <w:rsid w:val="43B95B6D"/>
    <w:rsid w:val="43FFD08C"/>
    <w:rsid w:val="44055D39"/>
    <w:rsid w:val="440A8F63"/>
    <w:rsid w:val="44176284"/>
    <w:rsid w:val="443CD03B"/>
    <w:rsid w:val="44614C88"/>
    <w:rsid w:val="4481CA00"/>
    <w:rsid w:val="448E79D0"/>
    <w:rsid w:val="44A478F6"/>
    <w:rsid w:val="44B2D538"/>
    <w:rsid w:val="44BB0BA4"/>
    <w:rsid w:val="44BECBAD"/>
    <w:rsid w:val="44C91D75"/>
    <w:rsid w:val="44D81CC4"/>
    <w:rsid w:val="44EB50D4"/>
    <w:rsid w:val="44F2B6F2"/>
    <w:rsid w:val="4506B18D"/>
    <w:rsid w:val="45096421"/>
    <w:rsid w:val="45365A2A"/>
    <w:rsid w:val="453BF2F4"/>
    <w:rsid w:val="45449D6C"/>
    <w:rsid w:val="4546C80E"/>
    <w:rsid w:val="4588053D"/>
    <w:rsid w:val="4598057D"/>
    <w:rsid w:val="459A22B2"/>
    <w:rsid w:val="45C0DBEE"/>
    <w:rsid w:val="45D08FE4"/>
    <w:rsid w:val="45EC57B8"/>
    <w:rsid w:val="460389D4"/>
    <w:rsid w:val="4606294D"/>
    <w:rsid w:val="4611E5B7"/>
    <w:rsid w:val="462EBD89"/>
    <w:rsid w:val="46301102"/>
    <w:rsid w:val="46342A51"/>
    <w:rsid w:val="463676A1"/>
    <w:rsid w:val="463E66A5"/>
    <w:rsid w:val="4644B219"/>
    <w:rsid w:val="4656DCA7"/>
    <w:rsid w:val="465D6E99"/>
    <w:rsid w:val="4662C80C"/>
    <w:rsid w:val="4679441E"/>
    <w:rsid w:val="4679BCC9"/>
    <w:rsid w:val="46AC179E"/>
    <w:rsid w:val="46ACCFD9"/>
    <w:rsid w:val="46C84A11"/>
    <w:rsid w:val="46E85C5F"/>
    <w:rsid w:val="4702F7E4"/>
    <w:rsid w:val="4729C683"/>
    <w:rsid w:val="472EC734"/>
    <w:rsid w:val="476414D6"/>
    <w:rsid w:val="476C61C1"/>
    <w:rsid w:val="477E4854"/>
    <w:rsid w:val="47A265B8"/>
    <w:rsid w:val="47AD2F12"/>
    <w:rsid w:val="47B03914"/>
    <w:rsid w:val="47BB3410"/>
    <w:rsid w:val="47E8A824"/>
    <w:rsid w:val="47EBFE12"/>
    <w:rsid w:val="4810C15E"/>
    <w:rsid w:val="48162954"/>
    <w:rsid w:val="481C3DF4"/>
    <w:rsid w:val="485D3190"/>
    <w:rsid w:val="4864A23A"/>
    <w:rsid w:val="487393B6"/>
    <w:rsid w:val="487DAF00"/>
    <w:rsid w:val="48801C95"/>
    <w:rsid w:val="48992EFD"/>
    <w:rsid w:val="48A821AF"/>
    <w:rsid w:val="48A9A394"/>
    <w:rsid w:val="48AB02ED"/>
    <w:rsid w:val="48B0FB51"/>
    <w:rsid w:val="48C227B0"/>
    <w:rsid w:val="48C91F09"/>
    <w:rsid w:val="48ED2058"/>
    <w:rsid w:val="4913A436"/>
    <w:rsid w:val="493EFE8D"/>
    <w:rsid w:val="49458321"/>
    <w:rsid w:val="4950A84A"/>
    <w:rsid w:val="4995DC2F"/>
    <w:rsid w:val="49A9E6B2"/>
    <w:rsid w:val="49ACDD39"/>
    <w:rsid w:val="49F0DEE5"/>
    <w:rsid w:val="49F8CAD6"/>
    <w:rsid w:val="4A02A532"/>
    <w:rsid w:val="4A177B01"/>
    <w:rsid w:val="4A39D911"/>
    <w:rsid w:val="4A3EE503"/>
    <w:rsid w:val="4A505F4F"/>
    <w:rsid w:val="4A5632C4"/>
    <w:rsid w:val="4A5CE5C7"/>
    <w:rsid w:val="4A66D6C8"/>
    <w:rsid w:val="4A720156"/>
    <w:rsid w:val="4A730EA4"/>
    <w:rsid w:val="4A7F87DD"/>
    <w:rsid w:val="4A91CFEA"/>
    <w:rsid w:val="4A9FD175"/>
    <w:rsid w:val="4AAE7442"/>
    <w:rsid w:val="4AD4EC8A"/>
    <w:rsid w:val="4AEA939A"/>
    <w:rsid w:val="4AF1E099"/>
    <w:rsid w:val="4AF7335D"/>
    <w:rsid w:val="4AF8A60A"/>
    <w:rsid w:val="4B04338C"/>
    <w:rsid w:val="4B23527F"/>
    <w:rsid w:val="4B2441CB"/>
    <w:rsid w:val="4B31AC90"/>
    <w:rsid w:val="4B458DE8"/>
    <w:rsid w:val="4B46FBBF"/>
    <w:rsid w:val="4B4B3D43"/>
    <w:rsid w:val="4B4EF906"/>
    <w:rsid w:val="4B5C29BF"/>
    <w:rsid w:val="4B6D64BE"/>
    <w:rsid w:val="4B6EA8BC"/>
    <w:rsid w:val="4B801BAA"/>
    <w:rsid w:val="4B888F59"/>
    <w:rsid w:val="4B93A337"/>
    <w:rsid w:val="4BA6431E"/>
    <w:rsid w:val="4BA82DA0"/>
    <w:rsid w:val="4BC7C82A"/>
    <w:rsid w:val="4BC83DB9"/>
    <w:rsid w:val="4BCF1AF8"/>
    <w:rsid w:val="4BE2D5CD"/>
    <w:rsid w:val="4C36C72C"/>
    <w:rsid w:val="4C3C5DED"/>
    <w:rsid w:val="4C51FDA4"/>
    <w:rsid w:val="4C592CA7"/>
    <w:rsid w:val="4C9889F2"/>
    <w:rsid w:val="4C9C642F"/>
    <w:rsid w:val="4CA1CB48"/>
    <w:rsid w:val="4CA86F96"/>
    <w:rsid w:val="4CBCB2E2"/>
    <w:rsid w:val="4CBD2B2B"/>
    <w:rsid w:val="4CC173E3"/>
    <w:rsid w:val="4CE32EA9"/>
    <w:rsid w:val="4CF74D69"/>
    <w:rsid w:val="4CFABEB0"/>
    <w:rsid w:val="4CFACC8B"/>
    <w:rsid w:val="4CFAD017"/>
    <w:rsid w:val="4CFFE146"/>
    <w:rsid w:val="4D20E001"/>
    <w:rsid w:val="4D2DCE7A"/>
    <w:rsid w:val="4D5C84ED"/>
    <w:rsid w:val="4D76931D"/>
    <w:rsid w:val="4D76A730"/>
    <w:rsid w:val="4D820A46"/>
    <w:rsid w:val="4D9DBA8D"/>
    <w:rsid w:val="4DA037B4"/>
    <w:rsid w:val="4DCEA42B"/>
    <w:rsid w:val="4DD4840C"/>
    <w:rsid w:val="4DEF6904"/>
    <w:rsid w:val="4E30CA48"/>
    <w:rsid w:val="4E35D724"/>
    <w:rsid w:val="4E383490"/>
    <w:rsid w:val="4E3DDB70"/>
    <w:rsid w:val="4E45865C"/>
    <w:rsid w:val="4E7EFF0A"/>
    <w:rsid w:val="4E931DCA"/>
    <w:rsid w:val="4E9EB961"/>
    <w:rsid w:val="4E9F09D1"/>
    <w:rsid w:val="4ECC04AE"/>
    <w:rsid w:val="4ED554E5"/>
    <w:rsid w:val="4EDE4871"/>
    <w:rsid w:val="4EE8051F"/>
    <w:rsid w:val="4EF60878"/>
    <w:rsid w:val="4EFE3120"/>
    <w:rsid w:val="4F2212F5"/>
    <w:rsid w:val="4F32843E"/>
    <w:rsid w:val="4F32B53A"/>
    <w:rsid w:val="4F3DF81B"/>
    <w:rsid w:val="4F4F96B2"/>
    <w:rsid w:val="4F57AB76"/>
    <w:rsid w:val="4F8F5E6F"/>
    <w:rsid w:val="4F9E1A28"/>
    <w:rsid w:val="4F9E715E"/>
    <w:rsid w:val="4FB88775"/>
    <w:rsid w:val="4FD6A720"/>
    <w:rsid w:val="4FE3409E"/>
    <w:rsid w:val="4FEBBBE0"/>
    <w:rsid w:val="4FF07289"/>
    <w:rsid w:val="500B2626"/>
    <w:rsid w:val="5015F6C8"/>
    <w:rsid w:val="501ACF6B"/>
    <w:rsid w:val="5025D068"/>
    <w:rsid w:val="506B2693"/>
    <w:rsid w:val="509A039F"/>
    <w:rsid w:val="509DADAC"/>
    <w:rsid w:val="50E03034"/>
    <w:rsid w:val="50EC33EE"/>
    <w:rsid w:val="50F8E0A6"/>
    <w:rsid w:val="50FD4969"/>
    <w:rsid w:val="51052A69"/>
    <w:rsid w:val="5120A9B9"/>
    <w:rsid w:val="51214BD0"/>
    <w:rsid w:val="514ADECB"/>
    <w:rsid w:val="51530962"/>
    <w:rsid w:val="515EBD86"/>
    <w:rsid w:val="516AE683"/>
    <w:rsid w:val="516E954F"/>
    <w:rsid w:val="51758C52"/>
    <w:rsid w:val="5196B823"/>
    <w:rsid w:val="51A8DB9A"/>
    <w:rsid w:val="51C7A563"/>
    <w:rsid w:val="51E35365"/>
    <w:rsid w:val="5231169A"/>
    <w:rsid w:val="5239A535"/>
    <w:rsid w:val="523CA64A"/>
    <w:rsid w:val="525B7EDD"/>
    <w:rsid w:val="52669F7C"/>
    <w:rsid w:val="526C4A50"/>
    <w:rsid w:val="52715E81"/>
    <w:rsid w:val="5277E050"/>
    <w:rsid w:val="52834D5D"/>
    <w:rsid w:val="5287FD2B"/>
    <w:rsid w:val="529E47AD"/>
    <w:rsid w:val="52CEA497"/>
    <w:rsid w:val="52D095F0"/>
    <w:rsid w:val="52D950D8"/>
    <w:rsid w:val="52D9DAC7"/>
    <w:rsid w:val="52F2F53A"/>
    <w:rsid w:val="530E6BD1"/>
    <w:rsid w:val="532EC605"/>
    <w:rsid w:val="53320488"/>
    <w:rsid w:val="534163C7"/>
    <w:rsid w:val="5347A306"/>
    <w:rsid w:val="5354BB92"/>
    <w:rsid w:val="53E6CA39"/>
    <w:rsid w:val="5427B090"/>
    <w:rsid w:val="5434298C"/>
    <w:rsid w:val="5441317C"/>
    <w:rsid w:val="545EC02B"/>
    <w:rsid w:val="547BED4D"/>
    <w:rsid w:val="54A1BC4C"/>
    <w:rsid w:val="54A8EEE0"/>
    <w:rsid w:val="54CE4C94"/>
    <w:rsid w:val="54D1C849"/>
    <w:rsid w:val="54E8E278"/>
    <w:rsid w:val="54FD2CF1"/>
    <w:rsid w:val="54FDC9A9"/>
    <w:rsid w:val="55073256"/>
    <w:rsid w:val="552FBF48"/>
    <w:rsid w:val="55300AE3"/>
    <w:rsid w:val="553A61E4"/>
    <w:rsid w:val="554D7FCD"/>
    <w:rsid w:val="5556A8B0"/>
    <w:rsid w:val="5556AF84"/>
    <w:rsid w:val="55731647"/>
    <w:rsid w:val="5573FEED"/>
    <w:rsid w:val="5578EB8D"/>
    <w:rsid w:val="5585C8D5"/>
    <w:rsid w:val="558E923D"/>
    <w:rsid w:val="55A1C5C2"/>
    <w:rsid w:val="55C315CE"/>
    <w:rsid w:val="55CDB54A"/>
    <w:rsid w:val="55D4EB19"/>
    <w:rsid w:val="55DD9F61"/>
    <w:rsid w:val="55EC12F8"/>
    <w:rsid w:val="55FE9991"/>
    <w:rsid w:val="56134ADE"/>
    <w:rsid w:val="561E9F6D"/>
    <w:rsid w:val="562765E7"/>
    <w:rsid w:val="5632A416"/>
    <w:rsid w:val="563600D1"/>
    <w:rsid w:val="563B07AF"/>
    <w:rsid w:val="563FE1FA"/>
    <w:rsid w:val="56422E36"/>
    <w:rsid w:val="56503F84"/>
    <w:rsid w:val="5650549B"/>
    <w:rsid w:val="56614BA4"/>
    <w:rsid w:val="566E62F3"/>
    <w:rsid w:val="567C4CBD"/>
    <w:rsid w:val="5691EBFA"/>
    <w:rsid w:val="56AEAA40"/>
    <w:rsid w:val="56B17B07"/>
    <w:rsid w:val="56BAF52E"/>
    <w:rsid w:val="56D87BD3"/>
    <w:rsid w:val="56E3CD41"/>
    <w:rsid w:val="56E6B733"/>
    <w:rsid w:val="56E77AA1"/>
    <w:rsid w:val="56F27911"/>
    <w:rsid w:val="56F48B52"/>
    <w:rsid w:val="5702970E"/>
    <w:rsid w:val="572151BF"/>
    <w:rsid w:val="5736CCF5"/>
    <w:rsid w:val="573D9623"/>
    <w:rsid w:val="574FC90C"/>
    <w:rsid w:val="5753A7A5"/>
    <w:rsid w:val="5756BE80"/>
    <w:rsid w:val="575FFA49"/>
    <w:rsid w:val="576BA94E"/>
    <w:rsid w:val="5797473D"/>
    <w:rsid w:val="57AD1348"/>
    <w:rsid w:val="57BA75F6"/>
    <w:rsid w:val="57E4E46B"/>
    <w:rsid w:val="57EAEB17"/>
    <w:rsid w:val="5806B974"/>
    <w:rsid w:val="58070592"/>
    <w:rsid w:val="581204F5"/>
    <w:rsid w:val="581E9D93"/>
    <w:rsid w:val="582DCED6"/>
    <w:rsid w:val="584D4B68"/>
    <w:rsid w:val="58867A6A"/>
    <w:rsid w:val="58A38813"/>
    <w:rsid w:val="58B3B733"/>
    <w:rsid w:val="58B527C3"/>
    <w:rsid w:val="58D72026"/>
    <w:rsid w:val="58FDAFC2"/>
    <w:rsid w:val="59078DA3"/>
    <w:rsid w:val="5907D27C"/>
    <w:rsid w:val="591347E5"/>
    <w:rsid w:val="591398A8"/>
    <w:rsid w:val="59395E9A"/>
    <w:rsid w:val="594E518C"/>
    <w:rsid w:val="5966DBDA"/>
    <w:rsid w:val="59694C05"/>
    <w:rsid w:val="5973040B"/>
    <w:rsid w:val="598B781E"/>
    <w:rsid w:val="599847BD"/>
    <w:rsid w:val="599D7FB2"/>
    <w:rsid w:val="59CA0221"/>
    <w:rsid w:val="59DA54D1"/>
    <w:rsid w:val="59EF9665"/>
    <w:rsid w:val="5A1254CC"/>
    <w:rsid w:val="5A49A20C"/>
    <w:rsid w:val="5A57F81D"/>
    <w:rsid w:val="5A729451"/>
    <w:rsid w:val="5A7F3B27"/>
    <w:rsid w:val="5A9B7D47"/>
    <w:rsid w:val="5AC0668E"/>
    <w:rsid w:val="5AD6E4A7"/>
    <w:rsid w:val="5B0F025C"/>
    <w:rsid w:val="5B1C0185"/>
    <w:rsid w:val="5B2B5706"/>
    <w:rsid w:val="5B329BE8"/>
    <w:rsid w:val="5B5195B4"/>
    <w:rsid w:val="5B656F98"/>
    <w:rsid w:val="5B657E4D"/>
    <w:rsid w:val="5B711D2E"/>
    <w:rsid w:val="5B7923B7"/>
    <w:rsid w:val="5B82EB16"/>
    <w:rsid w:val="5B90F735"/>
    <w:rsid w:val="5BA454EE"/>
    <w:rsid w:val="5BB4FC26"/>
    <w:rsid w:val="5BB8C7FC"/>
    <w:rsid w:val="5BD78C53"/>
    <w:rsid w:val="5C192EF5"/>
    <w:rsid w:val="5C1B3C81"/>
    <w:rsid w:val="5C392080"/>
    <w:rsid w:val="5C3B934D"/>
    <w:rsid w:val="5C419906"/>
    <w:rsid w:val="5C50E51A"/>
    <w:rsid w:val="5C7F1B3A"/>
    <w:rsid w:val="5C99CE4A"/>
    <w:rsid w:val="5CA40D10"/>
    <w:rsid w:val="5CB7C65B"/>
    <w:rsid w:val="5CCCAC44"/>
    <w:rsid w:val="5CD26627"/>
    <w:rsid w:val="5CEB407E"/>
    <w:rsid w:val="5CEB8E41"/>
    <w:rsid w:val="5CFA3070"/>
    <w:rsid w:val="5CFC289E"/>
    <w:rsid w:val="5CFDAA47"/>
    <w:rsid w:val="5D31C732"/>
    <w:rsid w:val="5D442A6B"/>
    <w:rsid w:val="5D4CCCDA"/>
    <w:rsid w:val="5D6C2BB5"/>
    <w:rsid w:val="5D9A8AF8"/>
    <w:rsid w:val="5DA81BE9"/>
    <w:rsid w:val="5DC3A3B9"/>
    <w:rsid w:val="5DC91C11"/>
    <w:rsid w:val="5DD130BD"/>
    <w:rsid w:val="5DD4F0E1"/>
    <w:rsid w:val="5DDA5014"/>
    <w:rsid w:val="5DE47ACB"/>
    <w:rsid w:val="5DF9751F"/>
    <w:rsid w:val="5DFAECF2"/>
    <w:rsid w:val="5E18F471"/>
    <w:rsid w:val="5E27A1AA"/>
    <w:rsid w:val="5E2ADBE4"/>
    <w:rsid w:val="5E2ED709"/>
    <w:rsid w:val="5E58E17F"/>
    <w:rsid w:val="5E68A69F"/>
    <w:rsid w:val="5E6A081D"/>
    <w:rsid w:val="5E6FE007"/>
    <w:rsid w:val="5E81CA94"/>
    <w:rsid w:val="5E9069B6"/>
    <w:rsid w:val="5E97F857"/>
    <w:rsid w:val="5E9D105A"/>
    <w:rsid w:val="5ECC1855"/>
    <w:rsid w:val="5EF44E3C"/>
    <w:rsid w:val="5EFEBDB7"/>
    <w:rsid w:val="5F11BD51"/>
    <w:rsid w:val="5F1D974C"/>
    <w:rsid w:val="5F4E6821"/>
    <w:rsid w:val="5F5DD823"/>
    <w:rsid w:val="5F653EDF"/>
    <w:rsid w:val="5F694F3D"/>
    <w:rsid w:val="5F6DF3F4"/>
    <w:rsid w:val="5F756E36"/>
    <w:rsid w:val="5F814696"/>
    <w:rsid w:val="5F851AF4"/>
    <w:rsid w:val="5F867C2C"/>
    <w:rsid w:val="5F89A47D"/>
    <w:rsid w:val="5F9215F1"/>
    <w:rsid w:val="5FAFD004"/>
    <w:rsid w:val="5FC16EDF"/>
    <w:rsid w:val="5FC3B866"/>
    <w:rsid w:val="5FCD7350"/>
    <w:rsid w:val="5FD27FBB"/>
    <w:rsid w:val="5FDDF9D0"/>
    <w:rsid w:val="5FFAA5B2"/>
    <w:rsid w:val="6010CEB1"/>
    <w:rsid w:val="601840F3"/>
    <w:rsid w:val="6020F510"/>
    <w:rsid w:val="602BB2B3"/>
    <w:rsid w:val="60597B3A"/>
    <w:rsid w:val="606A23DE"/>
    <w:rsid w:val="6089FC31"/>
    <w:rsid w:val="609181A1"/>
    <w:rsid w:val="60B7D212"/>
    <w:rsid w:val="60CE9C8F"/>
    <w:rsid w:val="60DABD7F"/>
    <w:rsid w:val="60EE94C6"/>
    <w:rsid w:val="60EFEB76"/>
    <w:rsid w:val="60FBE486"/>
    <w:rsid w:val="610E25EB"/>
    <w:rsid w:val="6110779D"/>
    <w:rsid w:val="611B53B8"/>
    <w:rsid w:val="611F8765"/>
    <w:rsid w:val="6127E38E"/>
    <w:rsid w:val="612D119E"/>
    <w:rsid w:val="614E7F59"/>
    <w:rsid w:val="615206BA"/>
    <w:rsid w:val="616677CB"/>
    <w:rsid w:val="616957CE"/>
    <w:rsid w:val="616D254E"/>
    <w:rsid w:val="61854F42"/>
    <w:rsid w:val="61963AB7"/>
    <w:rsid w:val="61A6B3DA"/>
    <w:rsid w:val="61AC988B"/>
    <w:rsid w:val="61B448AF"/>
    <w:rsid w:val="61BCC571"/>
    <w:rsid w:val="61C738AC"/>
    <w:rsid w:val="61C7C78E"/>
    <w:rsid w:val="6200C122"/>
    <w:rsid w:val="62192D7C"/>
    <w:rsid w:val="62626EF6"/>
    <w:rsid w:val="626C10A4"/>
    <w:rsid w:val="62780CE1"/>
    <w:rsid w:val="627CEBD7"/>
    <w:rsid w:val="62892ED0"/>
    <w:rsid w:val="628BBBD7"/>
    <w:rsid w:val="62A6A3C5"/>
    <w:rsid w:val="62B26A07"/>
    <w:rsid w:val="62C55C5F"/>
    <w:rsid w:val="62C71B6A"/>
    <w:rsid w:val="62F2B826"/>
    <w:rsid w:val="6302482C"/>
    <w:rsid w:val="63039D67"/>
    <w:rsid w:val="6306BD38"/>
    <w:rsid w:val="630821DD"/>
    <w:rsid w:val="631A5226"/>
    <w:rsid w:val="631E5E6B"/>
    <w:rsid w:val="63564402"/>
    <w:rsid w:val="6359C856"/>
    <w:rsid w:val="635CB019"/>
    <w:rsid w:val="6380DF90"/>
    <w:rsid w:val="6388091B"/>
    <w:rsid w:val="6397C144"/>
    <w:rsid w:val="639915C9"/>
    <w:rsid w:val="63C86F24"/>
    <w:rsid w:val="63CC6350"/>
    <w:rsid w:val="63E2712F"/>
    <w:rsid w:val="63EEC466"/>
    <w:rsid w:val="6408FB5F"/>
    <w:rsid w:val="640A3EE5"/>
    <w:rsid w:val="64103DE8"/>
    <w:rsid w:val="6446B69E"/>
    <w:rsid w:val="64490A59"/>
    <w:rsid w:val="646C3125"/>
    <w:rsid w:val="647E9AC2"/>
    <w:rsid w:val="648B0EA7"/>
    <w:rsid w:val="64B0FCDB"/>
    <w:rsid w:val="64D93ABF"/>
    <w:rsid w:val="64EEC561"/>
    <w:rsid w:val="64F900FB"/>
    <w:rsid w:val="64F94D35"/>
    <w:rsid w:val="6502F79D"/>
    <w:rsid w:val="653B5FE0"/>
    <w:rsid w:val="653CC8BA"/>
    <w:rsid w:val="654C7E9B"/>
    <w:rsid w:val="656833B1"/>
    <w:rsid w:val="656A00F0"/>
    <w:rsid w:val="6581434F"/>
    <w:rsid w:val="65D2971F"/>
    <w:rsid w:val="65E4637C"/>
    <w:rsid w:val="65E699AC"/>
    <w:rsid w:val="65EF7BC4"/>
    <w:rsid w:val="660549BE"/>
    <w:rsid w:val="660A666A"/>
    <w:rsid w:val="660F43F4"/>
    <w:rsid w:val="66245B7F"/>
    <w:rsid w:val="6639E8EE"/>
    <w:rsid w:val="665AF3AB"/>
    <w:rsid w:val="665FD4F6"/>
    <w:rsid w:val="666BC402"/>
    <w:rsid w:val="666F4F29"/>
    <w:rsid w:val="667E4BEB"/>
    <w:rsid w:val="669119FD"/>
    <w:rsid w:val="6691F7B6"/>
    <w:rsid w:val="66998BE9"/>
    <w:rsid w:val="66B9DFF5"/>
    <w:rsid w:val="66BD1029"/>
    <w:rsid w:val="66C3CC1B"/>
    <w:rsid w:val="66E910F2"/>
    <w:rsid w:val="66EB391D"/>
    <w:rsid w:val="66F24C4E"/>
    <w:rsid w:val="66FEC347"/>
    <w:rsid w:val="67294641"/>
    <w:rsid w:val="672D0641"/>
    <w:rsid w:val="6740CAAF"/>
    <w:rsid w:val="6741155E"/>
    <w:rsid w:val="674AFDB4"/>
    <w:rsid w:val="675B8100"/>
    <w:rsid w:val="6766BD37"/>
    <w:rsid w:val="6772DF00"/>
    <w:rsid w:val="6785D04C"/>
    <w:rsid w:val="679954CE"/>
    <w:rsid w:val="67A8D75B"/>
    <w:rsid w:val="67F490C6"/>
    <w:rsid w:val="67FF29AD"/>
    <w:rsid w:val="68026964"/>
    <w:rsid w:val="681B0875"/>
    <w:rsid w:val="6823ED8B"/>
    <w:rsid w:val="683582A7"/>
    <w:rsid w:val="683DDF36"/>
    <w:rsid w:val="68721015"/>
    <w:rsid w:val="6889439E"/>
    <w:rsid w:val="689FD473"/>
    <w:rsid w:val="68A774F6"/>
    <w:rsid w:val="68A9914B"/>
    <w:rsid w:val="68BADADF"/>
    <w:rsid w:val="68BE6188"/>
    <w:rsid w:val="68C6F809"/>
    <w:rsid w:val="68D58C36"/>
    <w:rsid w:val="68DE65BB"/>
    <w:rsid w:val="68EDCD34"/>
    <w:rsid w:val="68F90F62"/>
    <w:rsid w:val="692A7EEC"/>
    <w:rsid w:val="6937889E"/>
    <w:rsid w:val="694AB1EF"/>
    <w:rsid w:val="69640C30"/>
    <w:rsid w:val="69761BFE"/>
    <w:rsid w:val="698949D1"/>
    <w:rsid w:val="698A480E"/>
    <w:rsid w:val="69A8515F"/>
    <w:rsid w:val="69AB38DC"/>
    <w:rsid w:val="69B5356A"/>
    <w:rsid w:val="69CDA7F9"/>
    <w:rsid w:val="69F5FC3E"/>
    <w:rsid w:val="69F7E201"/>
    <w:rsid w:val="6A056AA1"/>
    <w:rsid w:val="6A0BE7C8"/>
    <w:rsid w:val="6A115607"/>
    <w:rsid w:val="6A476AE6"/>
    <w:rsid w:val="6A54FA3C"/>
    <w:rsid w:val="6A67CB46"/>
    <w:rsid w:val="6A6933EF"/>
    <w:rsid w:val="6A86F288"/>
    <w:rsid w:val="6A874B32"/>
    <w:rsid w:val="6AA53A65"/>
    <w:rsid w:val="6ACBE5C7"/>
    <w:rsid w:val="6B586E7C"/>
    <w:rsid w:val="6B8D30C2"/>
    <w:rsid w:val="6B93ED9C"/>
    <w:rsid w:val="6BC7FADA"/>
    <w:rsid w:val="6BD05CBF"/>
    <w:rsid w:val="6BE74567"/>
    <w:rsid w:val="6BE76AF0"/>
    <w:rsid w:val="6C361CC0"/>
    <w:rsid w:val="6C3E9DA0"/>
    <w:rsid w:val="6C407C40"/>
    <w:rsid w:val="6C6FA06E"/>
    <w:rsid w:val="6C8C3341"/>
    <w:rsid w:val="6C90B788"/>
    <w:rsid w:val="6C9B2A37"/>
    <w:rsid w:val="6CAEBA34"/>
    <w:rsid w:val="6CB338DC"/>
    <w:rsid w:val="6CBFE554"/>
    <w:rsid w:val="6CE485A8"/>
    <w:rsid w:val="6CEE9221"/>
    <w:rsid w:val="6CF2F5D4"/>
    <w:rsid w:val="6D2D5DD3"/>
    <w:rsid w:val="6D654842"/>
    <w:rsid w:val="6D6B4C58"/>
    <w:rsid w:val="6D71D14B"/>
    <w:rsid w:val="6D734596"/>
    <w:rsid w:val="6D7D2DFC"/>
    <w:rsid w:val="6D863106"/>
    <w:rsid w:val="6DA37B3D"/>
    <w:rsid w:val="6DB70212"/>
    <w:rsid w:val="6DEFCF31"/>
    <w:rsid w:val="6DF42AAD"/>
    <w:rsid w:val="6E05563D"/>
    <w:rsid w:val="6E2EB394"/>
    <w:rsid w:val="6E319455"/>
    <w:rsid w:val="6E3AB3EE"/>
    <w:rsid w:val="6E774262"/>
    <w:rsid w:val="6E86E916"/>
    <w:rsid w:val="6EA0ADA6"/>
    <w:rsid w:val="6EA1CF98"/>
    <w:rsid w:val="6EB597DD"/>
    <w:rsid w:val="6EB71265"/>
    <w:rsid w:val="6EC293B8"/>
    <w:rsid w:val="6EC47858"/>
    <w:rsid w:val="6ED4DD1A"/>
    <w:rsid w:val="6EED2A8C"/>
    <w:rsid w:val="6F0B738B"/>
    <w:rsid w:val="6F17330B"/>
    <w:rsid w:val="6F533B0F"/>
    <w:rsid w:val="6F595270"/>
    <w:rsid w:val="6F5F519D"/>
    <w:rsid w:val="6F66B958"/>
    <w:rsid w:val="6F6BC01D"/>
    <w:rsid w:val="6F7A104F"/>
    <w:rsid w:val="6F8DCEBA"/>
    <w:rsid w:val="6FA085DA"/>
    <w:rsid w:val="6FC8F812"/>
    <w:rsid w:val="6FE0A148"/>
    <w:rsid w:val="6FE638C2"/>
    <w:rsid w:val="6FE6B6DA"/>
    <w:rsid w:val="6FF2F0AD"/>
    <w:rsid w:val="70021C4C"/>
    <w:rsid w:val="700B3DEE"/>
    <w:rsid w:val="700D562E"/>
    <w:rsid w:val="7018CAF2"/>
    <w:rsid w:val="70412728"/>
    <w:rsid w:val="7046E1BF"/>
    <w:rsid w:val="7052D6A7"/>
    <w:rsid w:val="7076E9E2"/>
    <w:rsid w:val="7080750E"/>
    <w:rsid w:val="7084A453"/>
    <w:rsid w:val="708C0A2A"/>
    <w:rsid w:val="709778EF"/>
    <w:rsid w:val="70B620CF"/>
    <w:rsid w:val="70E06C4D"/>
    <w:rsid w:val="70E0D562"/>
    <w:rsid w:val="71067751"/>
    <w:rsid w:val="7118FA67"/>
    <w:rsid w:val="71588765"/>
    <w:rsid w:val="71643C32"/>
    <w:rsid w:val="7170B936"/>
    <w:rsid w:val="717254B0"/>
    <w:rsid w:val="7186D990"/>
    <w:rsid w:val="719045E8"/>
    <w:rsid w:val="7195E6E9"/>
    <w:rsid w:val="719FFD5E"/>
    <w:rsid w:val="71B50E15"/>
    <w:rsid w:val="71BB101E"/>
    <w:rsid w:val="71BE58B1"/>
    <w:rsid w:val="71CD1E2F"/>
    <w:rsid w:val="71E549FC"/>
    <w:rsid w:val="71ED5CB9"/>
    <w:rsid w:val="71FC4582"/>
    <w:rsid w:val="720C4AED"/>
    <w:rsid w:val="721DCC4A"/>
    <w:rsid w:val="7227399B"/>
    <w:rsid w:val="72402AF4"/>
    <w:rsid w:val="7255344B"/>
    <w:rsid w:val="725D9D31"/>
    <w:rsid w:val="725F5DF3"/>
    <w:rsid w:val="72688997"/>
    <w:rsid w:val="7269BE89"/>
    <w:rsid w:val="726A7076"/>
    <w:rsid w:val="726C1166"/>
    <w:rsid w:val="7295F46D"/>
    <w:rsid w:val="72C4B179"/>
    <w:rsid w:val="72EEF27F"/>
    <w:rsid w:val="72F0F3AD"/>
    <w:rsid w:val="73351654"/>
    <w:rsid w:val="73621F9B"/>
    <w:rsid w:val="736BB284"/>
    <w:rsid w:val="73811A5D"/>
    <w:rsid w:val="73FA19EE"/>
    <w:rsid w:val="73FF3C32"/>
    <w:rsid w:val="741F1D0E"/>
    <w:rsid w:val="744B8E25"/>
    <w:rsid w:val="744FE7F3"/>
    <w:rsid w:val="749E8E52"/>
    <w:rsid w:val="74B90672"/>
    <w:rsid w:val="74C5160D"/>
    <w:rsid w:val="74E6E59F"/>
    <w:rsid w:val="74F6883F"/>
    <w:rsid w:val="750AF591"/>
    <w:rsid w:val="751A8FDC"/>
    <w:rsid w:val="755373DE"/>
    <w:rsid w:val="756E7546"/>
    <w:rsid w:val="757159FB"/>
    <w:rsid w:val="75864501"/>
    <w:rsid w:val="75A4723C"/>
    <w:rsid w:val="75B18491"/>
    <w:rsid w:val="75C59E80"/>
    <w:rsid w:val="75CB2E42"/>
    <w:rsid w:val="75F26A48"/>
    <w:rsid w:val="75F5A2E2"/>
    <w:rsid w:val="75F6D656"/>
    <w:rsid w:val="760188BB"/>
    <w:rsid w:val="761ADBA0"/>
    <w:rsid w:val="76373B19"/>
    <w:rsid w:val="763B2A75"/>
    <w:rsid w:val="7642533A"/>
    <w:rsid w:val="765CBB3E"/>
    <w:rsid w:val="768606CD"/>
    <w:rsid w:val="76B17B66"/>
    <w:rsid w:val="76C63FB0"/>
    <w:rsid w:val="76D07CE0"/>
    <w:rsid w:val="76FEDBE3"/>
    <w:rsid w:val="7705975C"/>
    <w:rsid w:val="770D5B66"/>
    <w:rsid w:val="7710FE00"/>
    <w:rsid w:val="77272211"/>
    <w:rsid w:val="7735D91D"/>
    <w:rsid w:val="7739FF4C"/>
    <w:rsid w:val="773FFDB0"/>
    <w:rsid w:val="77647A94"/>
    <w:rsid w:val="77A38BED"/>
    <w:rsid w:val="77AA2ACA"/>
    <w:rsid w:val="77B47772"/>
    <w:rsid w:val="77B7D07A"/>
    <w:rsid w:val="77B972BB"/>
    <w:rsid w:val="77CAFB02"/>
    <w:rsid w:val="77ED2343"/>
    <w:rsid w:val="78051B8B"/>
    <w:rsid w:val="78269E79"/>
    <w:rsid w:val="782C23CE"/>
    <w:rsid w:val="782DE0CC"/>
    <w:rsid w:val="78627B56"/>
    <w:rsid w:val="787310DC"/>
    <w:rsid w:val="7878C2F2"/>
    <w:rsid w:val="788F58F1"/>
    <w:rsid w:val="789B1878"/>
    <w:rsid w:val="78D4C86D"/>
    <w:rsid w:val="78E555B7"/>
    <w:rsid w:val="79040DF5"/>
    <w:rsid w:val="79275FBD"/>
    <w:rsid w:val="79304CE0"/>
    <w:rsid w:val="794DFA10"/>
    <w:rsid w:val="79503268"/>
    <w:rsid w:val="79702597"/>
    <w:rsid w:val="79860781"/>
    <w:rsid w:val="798F9B00"/>
    <w:rsid w:val="79915069"/>
    <w:rsid w:val="79A69BA5"/>
    <w:rsid w:val="79C3AE4B"/>
    <w:rsid w:val="79E6EF9D"/>
    <w:rsid w:val="79F8F960"/>
    <w:rsid w:val="7A0EF8CE"/>
    <w:rsid w:val="7A21DE79"/>
    <w:rsid w:val="7A3B08E8"/>
    <w:rsid w:val="7A466462"/>
    <w:rsid w:val="7A4919AD"/>
    <w:rsid w:val="7A57A7A5"/>
    <w:rsid w:val="7A6BFC3B"/>
    <w:rsid w:val="7A78EC7A"/>
    <w:rsid w:val="7A79687F"/>
    <w:rsid w:val="7A968009"/>
    <w:rsid w:val="7A9A9B0D"/>
    <w:rsid w:val="7AC28827"/>
    <w:rsid w:val="7ACC6C16"/>
    <w:rsid w:val="7B048686"/>
    <w:rsid w:val="7B0CD1F5"/>
    <w:rsid w:val="7B0E163D"/>
    <w:rsid w:val="7B0E1E22"/>
    <w:rsid w:val="7B6991C4"/>
    <w:rsid w:val="7B70F25B"/>
    <w:rsid w:val="7B8069DA"/>
    <w:rsid w:val="7B82EB30"/>
    <w:rsid w:val="7BA43249"/>
    <w:rsid w:val="7BD4B108"/>
    <w:rsid w:val="7C057CE3"/>
    <w:rsid w:val="7C0CB91F"/>
    <w:rsid w:val="7C111FEB"/>
    <w:rsid w:val="7C1328B4"/>
    <w:rsid w:val="7C14A111"/>
    <w:rsid w:val="7C18BED8"/>
    <w:rsid w:val="7C239853"/>
    <w:rsid w:val="7C438199"/>
    <w:rsid w:val="7C5FE9F3"/>
    <w:rsid w:val="7C6A22CA"/>
    <w:rsid w:val="7C700CFE"/>
    <w:rsid w:val="7C7D4B3D"/>
    <w:rsid w:val="7C8DC933"/>
    <w:rsid w:val="7C964C8E"/>
    <w:rsid w:val="7CA6E127"/>
    <w:rsid w:val="7CAF6486"/>
    <w:rsid w:val="7CB6F193"/>
    <w:rsid w:val="7CB9CEA8"/>
    <w:rsid w:val="7CC63FE1"/>
    <w:rsid w:val="7CDA1818"/>
    <w:rsid w:val="7CDD3F01"/>
    <w:rsid w:val="7CEB8D8E"/>
    <w:rsid w:val="7CEDFC17"/>
    <w:rsid w:val="7CF6FBF0"/>
    <w:rsid w:val="7D11ABA6"/>
    <w:rsid w:val="7D150CA6"/>
    <w:rsid w:val="7D1E9720"/>
    <w:rsid w:val="7D4002AA"/>
    <w:rsid w:val="7D5C86C0"/>
    <w:rsid w:val="7D645DAB"/>
    <w:rsid w:val="7D74274D"/>
    <w:rsid w:val="7D79872B"/>
    <w:rsid w:val="7D893699"/>
    <w:rsid w:val="7DA727CE"/>
    <w:rsid w:val="7DBBA985"/>
    <w:rsid w:val="7DF2706B"/>
    <w:rsid w:val="7E021EC3"/>
    <w:rsid w:val="7E0786D1"/>
    <w:rsid w:val="7E137AB0"/>
    <w:rsid w:val="7E2F61EA"/>
    <w:rsid w:val="7E309E59"/>
    <w:rsid w:val="7E4CAFAC"/>
    <w:rsid w:val="7E4F3758"/>
    <w:rsid w:val="7E5145D2"/>
    <w:rsid w:val="7E794108"/>
    <w:rsid w:val="7EA3E97E"/>
    <w:rsid w:val="7EA71D32"/>
    <w:rsid w:val="7ECE56C4"/>
    <w:rsid w:val="7F0230B8"/>
    <w:rsid w:val="7F130F7B"/>
    <w:rsid w:val="7F388A86"/>
    <w:rsid w:val="7F405841"/>
    <w:rsid w:val="7F532E1B"/>
    <w:rsid w:val="7F6BDC74"/>
    <w:rsid w:val="7F8E40CC"/>
    <w:rsid w:val="7FA39299"/>
    <w:rsid w:val="7FC94B82"/>
    <w:rsid w:val="7FF97571"/>
  </w:rsids>
  <m:mathPr>
    <m:mathFont m:val="Cambria Math"/>
    <m:brkBin m:val="before"/>
    <m:brkBinSub m:val="--"/>
    <m:smallFrac m:val="0"/>
    <m:dispDef/>
    <m:lMargin m:val="0"/>
    <m:rMargin m:val="0"/>
    <m:defJc m:val="centerGroup"/>
    <m:wrapIndent m:val="1440"/>
    <m:intLim m:val="subSup"/>
    <m:naryLim m:val="undOvr"/>
  </m:mathPr>
  <w:themeFontLang w:val="fr-LU"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89721BE"/>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note text" w:uiPriority="99" w:qFormat="1"/>
    <w:lsdException w:name="annotation text" w:uiPriority="99"/>
    <w:lsdException w:name="header" w:uiPriority="99"/>
    <w:lsdException w:name="footer" w:uiPriority="99"/>
    <w:lsdException w:name="caption" w:semiHidden="1" w:unhideWhenUsed="1" w:qFormat="1"/>
    <w:lsdException w:name="footnote reference" w:uiPriority="99" w:qFormat="1"/>
    <w:lsdException w:name="annotation reference" w:uiPriority="99"/>
    <w:lsdException w:name="macro" w:uiPriority="99"/>
    <w:lsdException w:name="Title" w:qFormat="1"/>
    <w:lsdException w:name="Default Paragraph Font" w:uiPriority="1"/>
    <w:lsdException w:name="Subtitle" w:qFormat="1"/>
    <w:lsdException w:name="Hyperlink" w:uiPriority="99" w:qFormat="1"/>
    <w:lsdException w:name="Strong" w:uiPriority="22" w:qFormat="1"/>
    <w:lsdException w:name="Emphasis" w:qFormat="1"/>
    <w:lsdException w:name="HTML Top of Form" w:uiPriority="99"/>
    <w:lsdException w:name="HTML Bottom of Form" w:uiPriority="99"/>
    <w:lsdException w:name="Normal (Web)" w:uiPriority="99"/>
    <w:lsdException w:name="HTML Preformatted" w:uiPriority="99"/>
    <w:lsdException w:name="HTML Typewriter" w:semiHidden="1" w:unhideWhenUsed="1"/>
    <w:lsdException w:name="HTML Variable" w:semiHidden="1" w:unhideWhenUsed="1"/>
    <w:lsdException w:name="Normal Table" w:semiHidden="1" w:unhideWhenUsed="1"/>
    <w:lsdException w:name="No List" w:uiPriority="99"/>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04516"/>
    <w:pPr>
      <w:jc w:val="both"/>
    </w:pPr>
    <w:rPr>
      <w:rFonts w:ascii="Verdana" w:hAnsi="Verdana"/>
      <w:color w:val="333333"/>
      <w:sz w:val="18"/>
      <w:szCs w:val="24"/>
      <w:lang w:val="en-GB" w:eastAsia="en-GB"/>
    </w:rPr>
  </w:style>
  <w:style w:type="paragraph" w:styleId="Heading1">
    <w:name w:val="heading 1"/>
    <w:basedOn w:val="Normal"/>
    <w:next w:val="Normal"/>
    <w:link w:val="Heading1Char"/>
    <w:autoRedefine/>
    <w:qFormat/>
    <w:rsid w:val="00C40978"/>
    <w:pPr>
      <w:keepNext/>
      <w:numPr>
        <w:numId w:val="29"/>
      </w:numPr>
      <w:spacing w:before="240" w:after="60"/>
      <w:outlineLvl w:val="0"/>
    </w:pPr>
    <w:rPr>
      <w:rFonts w:cs="Arial"/>
      <w:b/>
      <w:bCs/>
      <w:color w:val="238DC1"/>
      <w:kern w:val="32"/>
      <w:sz w:val="32"/>
      <w:szCs w:val="32"/>
    </w:rPr>
  </w:style>
  <w:style w:type="paragraph" w:styleId="Heading2">
    <w:name w:val="heading 2"/>
    <w:basedOn w:val="Normal"/>
    <w:next w:val="BodyText"/>
    <w:link w:val="Heading2Char"/>
    <w:autoRedefine/>
    <w:qFormat/>
    <w:rsid w:val="00CA7FC8"/>
    <w:pPr>
      <w:keepNext/>
      <w:numPr>
        <w:ilvl w:val="1"/>
        <w:numId w:val="29"/>
      </w:numPr>
      <w:spacing w:before="240" w:after="60"/>
      <w:outlineLvl w:val="1"/>
    </w:pPr>
    <w:rPr>
      <w:rFonts w:cs="Arial"/>
      <w:bCs/>
      <w:iCs/>
      <w:color w:val="238DC1"/>
      <w:sz w:val="28"/>
      <w:szCs w:val="28"/>
    </w:rPr>
  </w:style>
  <w:style w:type="paragraph" w:styleId="Heading3">
    <w:name w:val="heading 3"/>
    <w:basedOn w:val="Normal"/>
    <w:next w:val="BodyText"/>
    <w:link w:val="Heading3Char"/>
    <w:autoRedefine/>
    <w:qFormat/>
    <w:rsid w:val="00C40978"/>
    <w:pPr>
      <w:keepNext/>
      <w:numPr>
        <w:ilvl w:val="2"/>
        <w:numId w:val="29"/>
      </w:numPr>
      <w:spacing w:before="240" w:after="60"/>
      <w:outlineLvl w:val="2"/>
    </w:pPr>
    <w:rPr>
      <w:rFonts w:cs="Arial"/>
      <w:bCs/>
      <w:i/>
      <w:color w:val="238DC1"/>
      <w:sz w:val="24"/>
      <w:szCs w:val="26"/>
    </w:rPr>
  </w:style>
  <w:style w:type="paragraph" w:styleId="Heading4">
    <w:name w:val="heading 4"/>
    <w:basedOn w:val="Normal"/>
    <w:next w:val="Normal"/>
    <w:link w:val="Heading4Char"/>
    <w:semiHidden/>
    <w:unhideWhenUsed/>
    <w:qFormat/>
    <w:rsid w:val="00BD4817"/>
    <w:pPr>
      <w:keepNext/>
      <w:numPr>
        <w:ilvl w:val="3"/>
        <w:numId w:val="29"/>
      </w:numPr>
      <w:spacing w:before="240" w:after="60"/>
      <w:outlineLvl w:val="3"/>
    </w:pPr>
    <w:rPr>
      <w:rFonts w:ascii="Calibri" w:hAnsi="Calibri"/>
      <w:b/>
      <w:bCs/>
      <w:sz w:val="28"/>
      <w:szCs w:val="28"/>
    </w:rPr>
  </w:style>
  <w:style w:type="paragraph" w:styleId="Heading5">
    <w:name w:val="heading 5"/>
    <w:basedOn w:val="Normal"/>
    <w:next w:val="Normal"/>
    <w:link w:val="Heading5Char"/>
    <w:semiHidden/>
    <w:unhideWhenUsed/>
    <w:qFormat/>
    <w:rsid w:val="00675BA7"/>
    <w:pPr>
      <w:numPr>
        <w:ilvl w:val="4"/>
        <w:numId w:val="29"/>
      </w:numPr>
      <w:spacing w:before="240" w:after="60"/>
      <w:outlineLvl w:val="4"/>
    </w:pPr>
    <w:rPr>
      <w:rFonts w:ascii="Calibri" w:hAnsi="Calibri"/>
      <w:b/>
      <w:bCs/>
      <w:i/>
      <w:iCs/>
      <w:sz w:val="26"/>
      <w:szCs w:val="26"/>
    </w:rPr>
  </w:style>
  <w:style w:type="paragraph" w:styleId="Heading6">
    <w:name w:val="heading 6"/>
    <w:basedOn w:val="Normal"/>
    <w:next w:val="Normal"/>
    <w:link w:val="Heading6Char"/>
    <w:semiHidden/>
    <w:unhideWhenUsed/>
    <w:qFormat/>
    <w:rsid w:val="00BD4817"/>
    <w:pPr>
      <w:numPr>
        <w:ilvl w:val="5"/>
        <w:numId w:val="29"/>
      </w:numPr>
      <w:spacing w:before="240" w:after="60"/>
      <w:outlineLvl w:val="5"/>
    </w:pPr>
    <w:rPr>
      <w:rFonts w:ascii="Calibri" w:hAnsi="Calibri"/>
      <w:b/>
      <w:bCs/>
      <w:sz w:val="22"/>
      <w:szCs w:val="22"/>
    </w:rPr>
  </w:style>
  <w:style w:type="paragraph" w:styleId="Heading7">
    <w:name w:val="heading 7"/>
    <w:basedOn w:val="Normal"/>
    <w:next w:val="Normal"/>
    <w:link w:val="Heading7Char"/>
    <w:semiHidden/>
    <w:unhideWhenUsed/>
    <w:qFormat/>
    <w:rsid w:val="00BD4817"/>
    <w:pPr>
      <w:numPr>
        <w:ilvl w:val="6"/>
        <w:numId w:val="29"/>
      </w:numPr>
      <w:spacing w:before="240" w:after="60"/>
      <w:outlineLvl w:val="6"/>
    </w:pPr>
    <w:rPr>
      <w:rFonts w:ascii="Calibri" w:hAnsi="Calibri"/>
      <w:sz w:val="24"/>
    </w:rPr>
  </w:style>
  <w:style w:type="paragraph" w:styleId="Heading8">
    <w:name w:val="heading 8"/>
    <w:basedOn w:val="Normal"/>
    <w:next w:val="Normal"/>
    <w:link w:val="Heading8Char"/>
    <w:semiHidden/>
    <w:unhideWhenUsed/>
    <w:qFormat/>
    <w:rsid w:val="00BD4817"/>
    <w:pPr>
      <w:numPr>
        <w:ilvl w:val="7"/>
        <w:numId w:val="29"/>
      </w:numPr>
      <w:spacing w:before="240" w:after="60"/>
      <w:outlineLvl w:val="7"/>
    </w:pPr>
    <w:rPr>
      <w:rFonts w:ascii="Calibri" w:hAnsi="Calibri"/>
      <w:i/>
      <w:iCs/>
      <w:sz w:val="24"/>
    </w:rPr>
  </w:style>
  <w:style w:type="paragraph" w:styleId="Heading9">
    <w:name w:val="heading 9"/>
    <w:basedOn w:val="Normal"/>
    <w:next w:val="Normal"/>
    <w:link w:val="Heading9Char"/>
    <w:semiHidden/>
    <w:unhideWhenUsed/>
    <w:qFormat/>
    <w:rsid w:val="00BD4817"/>
    <w:pPr>
      <w:numPr>
        <w:ilvl w:val="8"/>
        <w:numId w:val="29"/>
      </w:numPr>
      <w:spacing w:before="240" w:after="60"/>
      <w:outlineLvl w:val="8"/>
    </w:pPr>
    <w:rPr>
      <w:rFonts w:ascii="Calibri Light" w:hAnsi="Calibri Light"/>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basedOn w:val="Normal"/>
    <w:rsid w:val="00A579C8"/>
  </w:style>
  <w:style w:type="paragraph" w:styleId="BodyText">
    <w:name w:val="Body Text"/>
    <w:basedOn w:val="Normal"/>
    <w:link w:val="BodyTextChar"/>
    <w:rsid w:val="00D13C59"/>
    <w:pPr>
      <w:spacing w:after="120"/>
    </w:pPr>
  </w:style>
  <w:style w:type="character" w:styleId="Hyperlink">
    <w:name w:val="Hyperlink"/>
    <w:uiPriority w:val="99"/>
    <w:qFormat/>
    <w:rsid w:val="00303976"/>
    <w:rPr>
      <w:rFonts w:ascii="Verdana" w:hAnsi="Verdana"/>
      <w:color w:val="1A3F7C"/>
      <w:sz w:val="18"/>
      <w:u w:val="none"/>
    </w:rPr>
  </w:style>
  <w:style w:type="paragraph" w:styleId="ListNumber">
    <w:name w:val="List Number"/>
    <w:aliases w:val="List Number Justified"/>
    <w:basedOn w:val="Normal"/>
    <w:rsid w:val="00A579C8"/>
    <w:pPr>
      <w:numPr>
        <w:numId w:val="10"/>
      </w:numPr>
    </w:pPr>
  </w:style>
  <w:style w:type="paragraph" w:styleId="ListBullet2">
    <w:name w:val="List Bullet 2"/>
    <w:basedOn w:val="Normal"/>
    <w:link w:val="ListBullet2Char"/>
    <w:rsid w:val="00EB58BA"/>
    <w:pPr>
      <w:numPr>
        <w:numId w:val="17"/>
      </w:numPr>
      <w:spacing w:before="60" w:after="60"/>
      <w:jc w:val="left"/>
    </w:pPr>
  </w:style>
  <w:style w:type="paragraph" w:styleId="ListNumber2">
    <w:name w:val="List Number 2"/>
    <w:basedOn w:val="Normal"/>
    <w:rsid w:val="00A579C8"/>
    <w:pPr>
      <w:numPr>
        <w:numId w:val="11"/>
      </w:numPr>
      <w:spacing w:before="80" w:after="80"/>
    </w:pPr>
  </w:style>
  <w:style w:type="paragraph" w:styleId="ListNumber4">
    <w:name w:val="List Number 4"/>
    <w:basedOn w:val="Normal"/>
    <w:rsid w:val="00A579C8"/>
    <w:pPr>
      <w:numPr>
        <w:numId w:val="13"/>
      </w:numPr>
    </w:pPr>
  </w:style>
  <w:style w:type="paragraph" w:styleId="ListNumber3">
    <w:name w:val="List Number 3"/>
    <w:basedOn w:val="Normal"/>
    <w:rsid w:val="00A579C8"/>
    <w:pPr>
      <w:numPr>
        <w:numId w:val="12"/>
      </w:numPr>
    </w:pPr>
  </w:style>
  <w:style w:type="character" w:customStyle="1" w:styleId="HeaderChar">
    <w:name w:val="Header Char"/>
    <w:link w:val="Header"/>
    <w:uiPriority w:val="99"/>
    <w:rsid w:val="00D13C59"/>
    <w:rPr>
      <w:rFonts w:ascii="Verdana" w:hAnsi="Verdana"/>
      <w:i/>
      <w:color w:val="000000"/>
      <w:sz w:val="16"/>
      <w:szCs w:val="24"/>
      <w:lang w:val="en-GB" w:eastAsia="en-GB" w:bidi="ar-SA"/>
    </w:rPr>
  </w:style>
  <w:style w:type="paragraph" w:styleId="NormalIndent">
    <w:name w:val="Normal Indent"/>
    <w:basedOn w:val="Normal"/>
    <w:rsid w:val="00A579C8"/>
    <w:pPr>
      <w:ind w:left="720"/>
    </w:pPr>
  </w:style>
  <w:style w:type="paragraph" w:customStyle="1" w:styleId="StyleListNumberListNumberJustifiedCustomColorRGB266312">
    <w:name w:val="Style List NumberList Number Justified + Custom Color(RGB(266312..."/>
    <w:basedOn w:val="ListNumber"/>
    <w:rsid w:val="00B41BBD"/>
    <w:pPr>
      <w:ind w:left="0" w:firstLine="0"/>
    </w:pPr>
    <w:rPr>
      <w:szCs w:val="20"/>
    </w:rPr>
  </w:style>
  <w:style w:type="paragraph" w:styleId="Footer">
    <w:name w:val="footer"/>
    <w:basedOn w:val="FootnoteText"/>
    <w:link w:val="FooterChar"/>
    <w:uiPriority w:val="99"/>
    <w:rsid w:val="00D13C59"/>
    <w:pPr>
      <w:tabs>
        <w:tab w:val="center" w:pos="4153"/>
        <w:tab w:val="right" w:pos="8306"/>
      </w:tabs>
    </w:pPr>
    <w:rPr>
      <w:i/>
      <w:color w:val="808080"/>
      <w:sz w:val="16"/>
    </w:rPr>
  </w:style>
  <w:style w:type="paragraph" w:styleId="Header">
    <w:name w:val="header"/>
    <w:basedOn w:val="Normal"/>
    <w:link w:val="HeaderChar"/>
    <w:uiPriority w:val="99"/>
    <w:rsid w:val="00D13C59"/>
    <w:pPr>
      <w:tabs>
        <w:tab w:val="center" w:pos="4153"/>
        <w:tab w:val="right" w:pos="8306"/>
      </w:tabs>
    </w:pPr>
    <w:rPr>
      <w:i/>
      <w:color w:val="000000"/>
      <w:sz w:val="16"/>
    </w:rPr>
  </w:style>
  <w:style w:type="paragraph" w:styleId="Date">
    <w:name w:val="Date"/>
    <w:basedOn w:val="Normal"/>
    <w:next w:val="Normal"/>
    <w:rsid w:val="00D13C59"/>
    <w:rPr>
      <w:color w:val="808080"/>
      <w:sz w:val="16"/>
    </w:rPr>
  </w:style>
  <w:style w:type="paragraph" w:styleId="ListNumber5">
    <w:name w:val="List Number 5"/>
    <w:basedOn w:val="Normal"/>
    <w:rsid w:val="00A579C8"/>
    <w:pPr>
      <w:numPr>
        <w:numId w:val="14"/>
      </w:numPr>
    </w:pPr>
  </w:style>
  <w:style w:type="table" w:styleId="Table3Deffects1">
    <w:name w:val="Table 3D effects 1"/>
    <w:basedOn w:val="TableNormal"/>
    <w:rsid w:val="00527526"/>
    <w:rPr>
      <w:rFonts w:ascii="Verdana" w:hAnsi="Verdana"/>
      <w:color w:val="333333"/>
    </w:rPr>
    <w:tblPr>
      <w:tblCellSpacing w:w="14" w:type="dxa"/>
    </w:tblPr>
    <w:trPr>
      <w:tblCellSpacing w:w="14" w:type="dxa"/>
    </w:tr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527526"/>
    <w:rPr>
      <w:rFonts w:ascii="Verdana" w:hAnsi="Verdana"/>
      <w:color w:val="333333"/>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rsid w:val="00527526"/>
    <w:rPr>
      <w:rFonts w:ascii="Verdana" w:hAnsi="Verdana"/>
      <w:color w:val="333333"/>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character" w:styleId="PageNumber">
    <w:name w:val="page number"/>
    <w:rsid w:val="00D13C59"/>
    <w:rPr>
      <w:rFonts w:ascii="Verdana" w:hAnsi="Verdana"/>
      <w:color w:val="333333"/>
      <w:sz w:val="20"/>
    </w:rPr>
  </w:style>
  <w:style w:type="character" w:customStyle="1" w:styleId="Heading2Char">
    <w:name w:val="Heading 2 Char"/>
    <w:link w:val="Heading2"/>
    <w:rsid w:val="00CA7FC8"/>
    <w:rPr>
      <w:rFonts w:ascii="Verdana" w:hAnsi="Verdana" w:cs="Arial"/>
      <w:bCs/>
      <w:iCs/>
      <w:color w:val="238DC1"/>
      <w:sz w:val="28"/>
      <w:szCs w:val="28"/>
      <w:lang w:val="en-GB" w:eastAsia="en-GB"/>
    </w:rPr>
  </w:style>
  <w:style w:type="paragraph" w:customStyle="1" w:styleId="StyleBodyTextAfter0pt">
    <w:name w:val="Style Body Text + After:  0 pt"/>
    <w:basedOn w:val="BodyText"/>
    <w:link w:val="StyleBodyTextAfter0ptChar"/>
    <w:rsid w:val="00003AD6"/>
    <w:pPr>
      <w:spacing w:after="0"/>
    </w:pPr>
    <w:rPr>
      <w:szCs w:val="20"/>
    </w:rPr>
  </w:style>
  <w:style w:type="paragraph" w:customStyle="1" w:styleId="StyleStyleBulleted10ptCustomColorRGB12311170Left">
    <w:name w:val="Style Style Bulleted 10 pt Custom Color(RGB(12311170)) + Left"/>
    <w:basedOn w:val="Normal"/>
    <w:rsid w:val="00A579C8"/>
    <w:pPr>
      <w:numPr>
        <w:numId w:val="15"/>
      </w:numPr>
      <w:spacing w:after="220"/>
      <w:ind w:left="360"/>
      <w:jc w:val="left"/>
    </w:pPr>
    <w:rPr>
      <w:color w:val="000000"/>
    </w:rPr>
  </w:style>
  <w:style w:type="character" w:customStyle="1" w:styleId="BodyTextChar">
    <w:name w:val="Body Text Char"/>
    <w:link w:val="BodyText"/>
    <w:rsid w:val="00D13C59"/>
    <w:rPr>
      <w:rFonts w:ascii="Verdana" w:hAnsi="Verdana"/>
      <w:color w:val="333333"/>
      <w:szCs w:val="24"/>
      <w:lang w:val="en-GB" w:eastAsia="en-GB" w:bidi="ar-SA"/>
    </w:rPr>
  </w:style>
  <w:style w:type="paragraph" w:customStyle="1" w:styleId="StyleListBulletListBulletJustifiedLeft">
    <w:name w:val="Style List BulletList Bullet Justified + Left"/>
    <w:basedOn w:val="Normal"/>
    <w:rsid w:val="00E248C6"/>
    <w:pPr>
      <w:numPr>
        <w:numId w:val="9"/>
      </w:numPr>
      <w:spacing w:before="80" w:after="80"/>
      <w:jc w:val="left"/>
    </w:pPr>
    <w:rPr>
      <w:szCs w:val="20"/>
    </w:rPr>
  </w:style>
  <w:style w:type="paragraph" w:styleId="FootnoteText">
    <w:name w:val="footnote text"/>
    <w:aliases w:val="Footnote,Footnote text,Testo nota a piè di pagina_Rientro,stile 1,Footnote1,Footnote2,Footnote3,Footnote4,Footnote5,Footnote6,Footnote7,Footnote8,Footnote9,Footnote10,Footnote11,Footnote21,Footnote31,Footnote41,Footnote51,ft,o"/>
    <w:basedOn w:val="Normal"/>
    <w:link w:val="FootnoteTextChar"/>
    <w:uiPriority w:val="99"/>
    <w:qFormat/>
    <w:rsid w:val="004D5591"/>
    <w:rPr>
      <w:szCs w:val="20"/>
    </w:rPr>
  </w:style>
  <w:style w:type="paragraph" w:styleId="TOC2">
    <w:name w:val="toc 2"/>
    <w:basedOn w:val="Normal"/>
    <w:next w:val="Normal"/>
    <w:autoRedefine/>
    <w:uiPriority w:val="39"/>
    <w:rsid w:val="00D2200F"/>
    <w:pPr>
      <w:ind w:left="200"/>
    </w:pPr>
  </w:style>
  <w:style w:type="paragraph" w:styleId="TOC1">
    <w:name w:val="toc 1"/>
    <w:basedOn w:val="Normal"/>
    <w:next w:val="Normal"/>
    <w:autoRedefine/>
    <w:uiPriority w:val="39"/>
    <w:rsid w:val="00515884"/>
    <w:pPr>
      <w:tabs>
        <w:tab w:val="left" w:pos="400"/>
        <w:tab w:val="right" w:leader="dot" w:pos="8777"/>
      </w:tabs>
    </w:pPr>
  </w:style>
  <w:style w:type="table" w:styleId="TableProfessional">
    <w:name w:val="Table Professional"/>
    <w:basedOn w:val="TableNormal"/>
    <w:rsid w:val="00527526"/>
    <w:pPr>
      <w:jc w:val="both"/>
    </w:pPr>
    <w:rPr>
      <w:rFonts w:ascii="Verdana" w:hAnsi="Verdana"/>
      <w:color w:val="333333"/>
    </w:rPr>
    <w:tblPr>
      <w:tblBorders>
        <w:top w:val="single" w:sz="6" w:space="0" w:color="333333"/>
        <w:left w:val="single" w:sz="6" w:space="0" w:color="333333"/>
        <w:bottom w:val="single" w:sz="6" w:space="0" w:color="333333"/>
        <w:right w:val="single" w:sz="6" w:space="0" w:color="333333"/>
        <w:insideH w:val="single" w:sz="6" w:space="0" w:color="333333"/>
        <w:insideV w:val="single" w:sz="6" w:space="0" w:color="333333"/>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numbering" w:customStyle="1" w:styleId="Style2">
    <w:name w:val="Style2"/>
    <w:basedOn w:val="NoList"/>
    <w:rsid w:val="00B103AE"/>
    <w:pPr>
      <w:numPr>
        <w:numId w:val="16"/>
      </w:numPr>
    </w:pPr>
  </w:style>
  <w:style w:type="paragraph" w:customStyle="1" w:styleId="StyleHeading1VerdanaAuto">
    <w:name w:val="Style Heading 1 + Verdana Auto"/>
    <w:basedOn w:val="Heading1"/>
    <w:rsid w:val="00D02D0C"/>
  </w:style>
  <w:style w:type="paragraph" w:customStyle="1" w:styleId="StyleHeading1VerdanaAuto1">
    <w:name w:val="Style Heading 1 + Verdana Auto1"/>
    <w:basedOn w:val="Heading1"/>
    <w:rsid w:val="00D02D0C"/>
  </w:style>
  <w:style w:type="paragraph" w:customStyle="1" w:styleId="StyleHeading2VerdanaAuto">
    <w:name w:val="Style Heading 2 + Verdana Auto"/>
    <w:basedOn w:val="Heading2"/>
    <w:rsid w:val="00A579C8"/>
    <w:rPr>
      <w:iCs w:val="0"/>
    </w:rPr>
  </w:style>
  <w:style w:type="paragraph" w:customStyle="1" w:styleId="StyleListBullet2">
    <w:name w:val="Style List Bullet 2 +"/>
    <w:basedOn w:val="ListBullet2"/>
    <w:link w:val="StyleListBullet2Char"/>
    <w:rsid w:val="00A579C8"/>
  </w:style>
  <w:style w:type="character" w:customStyle="1" w:styleId="ListBullet2Char">
    <w:name w:val="List Bullet 2 Char"/>
    <w:link w:val="ListBullet2"/>
    <w:rsid w:val="00A579C8"/>
    <w:rPr>
      <w:rFonts w:ascii="Verdana" w:hAnsi="Verdana"/>
      <w:color w:val="333333"/>
      <w:szCs w:val="24"/>
      <w:lang w:val="en-GB" w:eastAsia="en-GB"/>
    </w:rPr>
  </w:style>
  <w:style w:type="character" w:customStyle="1" w:styleId="StyleListBullet2Char">
    <w:name w:val="Style List Bullet 2 + Char"/>
    <w:link w:val="StyleListBullet2"/>
    <w:rsid w:val="00A579C8"/>
    <w:rPr>
      <w:rFonts w:ascii="Verdana" w:hAnsi="Verdana"/>
      <w:color w:val="333333"/>
      <w:szCs w:val="24"/>
      <w:lang w:val="en-GB" w:eastAsia="en-GB"/>
    </w:rPr>
  </w:style>
  <w:style w:type="paragraph" w:customStyle="1" w:styleId="StyleStyleBodyTextAfter0ptVerdana">
    <w:name w:val="Style Style Body Text + After:  0 pt + Verdana"/>
    <w:basedOn w:val="StyleBodyTextAfter0pt"/>
    <w:link w:val="StyleStyleBodyTextAfter0ptVerdanaChar"/>
    <w:rsid w:val="00A579C8"/>
  </w:style>
  <w:style w:type="character" w:customStyle="1" w:styleId="StyleBodyTextAfter0ptChar">
    <w:name w:val="Style Body Text + After:  0 pt Char"/>
    <w:link w:val="StyleBodyTextAfter0pt"/>
    <w:rsid w:val="00A579C8"/>
    <w:rPr>
      <w:rFonts w:ascii="Verdana" w:hAnsi="Verdana"/>
      <w:color w:val="333333"/>
      <w:szCs w:val="24"/>
      <w:lang w:val="en-GB" w:eastAsia="en-GB" w:bidi="ar-SA"/>
    </w:rPr>
  </w:style>
  <w:style w:type="character" w:customStyle="1" w:styleId="StyleStyleBodyTextAfter0ptVerdanaChar">
    <w:name w:val="Style Style Body Text + After:  0 pt + Verdana Char"/>
    <w:link w:val="StyleStyleBodyTextAfter0ptVerdana"/>
    <w:rsid w:val="00A579C8"/>
    <w:rPr>
      <w:rFonts w:ascii="Verdana" w:hAnsi="Verdana"/>
      <w:color w:val="333333"/>
      <w:szCs w:val="24"/>
      <w:lang w:val="en-GB" w:eastAsia="en-GB" w:bidi="ar-SA"/>
    </w:rPr>
  </w:style>
  <w:style w:type="paragraph" w:customStyle="1" w:styleId="StyleStyleBodyTextAfter0ptVerdanaBold">
    <w:name w:val="Style Style Body Text + After:  0 pt + Verdana Bold"/>
    <w:basedOn w:val="StyleBodyTextAfter0pt"/>
    <w:link w:val="StyleStyleBodyTextAfter0ptVerdanaBoldChar"/>
    <w:rsid w:val="00A579C8"/>
    <w:rPr>
      <w:b/>
      <w:bCs/>
      <w:szCs w:val="24"/>
    </w:rPr>
  </w:style>
  <w:style w:type="character" w:customStyle="1" w:styleId="StyleStyleBodyTextAfter0ptVerdanaBoldChar">
    <w:name w:val="Style Style Body Text + After:  0 pt + Verdana Bold Char"/>
    <w:link w:val="StyleStyleBodyTextAfter0ptVerdanaBold"/>
    <w:rsid w:val="00A579C8"/>
    <w:rPr>
      <w:rFonts w:ascii="Verdana" w:hAnsi="Verdana"/>
      <w:b/>
      <w:bCs/>
      <w:color w:val="333333"/>
      <w:szCs w:val="24"/>
      <w:lang w:val="en-GB" w:eastAsia="en-GB" w:bidi="ar-SA"/>
    </w:rPr>
  </w:style>
  <w:style w:type="paragraph" w:customStyle="1" w:styleId="StyleStyleBodyTextAfter0ptVerdanaBoldAuto">
    <w:name w:val="Style Style Body Text + After:  0 pt + Verdana Bold Auto"/>
    <w:basedOn w:val="StyleBodyTextAfter0pt"/>
    <w:link w:val="StyleStyleBodyTextAfter0ptVerdanaBoldAutoChar"/>
    <w:rsid w:val="00A579C8"/>
    <w:rPr>
      <w:b/>
      <w:bCs/>
      <w:szCs w:val="24"/>
    </w:rPr>
  </w:style>
  <w:style w:type="character" w:customStyle="1" w:styleId="StyleStyleBodyTextAfter0ptVerdanaBoldAutoChar">
    <w:name w:val="Style Style Body Text + After:  0 pt + Verdana Bold Auto Char"/>
    <w:link w:val="StyleStyleBodyTextAfter0ptVerdanaBoldAuto"/>
    <w:rsid w:val="00A579C8"/>
    <w:rPr>
      <w:rFonts w:ascii="Verdana" w:hAnsi="Verdana"/>
      <w:b/>
      <w:bCs/>
      <w:color w:val="333333"/>
      <w:szCs w:val="24"/>
      <w:lang w:val="en-GB" w:eastAsia="en-GB" w:bidi="ar-SA"/>
    </w:rPr>
  </w:style>
  <w:style w:type="character" w:customStyle="1" w:styleId="Heading1Char">
    <w:name w:val="Heading 1 Char"/>
    <w:link w:val="Heading1"/>
    <w:rsid w:val="00C40978"/>
    <w:rPr>
      <w:rFonts w:ascii="Verdana" w:hAnsi="Verdana" w:cs="Arial"/>
      <w:b/>
      <w:bCs/>
      <w:color w:val="238DC1"/>
      <w:kern w:val="32"/>
      <w:sz w:val="32"/>
      <w:szCs w:val="32"/>
      <w:lang w:val="en-GB" w:eastAsia="en-GB"/>
    </w:rPr>
  </w:style>
  <w:style w:type="paragraph" w:customStyle="1" w:styleId="StyleHeading1Gray-80">
    <w:name w:val="Style Heading 1 + Gray-80%"/>
    <w:basedOn w:val="Heading1"/>
    <w:link w:val="StyleHeading1Gray-80Char"/>
    <w:rsid w:val="00D02D0C"/>
  </w:style>
  <w:style w:type="character" w:customStyle="1" w:styleId="StyleHeading1Gray-80Char">
    <w:name w:val="Style Heading 1 + Gray-80% Char"/>
    <w:link w:val="StyleHeading1Gray-80"/>
    <w:rsid w:val="00D02D0C"/>
    <w:rPr>
      <w:rFonts w:ascii="Verdana" w:hAnsi="Verdana" w:cs="Arial"/>
      <w:b/>
      <w:bCs/>
      <w:color w:val="238DC1"/>
      <w:kern w:val="32"/>
      <w:sz w:val="32"/>
      <w:szCs w:val="32"/>
      <w:lang w:val="en-GB" w:eastAsia="en-GB"/>
    </w:rPr>
  </w:style>
  <w:style w:type="paragraph" w:customStyle="1" w:styleId="StyleHeading1Auto">
    <w:name w:val="Style Heading 1 + Auto"/>
    <w:basedOn w:val="Heading1"/>
    <w:rsid w:val="00D02D0C"/>
  </w:style>
  <w:style w:type="character" w:styleId="CommentReference">
    <w:name w:val="annotation reference"/>
    <w:uiPriority w:val="99"/>
    <w:unhideWhenUsed/>
    <w:rsid w:val="003730DF"/>
    <w:rPr>
      <w:sz w:val="16"/>
      <w:szCs w:val="16"/>
    </w:rPr>
  </w:style>
  <w:style w:type="paragraph" w:styleId="CommentText">
    <w:name w:val="annotation text"/>
    <w:basedOn w:val="Normal"/>
    <w:link w:val="CommentTextChar"/>
    <w:uiPriority w:val="99"/>
    <w:unhideWhenUsed/>
    <w:rsid w:val="003730DF"/>
    <w:pPr>
      <w:spacing w:before="120" w:after="120"/>
    </w:pPr>
    <w:rPr>
      <w:rFonts w:ascii="Arial" w:hAnsi="Arial"/>
      <w:color w:val="000000"/>
      <w:szCs w:val="20"/>
      <w:lang w:eastAsia="fr-FR"/>
    </w:rPr>
  </w:style>
  <w:style w:type="character" w:customStyle="1" w:styleId="CommentTextChar">
    <w:name w:val="Comment Text Char"/>
    <w:link w:val="CommentText"/>
    <w:uiPriority w:val="99"/>
    <w:rsid w:val="003730DF"/>
    <w:rPr>
      <w:rFonts w:ascii="Arial" w:hAnsi="Arial"/>
      <w:color w:val="000000"/>
      <w:lang w:val="en-GB" w:eastAsia="fr-FR"/>
    </w:rPr>
  </w:style>
  <w:style w:type="paragraph" w:styleId="ListParagraph">
    <w:name w:val="List Paragraph"/>
    <w:aliases w:val="List Paragraph_Sections,1st level - Bullet List Paragraph,Lettre d'introduction,List Paragraph1,Medium Grid 1 - Accent 21,3,Bullet 1,Bullet Points,Colorful List - Accent 11,Dot pt,F5 List Paragraph,Indicator Text,Issue Action POC"/>
    <w:basedOn w:val="Normal"/>
    <w:link w:val="ListParagraphChar"/>
    <w:uiPriority w:val="34"/>
    <w:qFormat/>
    <w:rsid w:val="00150070"/>
    <w:pPr>
      <w:contextualSpacing/>
    </w:pPr>
    <w:rPr>
      <w:rFonts w:eastAsia="Arial"/>
      <w:szCs w:val="22"/>
      <w:lang w:eastAsia="en-US"/>
    </w:rPr>
  </w:style>
  <w:style w:type="character" w:customStyle="1" w:styleId="ListParagraphChar">
    <w:name w:val="List Paragraph Char"/>
    <w:aliases w:val="List Paragraph_Sections Char,1st level - Bullet List Paragraph Char,Lettre d'introduction Char,List Paragraph1 Char,Medium Grid 1 - Accent 21 Char,3 Char,Bullet 1 Char,Bullet Points Char,Colorful List - Accent 11 Char,Dot pt Char"/>
    <w:link w:val="ListParagraph"/>
    <w:uiPriority w:val="34"/>
    <w:qFormat/>
    <w:rsid w:val="00150070"/>
    <w:rPr>
      <w:rFonts w:ascii="Verdana" w:eastAsia="Arial" w:hAnsi="Verdana"/>
      <w:color w:val="333333"/>
      <w:szCs w:val="22"/>
      <w:lang w:val="en-GB"/>
    </w:rPr>
  </w:style>
  <w:style w:type="paragraph" w:styleId="BalloonText">
    <w:name w:val="Balloon Text"/>
    <w:basedOn w:val="Normal"/>
    <w:link w:val="BalloonTextChar"/>
    <w:rsid w:val="003730DF"/>
    <w:rPr>
      <w:rFonts w:ascii="Segoe UI" w:hAnsi="Segoe UI" w:cs="Segoe UI"/>
      <w:szCs w:val="18"/>
    </w:rPr>
  </w:style>
  <w:style w:type="character" w:customStyle="1" w:styleId="BalloonTextChar">
    <w:name w:val="Balloon Text Char"/>
    <w:link w:val="BalloonText"/>
    <w:rsid w:val="003730DF"/>
    <w:rPr>
      <w:rFonts w:ascii="Segoe UI" w:hAnsi="Segoe UI" w:cs="Segoe UI"/>
      <w:color w:val="333333"/>
      <w:sz w:val="18"/>
      <w:szCs w:val="18"/>
      <w:lang w:val="en-GB" w:eastAsia="en-GB"/>
    </w:rPr>
  </w:style>
  <w:style w:type="paragraph" w:styleId="TOC3">
    <w:name w:val="toc 3"/>
    <w:basedOn w:val="Normal"/>
    <w:next w:val="Normal"/>
    <w:autoRedefine/>
    <w:uiPriority w:val="39"/>
    <w:rsid w:val="00244917"/>
    <w:pPr>
      <w:ind w:left="400"/>
    </w:pPr>
  </w:style>
  <w:style w:type="character" w:customStyle="1" w:styleId="FooterChar">
    <w:name w:val="Footer Char"/>
    <w:link w:val="Footer"/>
    <w:uiPriority w:val="99"/>
    <w:rsid w:val="00C72AE3"/>
    <w:rPr>
      <w:rFonts w:ascii="Verdana" w:hAnsi="Verdana"/>
      <w:i/>
      <w:color w:val="808080"/>
      <w:sz w:val="16"/>
      <w:lang w:val="en-GB" w:eastAsia="en-GB"/>
    </w:rPr>
  </w:style>
  <w:style w:type="character" w:styleId="Strong">
    <w:name w:val="Strong"/>
    <w:uiPriority w:val="22"/>
    <w:qFormat/>
    <w:rsid w:val="00892832"/>
    <w:rPr>
      <w:b/>
      <w:bCs/>
    </w:rPr>
  </w:style>
  <w:style w:type="paragraph" w:styleId="Caption">
    <w:name w:val="caption"/>
    <w:basedOn w:val="Normal"/>
    <w:next w:val="Normal"/>
    <w:qFormat/>
    <w:rsid w:val="00726E07"/>
    <w:pPr>
      <w:spacing w:after="120"/>
    </w:pPr>
    <w:rPr>
      <w:b/>
      <w:bCs/>
      <w:color w:val="auto"/>
      <w:szCs w:val="20"/>
      <w:lang w:eastAsia="en-US"/>
    </w:rPr>
  </w:style>
  <w:style w:type="character" w:styleId="Emphasis">
    <w:name w:val="Emphasis"/>
    <w:qFormat/>
    <w:rsid w:val="00DF2728"/>
    <w:rPr>
      <w:i/>
      <w:iCs/>
    </w:rPr>
  </w:style>
  <w:style w:type="paragraph" w:customStyle="1" w:styleId="tabletext">
    <w:name w:val="table text"/>
    <w:basedOn w:val="Normal"/>
    <w:link w:val="tabletextChar"/>
    <w:autoRedefine/>
    <w:rsid w:val="00C43B31"/>
    <w:pPr>
      <w:keepLines/>
      <w:widowControl w:val="0"/>
      <w:contextualSpacing/>
    </w:pPr>
    <w:rPr>
      <w:bCs/>
      <w:color w:val="auto"/>
      <w:sz w:val="16"/>
      <w:szCs w:val="16"/>
      <w:lang w:eastAsia="el-GR"/>
    </w:rPr>
  </w:style>
  <w:style w:type="paragraph" w:styleId="CommentSubject">
    <w:name w:val="annotation subject"/>
    <w:basedOn w:val="CommentText"/>
    <w:next w:val="CommentText"/>
    <w:link w:val="CommentSubjectChar"/>
    <w:rsid w:val="007A565D"/>
    <w:pPr>
      <w:spacing w:before="0" w:after="0"/>
    </w:pPr>
    <w:rPr>
      <w:rFonts w:ascii="Verdana" w:hAnsi="Verdana"/>
      <w:b/>
      <w:bCs/>
      <w:color w:val="333333"/>
      <w:lang w:eastAsia="en-GB"/>
    </w:rPr>
  </w:style>
  <w:style w:type="character" w:customStyle="1" w:styleId="CommentSubjectChar">
    <w:name w:val="Comment Subject Char"/>
    <w:link w:val="CommentSubject"/>
    <w:rsid w:val="007A565D"/>
    <w:rPr>
      <w:rFonts w:ascii="Verdana" w:hAnsi="Verdana"/>
      <w:b/>
      <w:bCs/>
      <w:color w:val="333333"/>
      <w:lang w:val="en-GB" w:eastAsia="en-GB"/>
    </w:rPr>
  </w:style>
  <w:style w:type="paragraph" w:styleId="Subtitle">
    <w:name w:val="Subtitle"/>
    <w:basedOn w:val="Normal"/>
    <w:next w:val="Normal"/>
    <w:link w:val="SubtitleChar"/>
    <w:autoRedefine/>
    <w:qFormat/>
    <w:rsid w:val="00E63341"/>
    <w:pPr>
      <w:keepNext/>
      <w:spacing w:before="120" w:after="180"/>
    </w:pPr>
    <w:rPr>
      <w:rFonts w:ascii="Verdana, sans-serif" w:eastAsia="Verdana, sans-serif" w:hAnsi="Verdana, sans-serif" w:cs="Verdana, sans-serif"/>
      <w:color w:val="F7A33D"/>
      <w:sz w:val="22"/>
      <w:szCs w:val="22"/>
      <w:lang w:val="en-US" w:eastAsia="fr-FR"/>
    </w:rPr>
  </w:style>
  <w:style w:type="character" w:customStyle="1" w:styleId="SubtitleChar">
    <w:name w:val="Subtitle Char"/>
    <w:link w:val="Subtitle"/>
    <w:rsid w:val="00E63341"/>
    <w:rPr>
      <w:rFonts w:ascii="Verdana, sans-serif" w:eastAsia="Verdana, sans-serif" w:hAnsi="Verdana, sans-serif" w:cs="Verdana, sans-serif"/>
      <w:color w:val="F7A33D"/>
      <w:sz w:val="22"/>
      <w:szCs w:val="22"/>
      <w:lang w:eastAsia="fr-FR"/>
    </w:rPr>
  </w:style>
  <w:style w:type="character" w:customStyle="1" w:styleId="Heading5Char">
    <w:name w:val="Heading 5 Char"/>
    <w:link w:val="Heading5"/>
    <w:semiHidden/>
    <w:rsid w:val="00675BA7"/>
    <w:rPr>
      <w:rFonts w:ascii="Calibri" w:hAnsi="Calibri"/>
      <w:b/>
      <w:bCs/>
      <w:i/>
      <w:iCs/>
      <w:color w:val="333333"/>
      <w:sz w:val="26"/>
      <w:szCs w:val="26"/>
      <w:lang w:val="en-GB" w:eastAsia="en-GB"/>
    </w:rPr>
  </w:style>
  <w:style w:type="character" w:customStyle="1" w:styleId="Nerazreenaomemba1">
    <w:name w:val="Nerazrešena omemba1"/>
    <w:uiPriority w:val="99"/>
    <w:semiHidden/>
    <w:unhideWhenUsed/>
    <w:rsid w:val="00675BA7"/>
    <w:rPr>
      <w:color w:val="605E5C"/>
      <w:shd w:val="clear" w:color="auto" w:fill="E1DFDD"/>
    </w:rPr>
  </w:style>
  <w:style w:type="character" w:styleId="FootnoteReference">
    <w:name w:val="footnote reference"/>
    <w:aliases w:val="Footnote symbol,Voetnootverwijzing,Footnote number,fr,Footnotemark,FR,Footnotemark1,Footnotemark2,FR1,Footnotemark3,FR2,Footnotemark4,FR3,Footnotemark5,FR4,Footnotemark6,Footnotemark7,Footnotemark8,FR5,Footnotemark11,F"/>
    <w:link w:val="CharCharChar"/>
    <w:uiPriority w:val="99"/>
    <w:qFormat/>
    <w:rsid w:val="009416DD"/>
    <w:rPr>
      <w:rFonts w:cs="Times New Roman"/>
      <w:vertAlign w:val="superscript"/>
    </w:rPr>
  </w:style>
  <w:style w:type="paragraph" w:styleId="ListBullet4">
    <w:name w:val="List Bullet 4"/>
    <w:basedOn w:val="Normal"/>
    <w:rsid w:val="009416DD"/>
    <w:pPr>
      <w:tabs>
        <w:tab w:val="num" w:pos="1209"/>
      </w:tabs>
      <w:spacing w:after="120"/>
      <w:ind w:left="1209" w:hanging="360"/>
    </w:pPr>
    <w:rPr>
      <w:color w:val="auto"/>
      <w:lang w:eastAsia="en-US"/>
    </w:rPr>
  </w:style>
  <w:style w:type="numbering" w:customStyle="1" w:styleId="BulletedListFirstLevel">
    <w:name w:val="Bulleted List First Level"/>
    <w:rsid w:val="009416DD"/>
    <w:pPr>
      <w:numPr>
        <w:numId w:val="19"/>
      </w:numPr>
    </w:pPr>
  </w:style>
  <w:style w:type="character" w:customStyle="1" w:styleId="HyperlinkBold">
    <w:name w:val="Hyperlink Bold"/>
    <w:rsid w:val="009416DD"/>
    <w:rPr>
      <w:b/>
      <w:color w:val="0000FF"/>
      <w:u w:val="single"/>
    </w:rPr>
  </w:style>
  <w:style w:type="character" w:styleId="FollowedHyperlink">
    <w:name w:val="FollowedHyperlink"/>
    <w:rsid w:val="009416DD"/>
    <w:rPr>
      <w:color w:val="954F72"/>
      <w:u w:val="single"/>
    </w:rPr>
  </w:style>
  <w:style w:type="character" w:customStyle="1" w:styleId="FootnoteTextChar">
    <w:name w:val="Footnote Text Char"/>
    <w:aliases w:val="Footnote Char,Footnote text Char,Testo nota a piè di pagina_Rientro Char,stile 1 Char,Footnote1 Char,Footnote2 Char,Footnote3 Char,Footnote4 Char,Footnote5 Char,Footnote6 Char,Footnote7 Char,Footnote8 Char,Footnote9 Char,ft Char"/>
    <w:link w:val="FootnoteText"/>
    <w:uiPriority w:val="99"/>
    <w:qFormat/>
    <w:rsid w:val="00D5628E"/>
    <w:rPr>
      <w:rFonts w:ascii="Verdana" w:hAnsi="Verdana"/>
      <w:color w:val="333333"/>
    </w:rPr>
  </w:style>
  <w:style w:type="paragraph" w:customStyle="1" w:styleId="headingtitlesbottomspace">
    <w:name w:val="heading titles bottom space"/>
    <w:basedOn w:val="Normal"/>
    <w:uiPriority w:val="99"/>
    <w:semiHidden/>
    <w:rsid w:val="00D5628E"/>
    <w:pPr>
      <w:spacing w:before="120" w:after="120"/>
      <w:ind w:left="720"/>
      <w:jc w:val="left"/>
    </w:pPr>
    <w:rPr>
      <w:color w:val="auto"/>
      <w:lang w:eastAsia="en-US"/>
    </w:rPr>
  </w:style>
  <w:style w:type="paragraph" w:customStyle="1" w:styleId="align-justify">
    <w:name w:val="align-justify"/>
    <w:basedOn w:val="Normal"/>
    <w:rsid w:val="00844E02"/>
    <w:pPr>
      <w:spacing w:before="100" w:beforeAutospacing="1" w:after="100" w:afterAutospacing="1"/>
    </w:pPr>
    <w:rPr>
      <w:rFonts w:ascii="Times New Roman" w:hAnsi="Times New Roman"/>
      <w:color w:val="auto"/>
      <w:sz w:val="24"/>
      <w:lang w:val="sl-SI" w:eastAsia="sl-SI"/>
    </w:rPr>
  </w:style>
  <w:style w:type="paragraph" w:customStyle="1" w:styleId="HEAD1">
    <w:name w:val="HEAD 1"/>
    <w:basedOn w:val="Heading3"/>
    <w:next w:val="Normal"/>
    <w:link w:val="HEAD1Char"/>
    <w:autoRedefine/>
    <w:rsid w:val="00850D4B"/>
    <w:pPr>
      <w:spacing w:before="360" w:after="360"/>
      <w:ind w:left="426" w:hanging="432"/>
      <w:jc w:val="left"/>
    </w:pPr>
    <w:rPr>
      <w:rFonts w:cs="Times New Roman"/>
      <w:b/>
      <w:bCs w:val="0"/>
      <w:i w:val="0"/>
      <w:color w:val="E0AD2C"/>
      <w:szCs w:val="24"/>
      <w:lang w:val="en-US" w:eastAsia="en-US"/>
    </w:rPr>
  </w:style>
  <w:style w:type="character" w:customStyle="1" w:styleId="HEAD1Char">
    <w:name w:val="HEAD 1 Char"/>
    <w:link w:val="HEAD1"/>
    <w:locked/>
    <w:rsid w:val="00850D4B"/>
    <w:rPr>
      <w:rFonts w:ascii="Verdana" w:hAnsi="Verdana"/>
      <w:b/>
      <w:color w:val="E0AD2C"/>
      <w:sz w:val="24"/>
      <w:szCs w:val="24"/>
    </w:rPr>
  </w:style>
  <w:style w:type="paragraph" w:styleId="Title">
    <w:name w:val="Title"/>
    <w:basedOn w:val="Normal"/>
    <w:next w:val="Normal"/>
    <w:link w:val="TitleChar"/>
    <w:qFormat/>
    <w:rsid w:val="008F6C9E"/>
    <w:pPr>
      <w:spacing w:before="240" w:after="60"/>
      <w:jc w:val="center"/>
      <w:outlineLvl w:val="0"/>
    </w:pPr>
    <w:rPr>
      <w:rFonts w:ascii="Calibri Light" w:hAnsi="Calibri Light"/>
      <w:b/>
      <w:bCs/>
      <w:kern w:val="28"/>
      <w:sz w:val="32"/>
      <w:szCs w:val="32"/>
    </w:rPr>
  </w:style>
  <w:style w:type="character" w:customStyle="1" w:styleId="TitleChar">
    <w:name w:val="Title Char"/>
    <w:link w:val="Title"/>
    <w:rsid w:val="008F6C9E"/>
    <w:rPr>
      <w:rFonts w:ascii="Calibri Light" w:eastAsia="Times New Roman" w:hAnsi="Calibri Light" w:cs="Times New Roman"/>
      <w:b/>
      <w:bCs/>
      <w:color w:val="333333"/>
      <w:kern w:val="28"/>
      <w:sz w:val="32"/>
      <w:szCs w:val="32"/>
    </w:rPr>
  </w:style>
  <w:style w:type="character" w:customStyle="1" w:styleId="hps">
    <w:name w:val="hps"/>
    <w:uiPriority w:val="99"/>
    <w:rsid w:val="00D0647B"/>
    <w:rPr>
      <w:rFonts w:cs="Times New Roman"/>
    </w:rPr>
  </w:style>
  <w:style w:type="paragraph" w:customStyle="1" w:styleId="Default">
    <w:name w:val="Default"/>
    <w:rsid w:val="002A2D8D"/>
    <w:pPr>
      <w:autoSpaceDE w:val="0"/>
      <w:autoSpaceDN w:val="0"/>
      <w:adjustRightInd w:val="0"/>
    </w:pPr>
    <w:rPr>
      <w:rFonts w:ascii="Tahoma" w:hAnsi="Tahoma" w:cs="Tahoma"/>
      <w:color w:val="000000"/>
      <w:sz w:val="24"/>
      <w:szCs w:val="24"/>
      <w:lang w:val="en-GB" w:eastAsia="en-GB"/>
    </w:rPr>
  </w:style>
  <w:style w:type="paragraph" w:styleId="MacroText">
    <w:name w:val="macro"/>
    <w:link w:val="MacroTextChar"/>
    <w:uiPriority w:val="99"/>
    <w:rsid w:val="004C5E56"/>
    <w:pPr>
      <w:tabs>
        <w:tab w:val="left" w:pos="480"/>
        <w:tab w:val="left" w:pos="960"/>
        <w:tab w:val="left" w:pos="1440"/>
        <w:tab w:val="left" w:pos="1920"/>
        <w:tab w:val="left" w:pos="2400"/>
        <w:tab w:val="left" w:pos="2880"/>
        <w:tab w:val="left" w:pos="3360"/>
        <w:tab w:val="left" w:pos="3840"/>
        <w:tab w:val="left" w:pos="4320"/>
      </w:tabs>
      <w:spacing w:after="120"/>
      <w:jc w:val="both"/>
    </w:pPr>
    <w:rPr>
      <w:rFonts w:ascii="Courier New" w:hAnsi="Courier New" w:cs="Courier New"/>
      <w:color w:val="414141"/>
    </w:rPr>
  </w:style>
  <w:style w:type="character" w:customStyle="1" w:styleId="MacroTextChar">
    <w:name w:val="Macro Text Char"/>
    <w:link w:val="MacroText"/>
    <w:uiPriority w:val="99"/>
    <w:rsid w:val="004C5E56"/>
    <w:rPr>
      <w:rFonts w:ascii="Courier New" w:hAnsi="Courier New" w:cs="Courier New"/>
      <w:color w:val="414141"/>
      <w:lang w:val="en-US" w:eastAsia="en-US"/>
    </w:rPr>
  </w:style>
  <w:style w:type="character" w:customStyle="1" w:styleId="ListParagraphChar1">
    <w:name w:val="List Paragraph Char1"/>
    <w:uiPriority w:val="34"/>
    <w:rsid w:val="00005401"/>
    <w:rPr>
      <w:rFonts w:ascii="Verdana" w:eastAsia="Arial" w:hAnsi="Verdana" w:cs="Times New Roman"/>
      <w:sz w:val="20"/>
      <w:lang w:val="en-GB"/>
    </w:rPr>
  </w:style>
  <w:style w:type="character" w:customStyle="1" w:styleId="hpsatn">
    <w:name w:val="hps atn"/>
    <w:uiPriority w:val="99"/>
    <w:rsid w:val="003422CE"/>
    <w:rPr>
      <w:rFonts w:cs="Times New Roman"/>
    </w:rPr>
  </w:style>
  <w:style w:type="character" w:customStyle="1" w:styleId="tabletextChar">
    <w:name w:val="table text Char"/>
    <w:link w:val="tabletext"/>
    <w:locked/>
    <w:rsid w:val="00C43B31"/>
    <w:rPr>
      <w:rFonts w:ascii="Verdana" w:hAnsi="Verdana"/>
      <w:bCs/>
      <w:sz w:val="16"/>
      <w:szCs w:val="16"/>
      <w:lang w:val="en-GB" w:eastAsia="el-GR"/>
    </w:rPr>
  </w:style>
  <w:style w:type="character" w:customStyle="1" w:styleId="Hyperlinkitalic">
    <w:name w:val="Hyperlink italic"/>
    <w:uiPriority w:val="99"/>
    <w:rsid w:val="001A1A4C"/>
    <w:rPr>
      <w:i/>
      <w:color w:val="0000FF"/>
      <w:u w:val="single"/>
      <w:lang w:val="en-GB"/>
    </w:rPr>
  </w:style>
  <w:style w:type="character" w:customStyle="1" w:styleId="tlid-translation">
    <w:name w:val="tlid-translation"/>
    <w:rsid w:val="00D91788"/>
  </w:style>
  <w:style w:type="paragraph" w:styleId="NoSpacing">
    <w:name w:val="No Spacing"/>
    <w:uiPriority w:val="1"/>
    <w:qFormat/>
    <w:rsid w:val="009534C7"/>
    <w:rPr>
      <w:rFonts w:ascii="Arial" w:hAnsi="Arial"/>
      <w:color w:val="000000"/>
      <w:sz w:val="19"/>
      <w:lang w:val="en-GB" w:eastAsia="fr-FR"/>
    </w:rPr>
  </w:style>
  <w:style w:type="character" w:customStyle="1" w:styleId="normaltextrun">
    <w:name w:val="normaltextrun"/>
    <w:rsid w:val="00270757"/>
  </w:style>
  <w:style w:type="character" w:customStyle="1" w:styleId="eop">
    <w:name w:val="eop"/>
    <w:rsid w:val="00270757"/>
  </w:style>
  <w:style w:type="paragraph" w:styleId="NormalWeb">
    <w:name w:val="Normal (Web)"/>
    <w:basedOn w:val="Normal"/>
    <w:uiPriority w:val="99"/>
    <w:unhideWhenUsed/>
    <w:rsid w:val="00CD18AE"/>
    <w:pPr>
      <w:spacing w:after="150"/>
      <w:jc w:val="left"/>
    </w:pPr>
    <w:rPr>
      <w:rFonts w:ascii="Times New Roman" w:hAnsi="Times New Roman"/>
      <w:color w:val="auto"/>
      <w:sz w:val="24"/>
      <w:lang w:val="sl-SI" w:eastAsia="sl-SI"/>
    </w:rPr>
  </w:style>
  <w:style w:type="paragraph" w:customStyle="1" w:styleId="paragraph">
    <w:name w:val="paragraph"/>
    <w:basedOn w:val="Normal"/>
    <w:rsid w:val="0004495D"/>
    <w:pPr>
      <w:spacing w:before="100" w:beforeAutospacing="1" w:after="100" w:afterAutospacing="1"/>
      <w:jc w:val="left"/>
    </w:pPr>
    <w:rPr>
      <w:rFonts w:ascii="Times New Roman" w:hAnsi="Times New Roman"/>
      <w:color w:val="auto"/>
      <w:sz w:val="24"/>
      <w:lang w:val="fr-FR" w:eastAsia="fr-FR"/>
    </w:rPr>
  </w:style>
  <w:style w:type="character" w:customStyle="1" w:styleId="Heading4Char">
    <w:name w:val="Heading 4 Char"/>
    <w:link w:val="Heading4"/>
    <w:semiHidden/>
    <w:rsid w:val="00BD4817"/>
    <w:rPr>
      <w:rFonts w:ascii="Calibri" w:hAnsi="Calibri"/>
      <w:b/>
      <w:bCs/>
      <w:color w:val="333333"/>
      <w:sz w:val="28"/>
      <w:szCs w:val="28"/>
      <w:lang w:val="en-GB" w:eastAsia="en-GB"/>
    </w:rPr>
  </w:style>
  <w:style w:type="character" w:customStyle="1" w:styleId="Heading6Char">
    <w:name w:val="Heading 6 Char"/>
    <w:link w:val="Heading6"/>
    <w:semiHidden/>
    <w:rsid w:val="00BD4817"/>
    <w:rPr>
      <w:rFonts w:ascii="Calibri" w:hAnsi="Calibri"/>
      <w:b/>
      <w:bCs/>
      <w:color w:val="333333"/>
      <w:sz w:val="22"/>
      <w:szCs w:val="22"/>
      <w:lang w:val="en-GB" w:eastAsia="en-GB"/>
    </w:rPr>
  </w:style>
  <w:style w:type="character" w:customStyle="1" w:styleId="Heading7Char">
    <w:name w:val="Heading 7 Char"/>
    <w:link w:val="Heading7"/>
    <w:semiHidden/>
    <w:rsid w:val="00BD4817"/>
    <w:rPr>
      <w:rFonts w:ascii="Calibri" w:hAnsi="Calibri"/>
      <w:color w:val="333333"/>
      <w:sz w:val="24"/>
      <w:szCs w:val="24"/>
      <w:lang w:val="en-GB" w:eastAsia="en-GB"/>
    </w:rPr>
  </w:style>
  <w:style w:type="character" w:customStyle="1" w:styleId="Heading8Char">
    <w:name w:val="Heading 8 Char"/>
    <w:link w:val="Heading8"/>
    <w:semiHidden/>
    <w:rsid w:val="00BD4817"/>
    <w:rPr>
      <w:rFonts w:ascii="Calibri" w:hAnsi="Calibri"/>
      <w:i/>
      <w:iCs/>
      <w:color w:val="333333"/>
      <w:sz w:val="24"/>
      <w:szCs w:val="24"/>
      <w:lang w:val="en-GB" w:eastAsia="en-GB"/>
    </w:rPr>
  </w:style>
  <w:style w:type="character" w:customStyle="1" w:styleId="Heading9Char">
    <w:name w:val="Heading 9 Char"/>
    <w:link w:val="Heading9"/>
    <w:semiHidden/>
    <w:rsid w:val="00BD4817"/>
    <w:rPr>
      <w:rFonts w:ascii="Calibri Light" w:hAnsi="Calibri Light"/>
      <w:color w:val="333333"/>
      <w:sz w:val="22"/>
      <w:szCs w:val="22"/>
      <w:lang w:val="en-GB" w:eastAsia="en-GB"/>
    </w:rPr>
  </w:style>
  <w:style w:type="character" w:customStyle="1" w:styleId="Nerazreenaomemba11">
    <w:name w:val="Nerazrešena omemba11"/>
    <w:uiPriority w:val="99"/>
    <w:semiHidden/>
    <w:unhideWhenUsed/>
    <w:rsid w:val="00E47246"/>
    <w:rPr>
      <w:color w:val="605E5C"/>
      <w:shd w:val="clear" w:color="auto" w:fill="E1DFDD"/>
    </w:rPr>
  </w:style>
  <w:style w:type="paragraph" w:styleId="HTMLPreformatted">
    <w:name w:val="HTML Preformatted"/>
    <w:basedOn w:val="Normal"/>
    <w:link w:val="HTMLPreformattedChar"/>
    <w:uiPriority w:val="99"/>
    <w:unhideWhenUsed/>
    <w:rsid w:val="00E472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color w:val="auto"/>
      <w:szCs w:val="20"/>
      <w:lang w:val="sl-SI" w:eastAsia="sl-SI"/>
    </w:rPr>
  </w:style>
  <w:style w:type="character" w:customStyle="1" w:styleId="HTMLPreformattedChar">
    <w:name w:val="HTML Preformatted Char"/>
    <w:basedOn w:val="DefaultParagraphFont"/>
    <w:link w:val="HTMLPreformatted"/>
    <w:uiPriority w:val="99"/>
    <w:rsid w:val="00E47246"/>
    <w:rPr>
      <w:rFonts w:ascii="Courier New" w:hAnsi="Courier New" w:cs="Courier New"/>
      <w:lang w:val="sl-SI" w:eastAsia="sl-SI"/>
    </w:rPr>
  </w:style>
  <w:style w:type="paragraph" w:customStyle="1" w:styleId="abstract">
    <w:name w:val="abstract"/>
    <w:basedOn w:val="Normal"/>
    <w:next w:val="Heading1"/>
    <w:rsid w:val="00E47246"/>
    <w:pPr>
      <w:spacing w:before="120"/>
    </w:pPr>
    <w:rPr>
      <w:rFonts w:ascii="Times New Roman" w:hAnsi="Times New Roman"/>
      <w:bCs/>
      <w:i/>
      <w:color w:val="auto"/>
      <w:sz w:val="22"/>
      <w:szCs w:val="20"/>
      <w:lang w:eastAsia="en-US"/>
    </w:rPr>
  </w:style>
  <w:style w:type="paragraph" w:customStyle="1" w:styleId="viriliteratura">
    <w:name w:val="viri_literatura"/>
    <w:basedOn w:val="Normal"/>
    <w:rsid w:val="00E47246"/>
    <w:pPr>
      <w:numPr>
        <w:numId w:val="31"/>
      </w:numPr>
      <w:spacing w:before="180"/>
    </w:pPr>
    <w:rPr>
      <w:rFonts w:ascii="Times New Roman" w:hAnsi="Times New Roman"/>
      <w:color w:val="auto"/>
      <w:lang w:val="sl-SI" w:eastAsia="en-US"/>
    </w:rPr>
  </w:style>
  <w:style w:type="paragraph" w:styleId="z-TopofForm">
    <w:name w:val="HTML Top of Form"/>
    <w:basedOn w:val="Normal"/>
    <w:next w:val="Normal"/>
    <w:link w:val="z-TopofFormChar"/>
    <w:hidden/>
    <w:uiPriority w:val="99"/>
    <w:unhideWhenUsed/>
    <w:rsid w:val="00E47246"/>
    <w:pPr>
      <w:pBdr>
        <w:bottom w:val="single" w:sz="6" w:space="1" w:color="auto"/>
      </w:pBdr>
      <w:jc w:val="center"/>
    </w:pPr>
    <w:rPr>
      <w:rFonts w:ascii="Arial" w:hAnsi="Arial" w:cs="Arial"/>
      <w:vanish/>
      <w:color w:val="auto"/>
      <w:sz w:val="16"/>
      <w:szCs w:val="16"/>
      <w:lang w:val="sl-SI" w:eastAsia="sl-SI"/>
    </w:rPr>
  </w:style>
  <w:style w:type="character" w:customStyle="1" w:styleId="z-TopofFormChar">
    <w:name w:val="z-Top of Form Char"/>
    <w:basedOn w:val="DefaultParagraphFont"/>
    <w:link w:val="z-TopofForm"/>
    <w:uiPriority w:val="99"/>
    <w:rsid w:val="00E47246"/>
    <w:rPr>
      <w:rFonts w:ascii="Arial" w:hAnsi="Arial" w:cs="Arial"/>
      <w:vanish/>
      <w:sz w:val="16"/>
      <w:szCs w:val="16"/>
      <w:lang w:val="sl-SI" w:eastAsia="sl-SI"/>
    </w:rPr>
  </w:style>
  <w:style w:type="paragraph" w:styleId="z-BottomofForm">
    <w:name w:val="HTML Bottom of Form"/>
    <w:basedOn w:val="Normal"/>
    <w:next w:val="Normal"/>
    <w:link w:val="z-BottomofFormChar"/>
    <w:hidden/>
    <w:uiPriority w:val="99"/>
    <w:unhideWhenUsed/>
    <w:rsid w:val="00E47246"/>
    <w:pPr>
      <w:pBdr>
        <w:top w:val="single" w:sz="6" w:space="1" w:color="auto"/>
      </w:pBdr>
      <w:jc w:val="center"/>
    </w:pPr>
    <w:rPr>
      <w:rFonts w:ascii="Arial" w:hAnsi="Arial" w:cs="Arial"/>
      <w:vanish/>
      <w:color w:val="auto"/>
      <w:sz w:val="16"/>
      <w:szCs w:val="16"/>
      <w:lang w:val="sl-SI" w:eastAsia="sl-SI"/>
    </w:rPr>
  </w:style>
  <w:style w:type="character" w:customStyle="1" w:styleId="z-BottomofFormChar">
    <w:name w:val="z-Bottom of Form Char"/>
    <w:basedOn w:val="DefaultParagraphFont"/>
    <w:link w:val="z-BottomofForm"/>
    <w:uiPriority w:val="99"/>
    <w:rsid w:val="00E47246"/>
    <w:rPr>
      <w:rFonts w:ascii="Arial" w:hAnsi="Arial" w:cs="Arial"/>
      <w:vanish/>
      <w:sz w:val="16"/>
      <w:szCs w:val="16"/>
      <w:lang w:val="sl-SI" w:eastAsia="sl-SI"/>
    </w:rPr>
  </w:style>
  <w:style w:type="paragraph" w:styleId="Revision">
    <w:name w:val="Revision"/>
    <w:hidden/>
    <w:uiPriority w:val="99"/>
    <w:semiHidden/>
    <w:rsid w:val="00E47246"/>
    <w:rPr>
      <w:rFonts w:ascii="Verdana" w:hAnsi="Verdana"/>
      <w:color w:val="333333"/>
      <w:szCs w:val="24"/>
      <w:lang w:val="en-GB" w:eastAsia="en-GB"/>
    </w:rPr>
  </w:style>
  <w:style w:type="character" w:styleId="SubtleEmphasis">
    <w:name w:val="Subtle Emphasis"/>
    <w:basedOn w:val="DefaultParagraphFont"/>
    <w:uiPriority w:val="19"/>
    <w:qFormat/>
    <w:rsid w:val="00E47246"/>
    <w:rPr>
      <w:i/>
      <w:iCs/>
      <w:color w:val="404040" w:themeColor="text1" w:themeTint="BF"/>
    </w:rPr>
  </w:style>
  <w:style w:type="character" w:customStyle="1" w:styleId="Nerazreenaomemba2">
    <w:name w:val="Nerazrešena omemba2"/>
    <w:basedOn w:val="DefaultParagraphFont"/>
    <w:uiPriority w:val="99"/>
    <w:semiHidden/>
    <w:unhideWhenUsed/>
    <w:rsid w:val="00527C66"/>
    <w:rPr>
      <w:color w:val="605E5C"/>
      <w:shd w:val="clear" w:color="auto" w:fill="E1DFDD"/>
    </w:rPr>
  </w:style>
  <w:style w:type="character" w:customStyle="1" w:styleId="Heading3Char">
    <w:name w:val="Heading 3 Char"/>
    <w:basedOn w:val="DefaultParagraphFont"/>
    <w:link w:val="Heading3"/>
    <w:rsid w:val="00C40978"/>
    <w:rPr>
      <w:rFonts w:ascii="Verdana" w:hAnsi="Verdana" w:cs="Arial"/>
      <w:bCs/>
      <w:i/>
      <w:color w:val="238DC1"/>
      <w:sz w:val="24"/>
      <w:szCs w:val="26"/>
      <w:lang w:val="en-GB" w:eastAsia="en-GB"/>
    </w:rPr>
  </w:style>
  <w:style w:type="character" w:styleId="UnresolvedMention">
    <w:name w:val="Unresolved Mention"/>
    <w:basedOn w:val="DefaultParagraphFont"/>
    <w:uiPriority w:val="99"/>
    <w:unhideWhenUsed/>
    <w:rsid w:val="00B23193"/>
    <w:rPr>
      <w:color w:val="605E5C"/>
      <w:shd w:val="clear" w:color="auto" w:fill="E1DFDD"/>
    </w:rPr>
  </w:style>
  <w:style w:type="character" w:customStyle="1" w:styleId="ParaChar">
    <w:name w:val="Para Char"/>
    <w:basedOn w:val="DefaultParagraphFont"/>
    <w:link w:val="Para"/>
    <w:uiPriority w:val="4"/>
    <w:locked/>
    <w:rsid w:val="00DC327F"/>
    <w:rPr>
      <w:color w:val="000000"/>
    </w:rPr>
  </w:style>
  <w:style w:type="paragraph" w:customStyle="1" w:styleId="Para">
    <w:name w:val="Para"/>
    <w:basedOn w:val="Normal"/>
    <w:link w:val="ParaChar"/>
    <w:uiPriority w:val="4"/>
    <w:rsid w:val="00DC327F"/>
    <w:pPr>
      <w:spacing w:before="120" w:after="120" w:line="260" w:lineRule="atLeast"/>
    </w:pPr>
    <w:rPr>
      <w:rFonts w:ascii="Times New Roman" w:hAnsi="Times New Roman"/>
      <w:color w:val="000000"/>
      <w:szCs w:val="20"/>
      <w:lang w:val="en-US" w:eastAsia="en-US"/>
    </w:rPr>
  </w:style>
  <w:style w:type="character" w:customStyle="1" w:styleId="apple-converted-space">
    <w:name w:val="apple-converted-space"/>
    <w:basedOn w:val="DefaultParagraphFont"/>
    <w:rsid w:val="00803CF0"/>
  </w:style>
  <w:style w:type="character" w:styleId="Mention">
    <w:name w:val="Mention"/>
    <w:basedOn w:val="DefaultParagraphFont"/>
    <w:uiPriority w:val="99"/>
    <w:unhideWhenUsed/>
    <w:rsid w:val="007713BA"/>
    <w:rPr>
      <w:color w:val="2B579A"/>
      <w:shd w:val="clear" w:color="auto" w:fill="E1DFDD"/>
    </w:rPr>
  </w:style>
  <w:style w:type="character" w:customStyle="1" w:styleId="y2iqfc">
    <w:name w:val="y2iqfc"/>
    <w:basedOn w:val="DefaultParagraphFont"/>
    <w:rsid w:val="002D5F59"/>
  </w:style>
  <w:style w:type="table" w:styleId="TableGrid">
    <w:name w:val="Table Grid"/>
    <w:basedOn w:val="TableNormal"/>
    <w:rsid w:val="00F967D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oles">
    <w:name w:val="roles"/>
    <w:basedOn w:val="DefaultParagraphFont"/>
    <w:rsid w:val="00F967DD"/>
  </w:style>
  <w:style w:type="table" w:customStyle="1" w:styleId="EuropeanCommissionstyle">
    <w:name w:val="European Commission style"/>
    <w:basedOn w:val="TableNormal"/>
    <w:uiPriority w:val="99"/>
    <w:rsid w:val="00184C7F"/>
    <w:rPr>
      <w:rFonts w:ascii="Verdana" w:hAnsi="Verdana"/>
      <w:sz w:val="12"/>
    </w:rPr>
    <w:tblPr>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Pr>
    <w:trPr>
      <w:cantSplit/>
    </w:trPr>
    <w:tcPr>
      <w:shd w:val="clear" w:color="auto" w:fill="F2F2F2" w:themeFill="background1" w:themeFillShade="F2"/>
    </w:tcPr>
    <w:tblStylePr w:type="firstRow">
      <w:rPr>
        <w:rFonts w:ascii="Elephant" w:hAnsi="Elephant"/>
        <w:b/>
        <w:color w:val="FFFFFF" w:themeColor="background1"/>
        <w:sz w:val="12"/>
      </w:rPr>
      <w:tblPr/>
      <w:tcPr>
        <w:tcBorders>
          <w:top w:val="single" w:sz="4" w:space="0" w:color="002060"/>
          <w:left w:val="single" w:sz="4" w:space="0" w:color="002060"/>
          <w:bottom w:val="single" w:sz="4" w:space="0" w:color="002060"/>
          <w:right w:val="single" w:sz="4" w:space="0" w:color="002060"/>
          <w:insideH w:val="single" w:sz="4" w:space="0" w:color="002060"/>
          <w:insideV w:val="single" w:sz="4" w:space="0" w:color="002060"/>
        </w:tcBorders>
        <w:shd w:val="clear" w:color="auto" w:fill="002060"/>
      </w:tcPr>
    </w:tblStylePr>
  </w:style>
  <w:style w:type="paragraph" w:customStyle="1" w:styleId="CharCharChar">
    <w:name w:val="Char Char Char"/>
    <w:basedOn w:val="Normal"/>
    <w:link w:val="FootnoteReference"/>
    <w:uiPriority w:val="99"/>
    <w:rsid w:val="005B35DC"/>
    <w:pPr>
      <w:spacing w:after="160" w:line="240" w:lineRule="exact"/>
      <w:jc w:val="left"/>
    </w:pPr>
    <w:rPr>
      <w:rFonts w:ascii="Times New Roman" w:hAnsi="Times New Roman"/>
      <w:color w:val="auto"/>
      <w:szCs w:val="20"/>
      <w:vertAlign w:val="superscript"/>
      <w:lang w:val="en-US" w:eastAsia="en-US"/>
    </w:rPr>
  </w:style>
  <w:style w:type="character" w:customStyle="1" w:styleId="StyleHyperlink11ptLightBlue">
    <w:name w:val="Style Hyperlink + 11 pt Light Blue"/>
    <w:basedOn w:val="Hyperlink"/>
    <w:rsid w:val="004A5581"/>
    <w:rPr>
      <w:rFonts w:ascii="Verdana" w:hAnsi="Verdana"/>
      <w:color w:val="238DBA"/>
      <w:sz w:val="18"/>
      <w:u w:val="none"/>
    </w:rPr>
  </w:style>
  <w:style w:type="paragraph" w:customStyle="1" w:styleId="lmttranslationsastextitem">
    <w:name w:val="lmt__translations_as_text__item"/>
    <w:basedOn w:val="Normal"/>
    <w:rsid w:val="00232F5E"/>
    <w:pPr>
      <w:spacing w:before="100" w:beforeAutospacing="1" w:after="100" w:afterAutospacing="1"/>
      <w:jc w:val="left"/>
    </w:pPr>
    <w:rPr>
      <w:rFonts w:ascii="Times New Roman" w:hAnsi="Times New Roman"/>
      <w:color w:val="auto"/>
      <w:sz w:val="24"/>
      <w:lang w:val="sl-SI" w:eastAsia="sl-S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62247">
      <w:bodyDiv w:val="1"/>
      <w:marLeft w:val="0"/>
      <w:marRight w:val="0"/>
      <w:marTop w:val="0"/>
      <w:marBottom w:val="0"/>
      <w:divBdr>
        <w:top w:val="none" w:sz="0" w:space="0" w:color="auto"/>
        <w:left w:val="none" w:sz="0" w:space="0" w:color="auto"/>
        <w:bottom w:val="none" w:sz="0" w:space="0" w:color="auto"/>
        <w:right w:val="none" w:sz="0" w:space="0" w:color="auto"/>
      </w:divBdr>
      <w:divsChild>
        <w:div w:id="227619676">
          <w:marLeft w:val="0"/>
          <w:marRight w:val="0"/>
          <w:marTop w:val="0"/>
          <w:marBottom w:val="0"/>
          <w:divBdr>
            <w:top w:val="none" w:sz="0" w:space="0" w:color="auto"/>
            <w:left w:val="none" w:sz="0" w:space="0" w:color="auto"/>
            <w:bottom w:val="none" w:sz="0" w:space="0" w:color="auto"/>
            <w:right w:val="none" w:sz="0" w:space="0" w:color="auto"/>
          </w:divBdr>
        </w:div>
        <w:div w:id="882794286">
          <w:marLeft w:val="0"/>
          <w:marRight w:val="0"/>
          <w:marTop w:val="0"/>
          <w:marBottom w:val="0"/>
          <w:divBdr>
            <w:top w:val="none" w:sz="0" w:space="0" w:color="auto"/>
            <w:left w:val="none" w:sz="0" w:space="0" w:color="auto"/>
            <w:bottom w:val="none" w:sz="0" w:space="0" w:color="auto"/>
            <w:right w:val="none" w:sz="0" w:space="0" w:color="auto"/>
          </w:divBdr>
        </w:div>
        <w:div w:id="1710448464">
          <w:marLeft w:val="0"/>
          <w:marRight w:val="0"/>
          <w:marTop w:val="0"/>
          <w:marBottom w:val="0"/>
          <w:divBdr>
            <w:top w:val="none" w:sz="0" w:space="0" w:color="auto"/>
            <w:left w:val="none" w:sz="0" w:space="0" w:color="auto"/>
            <w:bottom w:val="none" w:sz="0" w:space="0" w:color="auto"/>
            <w:right w:val="none" w:sz="0" w:space="0" w:color="auto"/>
          </w:divBdr>
        </w:div>
        <w:div w:id="1750417742">
          <w:marLeft w:val="0"/>
          <w:marRight w:val="0"/>
          <w:marTop w:val="0"/>
          <w:marBottom w:val="0"/>
          <w:divBdr>
            <w:top w:val="none" w:sz="0" w:space="0" w:color="auto"/>
            <w:left w:val="none" w:sz="0" w:space="0" w:color="auto"/>
            <w:bottom w:val="none" w:sz="0" w:space="0" w:color="auto"/>
            <w:right w:val="none" w:sz="0" w:space="0" w:color="auto"/>
          </w:divBdr>
        </w:div>
      </w:divsChild>
    </w:div>
    <w:div w:id="9720549">
      <w:bodyDiv w:val="1"/>
      <w:marLeft w:val="0"/>
      <w:marRight w:val="0"/>
      <w:marTop w:val="0"/>
      <w:marBottom w:val="0"/>
      <w:divBdr>
        <w:top w:val="none" w:sz="0" w:space="0" w:color="auto"/>
        <w:left w:val="none" w:sz="0" w:space="0" w:color="auto"/>
        <w:bottom w:val="none" w:sz="0" w:space="0" w:color="auto"/>
        <w:right w:val="none" w:sz="0" w:space="0" w:color="auto"/>
      </w:divBdr>
    </w:div>
    <w:div w:id="36126625">
      <w:bodyDiv w:val="1"/>
      <w:marLeft w:val="0"/>
      <w:marRight w:val="0"/>
      <w:marTop w:val="0"/>
      <w:marBottom w:val="0"/>
      <w:divBdr>
        <w:top w:val="none" w:sz="0" w:space="0" w:color="auto"/>
        <w:left w:val="none" w:sz="0" w:space="0" w:color="auto"/>
        <w:bottom w:val="none" w:sz="0" w:space="0" w:color="auto"/>
        <w:right w:val="none" w:sz="0" w:space="0" w:color="auto"/>
      </w:divBdr>
    </w:div>
    <w:div w:id="59210045">
      <w:bodyDiv w:val="1"/>
      <w:marLeft w:val="0"/>
      <w:marRight w:val="0"/>
      <w:marTop w:val="0"/>
      <w:marBottom w:val="0"/>
      <w:divBdr>
        <w:top w:val="none" w:sz="0" w:space="0" w:color="auto"/>
        <w:left w:val="none" w:sz="0" w:space="0" w:color="auto"/>
        <w:bottom w:val="none" w:sz="0" w:space="0" w:color="auto"/>
        <w:right w:val="none" w:sz="0" w:space="0" w:color="auto"/>
      </w:divBdr>
    </w:div>
    <w:div w:id="62535757">
      <w:bodyDiv w:val="1"/>
      <w:marLeft w:val="0"/>
      <w:marRight w:val="0"/>
      <w:marTop w:val="0"/>
      <w:marBottom w:val="0"/>
      <w:divBdr>
        <w:top w:val="none" w:sz="0" w:space="0" w:color="auto"/>
        <w:left w:val="none" w:sz="0" w:space="0" w:color="auto"/>
        <w:bottom w:val="none" w:sz="0" w:space="0" w:color="auto"/>
        <w:right w:val="none" w:sz="0" w:space="0" w:color="auto"/>
      </w:divBdr>
    </w:div>
    <w:div w:id="91826294">
      <w:bodyDiv w:val="1"/>
      <w:marLeft w:val="0"/>
      <w:marRight w:val="0"/>
      <w:marTop w:val="0"/>
      <w:marBottom w:val="0"/>
      <w:divBdr>
        <w:top w:val="none" w:sz="0" w:space="0" w:color="auto"/>
        <w:left w:val="none" w:sz="0" w:space="0" w:color="auto"/>
        <w:bottom w:val="none" w:sz="0" w:space="0" w:color="auto"/>
        <w:right w:val="none" w:sz="0" w:space="0" w:color="auto"/>
      </w:divBdr>
    </w:div>
    <w:div w:id="103304972">
      <w:bodyDiv w:val="1"/>
      <w:marLeft w:val="0"/>
      <w:marRight w:val="0"/>
      <w:marTop w:val="0"/>
      <w:marBottom w:val="0"/>
      <w:divBdr>
        <w:top w:val="none" w:sz="0" w:space="0" w:color="auto"/>
        <w:left w:val="none" w:sz="0" w:space="0" w:color="auto"/>
        <w:bottom w:val="none" w:sz="0" w:space="0" w:color="auto"/>
        <w:right w:val="none" w:sz="0" w:space="0" w:color="auto"/>
      </w:divBdr>
    </w:div>
    <w:div w:id="107773371">
      <w:bodyDiv w:val="1"/>
      <w:marLeft w:val="0"/>
      <w:marRight w:val="0"/>
      <w:marTop w:val="0"/>
      <w:marBottom w:val="0"/>
      <w:divBdr>
        <w:top w:val="none" w:sz="0" w:space="0" w:color="auto"/>
        <w:left w:val="none" w:sz="0" w:space="0" w:color="auto"/>
        <w:bottom w:val="none" w:sz="0" w:space="0" w:color="auto"/>
        <w:right w:val="none" w:sz="0" w:space="0" w:color="auto"/>
      </w:divBdr>
    </w:div>
    <w:div w:id="131026427">
      <w:bodyDiv w:val="1"/>
      <w:marLeft w:val="0"/>
      <w:marRight w:val="0"/>
      <w:marTop w:val="0"/>
      <w:marBottom w:val="0"/>
      <w:divBdr>
        <w:top w:val="none" w:sz="0" w:space="0" w:color="auto"/>
        <w:left w:val="none" w:sz="0" w:space="0" w:color="auto"/>
        <w:bottom w:val="none" w:sz="0" w:space="0" w:color="auto"/>
        <w:right w:val="none" w:sz="0" w:space="0" w:color="auto"/>
      </w:divBdr>
    </w:div>
    <w:div w:id="146287193">
      <w:bodyDiv w:val="1"/>
      <w:marLeft w:val="0"/>
      <w:marRight w:val="0"/>
      <w:marTop w:val="0"/>
      <w:marBottom w:val="0"/>
      <w:divBdr>
        <w:top w:val="none" w:sz="0" w:space="0" w:color="auto"/>
        <w:left w:val="none" w:sz="0" w:space="0" w:color="auto"/>
        <w:bottom w:val="none" w:sz="0" w:space="0" w:color="auto"/>
        <w:right w:val="none" w:sz="0" w:space="0" w:color="auto"/>
      </w:divBdr>
    </w:div>
    <w:div w:id="155803485">
      <w:bodyDiv w:val="1"/>
      <w:marLeft w:val="0"/>
      <w:marRight w:val="0"/>
      <w:marTop w:val="0"/>
      <w:marBottom w:val="0"/>
      <w:divBdr>
        <w:top w:val="none" w:sz="0" w:space="0" w:color="auto"/>
        <w:left w:val="none" w:sz="0" w:space="0" w:color="auto"/>
        <w:bottom w:val="none" w:sz="0" w:space="0" w:color="auto"/>
        <w:right w:val="none" w:sz="0" w:space="0" w:color="auto"/>
      </w:divBdr>
    </w:div>
    <w:div w:id="187330403">
      <w:bodyDiv w:val="1"/>
      <w:marLeft w:val="0"/>
      <w:marRight w:val="0"/>
      <w:marTop w:val="0"/>
      <w:marBottom w:val="0"/>
      <w:divBdr>
        <w:top w:val="none" w:sz="0" w:space="0" w:color="auto"/>
        <w:left w:val="none" w:sz="0" w:space="0" w:color="auto"/>
        <w:bottom w:val="none" w:sz="0" w:space="0" w:color="auto"/>
        <w:right w:val="none" w:sz="0" w:space="0" w:color="auto"/>
      </w:divBdr>
    </w:div>
    <w:div w:id="209614859">
      <w:bodyDiv w:val="1"/>
      <w:marLeft w:val="0"/>
      <w:marRight w:val="0"/>
      <w:marTop w:val="0"/>
      <w:marBottom w:val="0"/>
      <w:divBdr>
        <w:top w:val="none" w:sz="0" w:space="0" w:color="auto"/>
        <w:left w:val="none" w:sz="0" w:space="0" w:color="auto"/>
        <w:bottom w:val="none" w:sz="0" w:space="0" w:color="auto"/>
        <w:right w:val="none" w:sz="0" w:space="0" w:color="auto"/>
      </w:divBdr>
    </w:div>
    <w:div w:id="221411107">
      <w:bodyDiv w:val="1"/>
      <w:marLeft w:val="0"/>
      <w:marRight w:val="0"/>
      <w:marTop w:val="0"/>
      <w:marBottom w:val="0"/>
      <w:divBdr>
        <w:top w:val="none" w:sz="0" w:space="0" w:color="auto"/>
        <w:left w:val="none" w:sz="0" w:space="0" w:color="auto"/>
        <w:bottom w:val="none" w:sz="0" w:space="0" w:color="auto"/>
        <w:right w:val="none" w:sz="0" w:space="0" w:color="auto"/>
      </w:divBdr>
    </w:div>
    <w:div w:id="248005800">
      <w:bodyDiv w:val="1"/>
      <w:marLeft w:val="0"/>
      <w:marRight w:val="0"/>
      <w:marTop w:val="0"/>
      <w:marBottom w:val="0"/>
      <w:divBdr>
        <w:top w:val="none" w:sz="0" w:space="0" w:color="auto"/>
        <w:left w:val="none" w:sz="0" w:space="0" w:color="auto"/>
        <w:bottom w:val="none" w:sz="0" w:space="0" w:color="auto"/>
        <w:right w:val="none" w:sz="0" w:space="0" w:color="auto"/>
      </w:divBdr>
    </w:div>
    <w:div w:id="263346676">
      <w:bodyDiv w:val="1"/>
      <w:marLeft w:val="0"/>
      <w:marRight w:val="0"/>
      <w:marTop w:val="0"/>
      <w:marBottom w:val="0"/>
      <w:divBdr>
        <w:top w:val="none" w:sz="0" w:space="0" w:color="auto"/>
        <w:left w:val="none" w:sz="0" w:space="0" w:color="auto"/>
        <w:bottom w:val="none" w:sz="0" w:space="0" w:color="auto"/>
        <w:right w:val="none" w:sz="0" w:space="0" w:color="auto"/>
      </w:divBdr>
    </w:div>
    <w:div w:id="309596842">
      <w:bodyDiv w:val="1"/>
      <w:marLeft w:val="0"/>
      <w:marRight w:val="0"/>
      <w:marTop w:val="0"/>
      <w:marBottom w:val="0"/>
      <w:divBdr>
        <w:top w:val="none" w:sz="0" w:space="0" w:color="auto"/>
        <w:left w:val="none" w:sz="0" w:space="0" w:color="auto"/>
        <w:bottom w:val="none" w:sz="0" w:space="0" w:color="auto"/>
        <w:right w:val="none" w:sz="0" w:space="0" w:color="auto"/>
      </w:divBdr>
    </w:div>
    <w:div w:id="314339021">
      <w:bodyDiv w:val="1"/>
      <w:marLeft w:val="0"/>
      <w:marRight w:val="0"/>
      <w:marTop w:val="0"/>
      <w:marBottom w:val="0"/>
      <w:divBdr>
        <w:top w:val="none" w:sz="0" w:space="0" w:color="auto"/>
        <w:left w:val="none" w:sz="0" w:space="0" w:color="auto"/>
        <w:bottom w:val="none" w:sz="0" w:space="0" w:color="auto"/>
        <w:right w:val="none" w:sz="0" w:space="0" w:color="auto"/>
      </w:divBdr>
    </w:div>
    <w:div w:id="330454511">
      <w:bodyDiv w:val="1"/>
      <w:marLeft w:val="0"/>
      <w:marRight w:val="0"/>
      <w:marTop w:val="0"/>
      <w:marBottom w:val="0"/>
      <w:divBdr>
        <w:top w:val="none" w:sz="0" w:space="0" w:color="auto"/>
        <w:left w:val="none" w:sz="0" w:space="0" w:color="auto"/>
        <w:bottom w:val="none" w:sz="0" w:space="0" w:color="auto"/>
        <w:right w:val="none" w:sz="0" w:space="0" w:color="auto"/>
      </w:divBdr>
    </w:div>
    <w:div w:id="339240587">
      <w:bodyDiv w:val="1"/>
      <w:marLeft w:val="0"/>
      <w:marRight w:val="0"/>
      <w:marTop w:val="0"/>
      <w:marBottom w:val="0"/>
      <w:divBdr>
        <w:top w:val="none" w:sz="0" w:space="0" w:color="auto"/>
        <w:left w:val="none" w:sz="0" w:space="0" w:color="auto"/>
        <w:bottom w:val="none" w:sz="0" w:space="0" w:color="auto"/>
        <w:right w:val="none" w:sz="0" w:space="0" w:color="auto"/>
      </w:divBdr>
    </w:div>
    <w:div w:id="429399166">
      <w:bodyDiv w:val="1"/>
      <w:marLeft w:val="0"/>
      <w:marRight w:val="0"/>
      <w:marTop w:val="0"/>
      <w:marBottom w:val="0"/>
      <w:divBdr>
        <w:top w:val="none" w:sz="0" w:space="0" w:color="auto"/>
        <w:left w:val="none" w:sz="0" w:space="0" w:color="auto"/>
        <w:bottom w:val="none" w:sz="0" w:space="0" w:color="auto"/>
        <w:right w:val="none" w:sz="0" w:space="0" w:color="auto"/>
      </w:divBdr>
    </w:div>
    <w:div w:id="460418047">
      <w:bodyDiv w:val="1"/>
      <w:marLeft w:val="0"/>
      <w:marRight w:val="0"/>
      <w:marTop w:val="0"/>
      <w:marBottom w:val="0"/>
      <w:divBdr>
        <w:top w:val="none" w:sz="0" w:space="0" w:color="auto"/>
        <w:left w:val="none" w:sz="0" w:space="0" w:color="auto"/>
        <w:bottom w:val="none" w:sz="0" w:space="0" w:color="auto"/>
        <w:right w:val="none" w:sz="0" w:space="0" w:color="auto"/>
      </w:divBdr>
    </w:div>
    <w:div w:id="481310864">
      <w:bodyDiv w:val="1"/>
      <w:marLeft w:val="0"/>
      <w:marRight w:val="0"/>
      <w:marTop w:val="0"/>
      <w:marBottom w:val="0"/>
      <w:divBdr>
        <w:top w:val="none" w:sz="0" w:space="0" w:color="auto"/>
        <w:left w:val="none" w:sz="0" w:space="0" w:color="auto"/>
        <w:bottom w:val="none" w:sz="0" w:space="0" w:color="auto"/>
        <w:right w:val="none" w:sz="0" w:space="0" w:color="auto"/>
      </w:divBdr>
    </w:div>
    <w:div w:id="506793524">
      <w:bodyDiv w:val="1"/>
      <w:marLeft w:val="0"/>
      <w:marRight w:val="0"/>
      <w:marTop w:val="0"/>
      <w:marBottom w:val="0"/>
      <w:divBdr>
        <w:top w:val="none" w:sz="0" w:space="0" w:color="auto"/>
        <w:left w:val="none" w:sz="0" w:space="0" w:color="auto"/>
        <w:bottom w:val="none" w:sz="0" w:space="0" w:color="auto"/>
        <w:right w:val="none" w:sz="0" w:space="0" w:color="auto"/>
      </w:divBdr>
    </w:div>
    <w:div w:id="521089051">
      <w:bodyDiv w:val="1"/>
      <w:marLeft w:val="0"/>
      <w:marRight w:val="0"/>
      <w:marTop w:val="0"/>
      <w:marBottom w:val="0"/>
      <w:divBdr>
        <w:top w:val="none" w:sz="0" w:space="0" w:color="auto"/>
        <w:left w:val="none" w:sz="0" w:space="0" w:color="auto"/>
        <w:bottom w:val="none" w:sz="0" w:space="0" w:color="auto"/>
        <w:right w:val="none" w:sz="0" w:space="0" w:color="auto"/>
      </w:divBdr>
    </w:div>
    <w:div w:id="550069313">
      <w:bodyDiv w:val="1"/>
      <w:marLeft w:val="0"/>
      <w:marRight w:val="0"/>
      <w:marTop w:val="0"/>
      <w:marBottom w:val="0"/>
      <w:divBdr>
        <w:top w:val="none" w:sz="0" w:space="0" w:color="auto"/>
        <w:left w:val="none" w:sz="0" w:space="0" w:color="auto"/>
        <w:bottom w:val="none" w:sz="0" w:space="0" w:color="auto"/>
        <w:right w:val="none" w:sz="0" w:space="0" w:color="auto"/>
      </w:divBdr>
    </w:div>
    <w:div w:id="560360493">
      <w:bodyDiv w:val="1"/>
      <w:marLeft w:val="0"/>
      <w:marRight w:val="0"/>
      <w:marTop w:val="0"/>
      <w:marBottom w:val="0"/>
      <w:divBdr>
        <w:top w:val="none" w:sz="0" w:space="0" w:color="auto"/>
        <w:left w:val="none" w:sz="0" w:space="0" w:color="auto"/>
        <w:bottom w:val="none" w:sz="0" w:space="0" w:color="auto"/>
        <w:right w:val="none" w:sz="0" w:space="0" w:color="auto"/>
      </w:divBdr>
    </w:div>
    <w:div w:id="579288735">
      <w:bodyDiv w:val="1"/>
      <w:marLeft w:val="0"/>
      <w:marRight w:val="0"/>
      <w:marTop w:val="0"/>
      <w:marBottom w:val="0"/>
      <w:divBdr>
        <w:top w:val="none" w:sz="0" w:space="0" w:color="auto"/>
        <w:left w:val="none" w:sz="0" w:space="0" w:color="auto"/>
        <w:bottom w:val="none" w:sz="0" w:space="0" w:color="auto"/>
        <w:right w:val="none" w:sz="0" w:space="0" w:color="auto"/>
      </w:divBdr>
    </w:div>
    <w:div w:id="613052167">
      <w:bodyDiv w:val="1"/>
      <w:marLeft w:val="0"/>
      <w:marRight w:val="0"/>
      <w:marTop w:val="0"/>
      <w:marBottom w:val="0"/>
      <w:divBdr>
        <w:top w:val="none" w:sz="0" w:space="0" w:color="auto"/>
        <w:left w:val="none" w:sz="0" w:space="0" w:color="auto"/>
        <w:bottom w:val="none" w:sz="0" w:space="0" w:color="auto"/>
        <w:right w:val="none" w:sz="0" w:space="0" w:color="auto"/>
      </w:divBdr>
    </w:div>
    <w:div w:id="616570574">
      <w:bodyDiv w:val="1"/>
      <w:marLeft w:val="0"/>
      <w:marRight w:val="0"/>
      <w:marTop w:val="0"/>
      <w:marBottom w:val="0"/>
      <w:divBdr>
        <w:top w:val="none" w:sz="0" w:space="0" w:color="auto"/>
        <w:left w:val="none" w:sz="0" w:space="0" w:color="auto"/>
        <w:bottom w:val="none" w:sz="0" w:space="0" w:color="auto"/>
        <w:right w:val="none" w:sz="0" w:space="0" w:color="auto"/>
      </w:divBdr>
    </w:div>
    <w:div w:id="645932705">
      <w:bodyDiv w:val="1"/>
      <w:marLeft w:val="0"/>
      <w:marRight w:val="0"/>
      <w:marTop w:val="0"/>
      <w:marBottom w:val="0"/>
      <w:divBdr>
        <w:top w:val="none" w:sz="0" w:space="0" w:color="auto"/>
        <w:left w:val="none" w:sz="0" w:space="0" w:color="auto"/>
        <w:bottom w:val="none" w:sz="0" w:space="0" w:color="auto"/>
        <w:right w:val="none" w:sz="0" w:space="0" w:color="auto"/>
      </w:divBdr>
    </w:div>
    <w:div w:id="648705020">
      <w:bodyDiv w:val="1"/>
      <w:marLeft w:val="0"/>
      <w:marRight w:val="0"/>
      <w:marTop w:val="0"/>
      <w:marBottom w:val="0"/>
      <w:divBdr>
        <w:top w:val="none" w:sz="0" w:space="0" w:color="auto"/>
        <w:left w:val="none" w:sz="0" w:space="0" w:color="auto"/>
        <w:bottom w:val="none" w:sz="0" w:space="0" w:color="auto"/>
        <w:right w:val="none" w:sz="0" w:space="0" w:color="auto"/>
      </w:divBdr>
    </w:div>
    <w:div w:id="648705696">
      <w:bodyDiv w:val="1"/>
      <w:marLeft w:val="0"/>
      <w:marRight w:val="0"/>
      <w:marTop w:val="0"/>
      <w:marBottom w:val="0"/>
      <w:divBdr>
        <w:top w:val="none" w:sz="0" w:space="0" w:color="auto"/>
        <w:left w:val="none" w:sz="0" w:space="0" w:color="auto"/>
        <w:bottom w:val="none" w:sz="0" w:space="0" w:color="auto"/>
        <w:right w:val="none" w:sz="0" w:space="0" w:color="auto"/>
      </w:divBdr>
    </w:div>
    <w:div w:id="650989031">
      <w:bodyDiv w:val="1"/>
      <w:marLeft w:val="0"/>
      <w:marRight w:val="0"/>
      <w:marTop w:val="0"/>
      <w:marBottom w:val="0"/>
      <w:divBdr>
        <w:top w:val="none" w:sz="0" w:space="0" w:color="auto"/>
        <w:left w:val="none" w:sz="0" w:space="0" w:color="auto"/>
        <w:bottom w:val="none" w:sz="0" w:space="0" w:color="auto"/>
        <w:right w:val="none" w:sz="0" w:space="0" w:color="auto"/>
      </w:divBdr>
      <w:divsChild>
        <w:div w:id="1253591987">
          <w:marLeft w:val="0"/>
          <w:marRight w:val="0"/>
          <w:marTop w:val="0"/>
          <w:marBottom w:val="0"/>
          <w:divBdr>
            <w:top w:val="none" w:sz="0" w:space="0" w:color="auto"/>
            <w:left w:val="none" w:sz="0" w:space="0" w:color="auto"/>
            <w:bottom w:val="none" w:sz="0" w:space="0" w:color="auto"/>
            <w:right w:val="none" w:sz="0" w:space="0" w:color="auto"/>
          </w:divBdr>
        </w:div>
      </w:divsChild>
    </w:div>
    <w:div w:id="660357060">
      <w:bodyDiv w:val="1"/>
      <w:marLeft w:val="0"/>
      <w:marRight w:val="0"/>
      <w:marTop w:val="0"/>
      <w:marBottom w:val="0"/>
      <w:divBdr>
        <w:top w:val="none" w:sz="0" w:space="0" w:color="auto"/>
        <w:left w:val="none" w:sz="0" w:space="0" w:color="auto"/>
        <w:bottom w:val="none" w:sz="0" w:space="0" w:color="auto"/>
        <w:right w:val="none" w:sz="0" w:space="0" w:color="auto"/>
      </w:divBdr>
      <w:divsChild>
        <w:div w:id="1269241915">
          <w:marLeft w:val="0"/>
          <w:marRight w:val="0"/>
          <w:marTop w:val="0"/>
          <w:marBottom w:val="0"/>
          <w:divBdr>
            <w:top w:val="none" w:sz="0" w:space="0" w:color="auto"/>
            <w:left w:val="none" w:sz="0" w:space="0" w:color="auto"/>
            <w:bottom w:val="none" w:sz="0" w:space="0" w:color="auto"/>
            <w:right w:val="none" w:sz="0" w:space="0" w:color="auto"/>
          </w:divBdr>
        </w:div>
      </w:divsChild>
    </w:div>
    <w:div w:id="697193702">
      <w:bodyDiv w:val="1"/>
      <w:marLeft w:val="0"/>
      <w:marRight w:val="0"/>
      <w:marTop w:val="0"/>
      <w:marBottom w:val="0"/>
      <w:divBdr>
        <w:top w:val="none" w:sz="0" w:space="0" w:color="auto"/>
        <w:left w:val="none" w:sz="0" w:space="0" w:color="auto"/>
        <w:bottom w:val="none" w:sz="0" w:space="0" w:color="auto"/>
        <w:right w:val="none" w:sz="0" w:space="0" w:color="auto"/>
      </w:divBdr>
    </w:div>
    <w:div w:id="706837392">
      <w:bodyDiv w:val="1"/>
      <w:marLeft w:val="0"/>
      <w:marRight w:val="0"/>
      <w:marTop w:val="0"/>
      <w:marBottom w:val="0"/>
      <w:divBdr>
        <w:top w:val="none" w:sz="0" w:space="0" w:color="auto"/>
        <w:left w:val="none" w:sz="0" w:space="0" w:color="auto"/>
        <w:bottom w:val="none" w:sz="0" w:space="0" w:color="auto"/>
        <w:right w:val="none" w:sz="0" w:space="0" w:color="auto"/>
      </w:divBdr>
    </w:div>
    <w:div w:id="709450831">
      <w:bodyDiv w:val="1"/>
      <w:marLeft w:val="0"/>
      <w:marRight w:val="0"/>
      <w:marTop w:val="0"/>
      <w:marBottom w:val="0"/>
      <w:divBdr>
        <w:top w:val="none" w:sz="0" w:space="0" w:color="auto"/>
        <w:left w:val="none" w:sz="0" w:space="0" w:color="auto"/>
        <w:bottom w:val="none" w:sz="0" w:space="0" w:color="auto"/>
        <w:right w:val="none" w:sz="0" w:space="0" w:color="auto"/>
      </w:divBdr>
    </w:div>
    <w:div w:id="741221666">
      <w:bodyDiv w:val="1"/>
      <w:marLeft w:val="0"/>
      <w:marRight w:val="0"/>
      <w:marTop w:val="0"/>
      <w:marBottom w:val="0"/>
      <w:divBdr>
        <w:top w:val="none" w:sz="0" w:space="0" w:color="auto"/>
        <w:left w:val="none" w:sz="0" w:space="0" w:color="auto"/>
        <w:bottom w:val="none" w:sz="0" w:space="0" w:color="auto"/>
        <w:right w:val="none" w:sz="0" w:space="0" w:color="auto"/>
      </w:divBdr>
    </w:div>
    <w:div w:id="741633913">
      <w:bodyDiv w:val="1"/>
      <w:marLeft w:val="0"/>
      <w:marRight w:val="0"/>
      <w:marTop w:val="0"/>
      <w:marBottom w:val="0"/>
      <w:divBdr>
        <w:top w:val="none" w:sz="0" w:space="0" w:color="auto"/>
        <w:left w:val="none" w:sz="0" w:space="0" w:color="auto"/>
        <w:bottom w:val="none" w:sz="0" w:space="0" w:color="auto"/>
        <w:right w:val="none" w:sz="0" w:space="0" w:color="auto"/>
      </w:divBdr>
    </w:div>
    <w:div w:id="758719661">
      <w:bodyDiv w:val="1"/>
      <w:marLeft w:val="0"/>
      <w:marRight w:val="0"/>
      <w:marTop w:val="0"/>
      <w:marBottom w:val="0"/>
      <w:divBdr>
        <w:top w:val="none" w:sz="0" w:space="0" w:color="auto"/>
        <w:left w:val="none" w:sz="0" w:space="0" w:color="auto"/>
        <w:bottom w:val="none" w:sz="0" w:space="0" w:color="auto"/>
        <w:right w:val="none" w:sz="0" w:space="0" w:color="auto"/>
      </w:divBdr>
    </w:div>
    <w:div w:id="761337702">
      <w:bodyDiv w:val="1"/>
      <w:marLeft w:val="0"/>
      <w:marRight w:val="0"/>
      <w:marTop w:val="0"/>
      <w:marBottom w:val="0"/>
      <w:divBdr>
        <w:top w:val="none" w:sz="0" w:space="0" w:color="auto"/>
        <w:left w:val="none" w:sz="0" w:space="0" w:color="auto"/>
        <w:bottom w:val="none" w:sz="0" w:space="0" w:color="auto"/>
        <w:right w:val="none" w:sz="0" w:space="0" w:color="auto"/>
      </w:divBdr>
      <w:divsChild>
        <w:div w:id="1322004464">
          <w:marLeft w:val="0"/>
          <w:marRight w:val="0"/>
          <w:marTop w:val="0"/>
          <w:marBottom w:val="0"/>
          <w:divBdr>
            <w:top w:val="none" w:sz="0" w:space="0" w:color="auto"/>
            <w:left w:val="none" w:sz="0" w:space="0" w:color="auto"/>
            <w:bottom w:val="none" w:sz="0" w:space="0" w:color="auto"/>
            <w:right w:val="none" w:sz="0" w:space="0" w:color="auto"/>
          </w:divBdr>
          <w:divsChild>
            <w:div w:id="998113746">
              <w:marLeft w:val="0"/>
              <w:marRight w:val="0"/>
              <w:marTop w:val="0"/>
              <w:marBottom w:val="0"/>
              <w:divBdr>
                <w:top w:val="none" w:sz="0" w:space="0" w:color="auto"/>
                <w:left w:val="none" w:sz="0" w:space="0" w:color="auto"/>
                <w:bottom w:val="none" w:sz="0" w:space="0" w:color="auto"/>
                <w:right w:val="none" w:sz="0" w:space="0" w:color="auto"/>
              </w:divBdr>
            </w:div>
            <w:div w:id="1584989957">
              <w:marLeft w:val="0"/>
              <w:marRight w:val="0"/>
              <w:marTop w:val="0"/>
              <w:marBottom w:val="0"/>
              <w:divBdr>
                <w:top w:val="none" w:sz="0" w:space="0" w:color="auto"/>
                <w:left w:val="none" w:sz="0" w:space="0" w:color="auto"/>
                <w:bottom w:val="none" w:sz="0" w:space="0" w:color="auto"/>
                <w:right w:val="none" w:sz="0" w:space="0" w:color="auto"/>
              </w:divBdr>
            </w:div>
            <w:div w:id="1676415317">
              <w:marLeft w:val="0"/>
              <w:marRight w:val="0"/>
              <w:marTop w:val="0"/>
              <w:marBottom w:val="0"/>
              <w:divBdr>
                <w:top w:val="none" w:sz="0" w:space="0" w:color="auto"/>
                <w:left w:val="none" w:sz="0" w:space="0" w:color="auto"/>
                <w:bottom w:val="none" w:sz="0" w:space="0" w:color="auto"/>
                <w:right w:val="none" w:sz="0" w:space="0" w:color="auto"/>
              </w:divBdr>
            </w:div>
          </w:divsChild>
        </w:div>
        <w:div w:id="1702246702">
          <w:marLeft w:val="0"/>
          <w:marRight w:val="0"/>
          <w:marTop w:val="0"/>
          <w:marBottom w:val="0"/>
          <w:divBdr>
            <w:top w:val="none" w:sz="0" w:space="0" w:color="auto"/>
            <w:left w:val="none" w:sz="0" w:space="0" w:color="auto"/>
            <w:bottom w:val="none" w:sz="0" w:space="0" w:color="auto"/>
            <w:right w:val="none" w:sz="0" w:space="0" w:color="auto"/>
          </w:divBdr>
          <w:divsChild>
            <w:div w:id="2008242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875250">
      <w:bodyDiv w:val="1"/>
      <w:marLeft w:val="0"/>
      <w:marRight w:val="0"/>
      <w:marTop w:val="0"/>
      <w:marBottom w:val="0"/>
      <w:divBdr>
        <w:top w:val="none" w:sz="0" w:space="0" w:color="auto"/>
        <w:left w:val="none" w:sz="0" w:space="0" w:color="auto"/>
        <w:bottom w:val="none" w:sz="0" w:space="0" w:color="auto"/>
        <w:right w:val="none" w:sz="0" w:space="0" w:color="auto"/>
      </w:divBdr>
    </w:div>
    <w:div w:id="781996684">
      <w:bodyDiv w:val="1"/>
      <w:marLeft w:val="0"/>
      <w:marRight w:val="0"/>
      <w:marTop w:val="0"/>
      <w:marBottom w:val="0"/>
      <w:divBdr>
        <w:top w:val="none" w:sz="0" w:space="0" w:color="auto"/>
        <w:left w:val="none" w:sz="0" w:space="0" w:color="auto"/>
        <w:bottom w:val="none" w:sz="0" w:space="0" w:color="auto"/>
        <w:right w:val="none" w:sz="0" w:space="0" w:color="auto"/>
      </w:divBdr>
    </w:div>
    <w:div w:id="816073319">
      <w:bodyDiv w:val="1"/>
      <w:marLeft w:val="0"/>
      <w:marRight w:val="0"/>
      <w:marTop w:val="0"/>
      <w:marBottom w:val="0"/>
      <w:divBdr>
        <w:top w:val="none" w:sz="0" w:space="0" w:color="auto"/>
        <w:left w:val="none" w:sz="0" w:space="0" w:color="auto"/>
        <w:bottom w:val="none" w:sz="0" w:space="0" w:color="auto"/>
        <w:right w:val="none" w:sz="0" w:space="0" w:color="auto"/>
      </w:divBdr>
    </w:div>
    <w:div w:id="830371356">
      <w:bodyDiv w:val="1"/>
      <w:marLeft w:val="0"/>
      <w:marRight w:val="0"/>
      <w:marTop w:val="0"/>
      <w:marBottom w:val="0"/>
      <w:divBdr>
        <w:top w:val="none" w:sz="0" w:space="0" w:color="auto"/>
        <w:left w:val="none" w:sz="0" w:space="0" w:color="auto"/>
        <w:bottom w:val="none" w:sz="0" w:space="0" w:color="auto"/>
        <w:right w:val="none" w:sz="0" w:space="0" w:color="auto"/>
      </w:divBdr>
    </w:div>
    <w:div w:id="841627857">
      <w:bodyDiv w:val="1"/>
      <w:marLeft w:val="0"/>
      <w:marRight w:val="0"/>
      <w:marTop w:val="0"/>
      <w:marBottom w:val="0"/>
      <w:divBdr>
        <w:top w:val="none" w:sz="0" w:space="0" w:color="auto"/>
        <w:left w:val="none" w:sz="0" w:space="0" w:color="auto"/>
        <w:bottom w:val="none" w:sz="0" w:space="0" w:color="auto"/>
        <w:right w:val="none" w:sz="0" w:space="0" w:color="auto"/>
      </w:divBdr>
    </w:div>
    <w:div w:id="885095679">
      <w:bodyDiv w:val="1"/>
      <w:marLeft w:val="0"/>
      <w:marRight w:val="0"/>
      <w:marTop w:val="0"/>
      <w:marBottom w:val="0"/>
      <w:divBdr>
        <w:top w:val="none" w:sz="0" w:space="0" w:color="auto"/>
        <w:left w:val="none" w:sz="0" w:space="0" w:color="auto"/>
        <w:bottom w:val="none" w:sz="0" w:space="0" w:color="auto"/>
        <w:right w:val="none" w:sz="0" w:space="0" w:color="auto"/>
      </w:divBdr>
    </w:div>
    <w:div w:id="913129634">
      <w:bodyDiv w:val="1"/>
      <w:marLeft w:val="0"/>
      <w:marRight w:val="0"/>
      <w:marTop w:val="0"/>
      <w:marBottom w:val="0"/>
      <w:divBdr>
        <w:top w:val="none" w:sz="0" w:space="0" w:color="auto"/>
        <w:left w:val="none" w:sz="0" w:space="0" w:color="auto"/>
        <w:bottom w:val="none" w:sz="0" w:space="0" w:color="auto"/>
        <w:right w:val="none" w:sz="0" w:space="0" w:color="auto"/>
      </w:divBdr>
    </w:div>
    <w:div w:id="916399857">
      <w:bodyDiv w:val="1"/>
      <w:marLeft w:val="0"/>
      <w:marRight w:val="0"/>
      <w:marTop w:val="0"/>
      <w:marBottom w:val="0"/>
      <w:divBdr>
        <w:top w:val="none" w:sz="0" w:space="0" w:color="auto"/>
        <w:left w:val="none" w:sz="0" w:space="0" w:color="auto"/>
        <w:bottom w:val="none" w:sz="0" w:space="0" w:color="auto"/>
        <w:right w:val="none" w:sz="0" w:space="0" w:color="auto"/>
      </w:divBdr>
    </w:div>
    <w:div w:id="961301200">
      <w:bodyDiv w:val="1"/>
      <w:marLeft w:val="0"/>
      <w:marRight w:val="0"/>
      <w:marTop w:val="0"/>
      <w:marBottom w:val="0"/>
      <w:divBdr>
        <w:top w:val="none" w:sz="0" w:space="0" w:color="auto"/>
        <w:left w:val="none" w:sz="0" w:space="0" w:color="auto"/>
        <w:bottom w:val="none" w:sz="0" w:space="0" w:color="auto"/>
        <w:right w:val="none" w:sz="0" w:space="0" w:color="auto"/>
      </w:divBdr>
    </w:div>
    <w:div w:id="974530517">
      <w:bodyDiv w:val="1"/>
      <w:marLeft w:val="0"/>
      <w:marRight w:val="0"/>
      <w:marTop w:val="0"/>
      <w:marBottom w:val="0"/>
      <w:divBdr>
        <w:top w:val="none" w:sz="0" w:space="0" w:color="auto"/>
        <w:left w:val="none" w:sz="0" w:space="0" w:color="auto"/>
        <w:bottom w:val="none" w:sz="0" w:space="0" w:color="auto"/>
        <w:right w:val="none" w:sz="0" w:space="0" w:color="auto"/>
      </w:divBdr>
    </w:div>
    <w:div w:id="995573795">
      <w:bodyDiv w:val="1"/>
      <w:marLeft w:val="0"/>
      <w:marRight w:val="0"/>
      <w:marTop w:val="0"/>
      <w:marBottom w:val="0"/>
      <w:divBdr>
        <w:top w:val="none" w:sz="0" w:space="0" w:color="auto"/>
        <w:left w:val="none" w:sz="0" w:space="0" w:color="auto"/>
        <w:bottom w:val="none" w:sz="0" w:space="0" w:color="auto"/>
        <w:right w:val="none" w:sz="0" w:space="0" w:color="auto"/>
      </w:divBdr>
    </w:div>
    <w:div w:id="1055548760">
      <w:bodyDiv w:val="1"/>
      <w:marLeft w:val="0"/>
      <w:marRight w:val="0"/>
      <w:marTop w:val="0"/>
      <w:marBottom w:val="0"/>
      <w:divBdr>
        <w:top w:val="none" w:sz="0" w:space="0" w:color="auto"/>
        <w:left w:val="none" w:sz="0" w:space="0" w:color="auto"/>
        <w:bottom w:val="none" w:sz="0" w:space="0" w:color="auto"/>
        <w:right w:val="none" w:sz="0" w:space="0" w:color="auto"/>
      </w:divBdr>
    </w:div>
    <w:div w:id="1057126084">
      <w:bodyDiv w:val="1"/>
      <w:marLeft w:val="0"/>
      <w:marRight w:val="0"/>
      <w:marTop w:val="0"/>
      <w:marBottom w:val="0"/>
      <w:divBdr>
        <w:top w:val="none" w:sz="0" w:space="0" w:color="auto"/>
        <w:left w:val="none" w:sz="0" w:space="0" w:color="auto"/>
        <w:bottom w:val="none" w:sz="0" w:space="0" w:color="auto"/>
        <w:right w:val="none" w:sz="0" w:space="0" w:color="auto"/>
      </w:divBdr>
    </w:div>
    <w:div w:id="1125928438">
      <w:bodyDiv w:val="1"/>
      <w:marLeft w:val="0"/>
      <w:marRight w:val="0"/>
      <w:marTop w:val="0"/>
      <w:marBottom w:val="0"/>
      <w:divBdr>
        <w:top w:val="none" w:sz="0" w:space="0" w:color="auto"/>
        <w:left w:val="none" w:sz="0" w:space="0" w:color="auto"/>
        <w:bottom w:val="none" w:sz="0" w:space="0" w:color="auto"/>
        <w:right w:val="none" w:sz="0" w:space="0" w:color="auto"/>
      </w:divBdr>
    </w:div>
    <w:div w:id="1138113644">
      <w:bodyDiv w:val="1"/>
      <w:marLeft w:val="0"/>
      <w:marRight w:val="0"/>
      <w:marTop w:val="0"/>
      <w:marBottom w:val="0"/>
      <w:divBdr>
        <w:top w:val="none" w:sz="0" w:space="0" w:color="auto"/>
        <w:left w:val="none" w:sz="0" w:space="0" w:color="auto"/>
        <w:bottom w:val="none" w:sz="0" w:space="0" w:color="auto"/>
        <w:right w:val="none" w:sz="0" w:space="0" w:color="auto"/>
      </w:divBdr>
    </w:div>
    <w:div w:id="1144934476">
      <w:bodyDiv w:val="1"/>
      <w:marLeft w:val="0"/>
      <w:marRight w:val="0"/>
      <w:marTop w:val="0"/>
      <w:marBottom w:val="0"/>
      <w:divBdr>
        <w:top w:val="none" w:sz="0" w:space="0" w:color="auto"/>
        <w:left w:val="none" w:sz="0" w:space="0" w:color="auto"/>
        <w:bottom w:val="none" w:sz="0" w:space="0" w:color="auto"/>
        <w:right w:val="none" w:sz="0" w:space="0" w:color="auto"/>
      </w:divBdr>
      <w:divsChild>
        <w:div w:id="570651631">
          <w:marLeft w:val="0"/>
          <w:marRight w:val="0"/>
          <w:marTop w:val="0"/>
          <w:marBottom w:val="0"/>
          <w:divBdr>
            <w:top w:val="none" w:sz="0" w:space="0" w:color="auto"/>
            <w:left w:val="none" w:sz="0" w:space="0" w:color="auto"/>
            <w:bottom w:val="none" w:sz="0" w:space="0" w:color="auto"/>
            <w:right w:val="none" w:sz="0" w:space="0" w:color="auto"/>
          </w:divBdr>
          <w:divsChild>
            <w:div w:id="1481389361">
              <w:marLeft w:val="0"/>
              <w:marRight w:val="0"/>
              <w:marTop w:val="0"/>
              <w:marBottom w:val="0"/>
              <w:divBdr>
                <w:top w:val="none" w:sz="0" w:space="0" w:color="auto"/>
                <w:left w:val="none" w:sz="0" w:space="0" w:color="auto"/>
                <w:bottom w:val="none" w:sz="0" w:space="0" w:color="auto"/>
                <w:right w:val="none" w:sz="0" w:space="0" w:color="auto"/>
              </w:divBdr>
              <w:divsChild>
                <w:div w:id="735591917">
                  <w:marLeft w:val="0"/>
                  <w:marRight w:val="0"/>
                  <w:marTop w:val="0"/>
                  <w:marBottom w:val="0"/>
                  <w:divBdr>
                    <w:top w:val="none" w:sz="0" w:space="0" w:color="auto"/>
                    <w:left w:val="none" w:sz="0" w:space="0" w:color="auto"/>
                    <w:bottom w:val="none" w:sz="0" w:space="0" w:color="auto"/>
                    <w:right w:val="none" w:sz="0" w:space="0" w:color="auto"/>
                  </w:divBdr>
                  <w:divsChild>
                    <w:div w:id="1976057214">
                      <w:marLeft w:val="0"/>
                      <w:marRight w:val="0"/>
                      <w:marTop w:val="0"/>
                      <w:marBottom w:val="0"/>
                      <w:divBdr>
                        <w:top w:val="none" w:sz="0" w:space="0" w:color="auto"/>
                        <w:left w:val="none" w:sz="0" w:space="0" w:color="auto"/>
                        <w:bottom w:val="none" w:sz="0" w:space="0" w:color="auto"/>
                        <w:right w:val="none" w:sz="0" w:space="0" w:color="auto"/>
                      </w:divBdr>
                      <w:divsChild>
                        <w:div w:id="70810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0680173">
          <w:marLeft w:val="0"/>
          <w:marRight w:val="0"/>
          <w:marTop w:val="0"/>
          <w:marBottom w:val="0"/>
          <w:divBdr>
            <w:top w:val="none" w:sz="0" w:space="0" w:color="auto"/>
            <w:left w:val="none" w:sz="0" w:space="0" w:color="auto"/>
            <w:bottom w:val="none" w:sz="0" w:space="0" w:color="auto"/>
            <w:right w:val="none" w:sz="0" w:space="0" w:color="auto"/>
          </w:divBdr>
          <w:divsChild>
            <w:div w:id="1672756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027811">
      <w:bodyDiv w:val="1"/>
      <w:marLeft w:val="0"/>
      <w:marRight w:val="0"/>
      <w:marTop w:val="0"/>
      <w:marBottom w:val="0"/>
      <w:divBdr>
        <w:top w:val="none" w:sz="0" w:space="0" w:color="auto"/>
        <w:left w:val="none" w:sz="0" w:space="0" w:color="auto"/>
        <w:bottom w:val="none" w:sz="0" w:space="0" w:color="auto"/>
        <w:right w:val="none" w:sz="0" w:space="0" w:color="auto"/>
      </w:divBdr>
    </w:div>
    <w:div w:id="1155415278">
      <w:bodyDiv w:val="1"/>
      <w:marLeft w:val="0"/>
      <w:marRight w:val="0"/>
      <w:marTop w:val="0"/>
      <w:marBottom w:val="0"/>
      <w:divBdr>
        <w:top w:val="none" w:sz="0" w:space="0" w:color="auto"/>
        <w:left w:val="none" w:sz="0" w:space="0" w:color="auto"/>
        <w:bottom w:val="none" w:sz="0" w:space="0" w:color="auto"/>
        <w:right w:val="none" w:sz="0" w:space="0" w:color="auto"/>
      </w:divBdr>
    </w:div>
    <w:div w:id="1157914350">
      <w:bodyDiv w:val="1"/>
      <w:marLeft w:val="0"/>
      <w:marRight w:val="0"/>
      <w:marTop w:val="0"/>
      <w:marBottom w:val="0"/>
      <w:divBdr>
        <w:top w:val="none" w:sz="0" w:space="0" w:color="auto"/>
        <w:left w:val="none" w:sz="0" w:space="0" w:color="auto"/>
        <w:bottom w:val="none" w:sz="0" w:space="0" w:color="auto"/>
        <w:right w:val="none" w:sz="0" w:space="0" w:color="auto"/>
      </w:divBdr>
    </w:div>
    <w:div w:id="1169755701">
      <w:bodyDiv w:val="1"/>
      <w:marLeft w:val="0"/>
      <w:marRight w:val="0"/>
      <w:marTop w:val="0"/>
      <w:marBottom w:val="0"/>
      <w:divBdr>
        <w:top w:val="none" w:sz="0" w:space="0" w:color="auto"/>
        <w:left w:val="none" w:sz="0" w:space="0" w:color="auto"/>
        <w:bottom w:val="none" w:sz="0" w:space="0" w:color="auto"/>
        <w:right w:val="none" w:sz="0" w:space="0" w:color="auto"/>
      </w:divBdr>
      <w:divsChild>
        <w:div w:id="1528635136">
          <w:marLeft w:val="0"/>
          <w:marRight w:val="0"/>
          <w:marTop w:val="0"/>
          <w:marBottom w:val="0"/>
          <w:divBdr>
            <w:top w:val="none" w:sz="0" w:space="0" w:color="auto"/>
            <w:left w:val="none" w:sz="0" w:space="0" w:color="auto"/>
            <w:bottom w:val="none" w:sz="0" w:space="0" w:color="auto"/>
            <w:right w:val="none" w:sz="0" w:space="0" w:color="auto"/>
          </w:divBdr>
          <w:divsChild>
            <w:div w:id="351762182">
              <w:marLeft w:val="0"/>
              <w:marRight w:val="0"/>
              <w:marTop w:val="750"/>
              <w:marBottom w:val="1500"/>
              <w:divBdr>
                <w:top w:val="none" w:sz="0" w:space="0" w:color="auto"/>
                <w:left w:val="none" w:sz="0" w:space="0" w:color="auto"/>
                <w:bottom w:val="none" w:sz="0" w:space="0" w:color="auto"/>
                <w:right w:val="none" w:sz="0" w:space="0" w:color="auto"/>
              </w:divBdr>
              <w:divsChild>
                <w:div w:id="909459524">
                  <w:marLeft w:val="0"/>
                  <w:marRight w:val="0"/>
                  <w:marTop w:val="0"/>
                  <w:marBottom w:val="0"/>
                  <w:divBdr>
                    <w:top w:val="none" w:sz="0" w:space="0" w:color="auto"/>
                    <w:left w:val="none" w:sz="0" w:space="0" w:color="auto"/>
                    <w:bottom w:val="none" w:sz="0" w:space="0" w:color="auto"/>
                    <w:right w:val="none" w:sz="0" w:space="0" w:color="auto"/>
                  </w:divBdr>
                  <w:divsChild>
                    <w:div w:id="165175219">
                      <w:marLeft w:val="0"/>
                      <w:marRight w:val="0"/>
                      <w:marTop w:val="0"/>
                      <w:marBottom w:val="0"/>
                      <w:divBdr>
                        <w:top w:val="none" w:sz="0" w:space="0" w:color="auto"/>
                        <w:left w:val="none" w:sz="0" w:space="0" w:color="auto"/>
                        <w:bottom w:val="none" w:sz="0" w:space="0" w:color="auto"/>
                        <w:right w:val="none" w:sz="0" w:space="0" w:color="auto"/>
                      </w:divBdr>
                    </w:div>
                    <w:div w:id="1805149853">
                      <w:marLeft w:val="0"/>
                      <w:marRight w:val="0"/>
                      <w:marTop w:val="0"/>
                      <w:marBottom w:val="0"/>
                      <w:divBdr>
                        <w:top w:val="none" w:sz="0" w:space="0" w:color="auto"/>
                        <w:left w:val="none" w:sz="0" w:space="0" w:color="auto"/>
                        <w:bottom w:val="none" w:sz="0" w:space="0" w:color="auto"/>
                        <w:right w:val="none" w:sz="0" w:space="0" w:color="auto"/>
                      </w:divBdr>
                      <w:divsChild>
                        <w:div w:id="432439124">
                          <w:marLeft w:val="0"/>
                          <w:marRight w:val="0"/>
                          <w:marTop w:val="0"/>
                          <w:marBottom w:val="0"/>
                          <w:divBdr>
                            <w:top w:val="none" w:sz="0" w:space="0" w:color="auto"/>
                            <w:left w:val="none" w:sz="0" w:space="0" w:color="auto"/>
                            <w:bottom w:val="none" w:sz="0" w:space="0" w:color="auto"/>
                            <w:right w:val="none" w:sz="0" w:space="0" w:color="auto"/>
                          </w:divBdr>
                          <w:divsChild>
                            <w:div w:id="1144389649">
                              <w:marLeft w:val="0"/>
                              <w:marRight w:val="0"/>
                              <w:marTop w:val="0"/>
                              <w:marBottom w:val="0"/>
                              <w:divBdr>
                                <w:top w:val="none" w:sz="0" w:space="0" w:color="auto"/>
                                <w:left w:val="none" w:sz="0" w:space="0" w:color="auto"/>
                                <w:bottom w:val="none" w:sz="0" w:space="0" w:color="auto"/>
                                <w:right w:val="none" w:sz="0" w:space="0" w:color="auto"/>
                              </w:divBdr>
                              <w:divsChild>
                                <w:div w:id="168447583">
                                  <w:marLeft w:val="0"/>
                                  <w:marRight w:val="0"/>
                                  <w:marTop w:val="0"/>
                                  <w:marBottom w:val="0"/>
                                  <w:divBdr>
                                    <w:top w:val="none" w:sz="0" w:space="0" w:color="auto"/>
                                    <w:left w:val="none" w:sz="0" w:space="0" w:color="auto"/>
                                    <w:bottom w:val="none" w:sz="0" w:space="0" w:color="auto"/>
                                    <w:right w:val="none" w:sz="0" w:space="0" w:color="auto"/>
                                  </w:divBdr>
                                  <w:divsChild>
                                    <w:div w:id="563108724">
                                      <w:marLeft w:val="0"/>
                                      <w:marRight w:val="0"/>
                                      <w:marTop w:val="0"/>
                                      <w:marBottom w:val="0"/>
                                      <w:divBdr>
                                        <w:top w:val="none" w:sz="0" w:space="0" w:color="auto"/>
                                        <w:left w:val="none" w:sz="0" w:space="0" w:color="auto"/>
                                        <w:bottom w:val="none" w:sz="0" w:space="0" w:color="auto"/>
                                        <w:right w:val="none" w:sz="0" w:space="0" w:color="auto"/>
                                      </w:divBdr>
                                    </w:div>
                                    <w:div w:id="1362634512">
                                      <w:marLeft w:val="0"/>
                                      <w:marRight w:val="0"/>
                                      <w:marTop w:val="0"/>
                                      <w:marBottom w:val="0"/>
                                      <w:divBdr>
                                        <w:top w:val="none" w:sz="0" w:space="0" w:color="auto"/>
                                        <w:left w:val="none" w:sz="0" w:space="0" w:color="auto"/>
                                        <w:bottom w:val="none" w:sz="0" w:space="0" w:color="auto"/>
                                        <w:right w:val="none" w:sz="0" w:space="0" w:color="auto"/>
                                      </w:divBdr>
                                      <w:divsChild>
                                        <w:div w:id="291400336">
                                          <w:marLeft w:val="0"/>
                                          <w:marRight w:val="0"/>
                                          <w:marTop w:val="0"/>
                                          <w:marBottom w:val="0"/>
                                          <w:divBdr>
                                            <w:top w:val="none" w:sz="0" w:space="0" w:color="auto"/>
                                            <w:left w:val="none" w:sz="0" w:space="0" w:color="auto"/>
                                            <w:bottom w:val="none" w:sz="0" w:space="0" w:color="auto"/>
                                            <w:right w:val="none" w:sz="0" w:space="0" w:color="auto"/>
                                          </w:divBdr>
                                        </w:div>
                                        <w:div w:id="206290003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9679343">
                  <w:marLeft w:val="0"/>
                  <w:marRight w:val="0"/>
                  <w:marTop w:val="0"/>
                  <w:marBottom w:val="0"/>
                  <w:divBdr>
                    <w:top w:val="none" w:sz="0" w:space="0" w:color="auto"/>
                    <w:left w:val="none" w:sz="0" w:space="0" w:color="auto"/>
                    <w:bottom w:val="none" w:sz="0" w:space="0" w:color="auto"/>
                    <w:right w:val="none" w:sz="0" w:space="0" w:color="auto"/>
                  </w:divBdr>
                  <w:divsChild>
                    <w:div w:id="1369640586">
                      <w:marLeft w:val="0"/>
                      <w:marRight w:val="0"/>
                      <w:marTop w:val="0"/>
                      <w:marBottom w:val="0"/>
                      <w:divBdr>
                        <w:top w:val="none" w:sz="0" w:space="0" w:color="auto"/>
                        <w:left w:val="none" w:sz="0" w:space="0" w:color="auto"/>
                        <w:bottom w:val="none" w:sz="0" w:space="0" w:color="auto"/>
                        <w:right w:val="none" w:sz="0" w:space="0" w:color="auto"/>
                      </w:divBdr>
                      <w:divsChild>
                        <w:div w:id="2115515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0674926">
      <w:bodyDiv w:val="1"/>
      <w:marLeft w:val="0"/>
      <w:marRight w:val="0"/>
      <w:marTop w:val="0"/>
      <w:marBottom w:val="0"/>
      <w:divBdr>
        <w:top w:val="none" w:sz="0" w:space="0" w:color="auto"/>
        <w:left w:val="none" w:sz="0" w:space="0" w:color="auto"/>
        <w:bottom w:val="none" w:sz="0" w:space="0" w:color="auto"/>
        <w:right w:val="none" w:sz="0" w:space="0" w:color="auto"/>
      </w:divBdr>
    </w:div>
    <w:div w:id="1177426401">
      <w:bodyDiv w:val="1"/>
      <w:marLeft w:val="0"/>
      <w:marRight w:val="0"/>
      <w:marTop w:val="0"/>
      <w:marBottom w:val="0"/>
      <w:divBdr>
        <w:top w:val="none" w:sz="0" w:space="0" w:color="auto"/>
        <w:left w:val="none" w:sz="0" w:space="0" w:color="auto"/>
        <w:bottom w:val="none" w:sz="0" w:space="0" w:color="auto"/>
        <w:right w:val="none" w:sz="0" w:space="0" w:color="auto"/>
      </w:divBdr>
    </w:div>
    <w:div w:id="1200049471">
      <w:bodyDiv w:val="1"/>
      <w:marLeft w:val="0"/>
      <w:marRight w:val="0"/>
      <w:marTop w:val="0"/>
      <w:marBottom w:val="0"/>
      <w:divBdr>
        <w:top w:val="none" w:sz="0" w:space="0" w:color="auto"/>
        <w:left w:val="none" w:sz="0" w:space="0" w:color="auto"/>
        <w:bottom w:val="none" w:sz="0" w:space="0" w:color="auto"/>
        <w:right w:val="none" w:sz="0" w:space="0" w:color="auto"/>
      </w:divBdr>
    </w:div>
    <w:div w:id="1209957461">
      <w:bodyDiv w:val="1"/>
      <w:marLeft w:val="0"/>
      <w:marRight w:val="0"/>
      <w:marTop w:val="0"/>
      <w:marBottom w:val="0"/>
      <w:divBdr>
        <w:top w:val="none" w:sz="0" w:space="0" w:color="auto"/>
        <w:left w:val="none" w:sz="0" w:space="0" w:color="auto"/>
        <w:bottom w:val="none" w:sz="0" w:space="0" w:color="auto"/>
        <w:right w:val="none" w:sz="0" w:space="0" w:color="auto"/>
      </w:divBdr>
    </w:div>
    <w:div w:id="1211458246">
      <w:bodyDiv w:val="1"/>
      <w:marLeft w:val="0"/>
      <w:marRight w:val="0"/>
      <w:marTop w:val="0"/>
      <w:marBottom w:val="0"/>
      <w:divBdr>
        <w:top w:val="none" w:sz="0" w:space="0" w:color="auto"/>
        <w:left w:val="none" w:sz="0" w:space="0" w:color="auto"/>
        <w:bottom w:val="none" w:sz="0" w:space="0" w:color="auto"/>
        <w:right w:val="none" w:sz="0" w:space="0" w:color="auto"/>
      </w:divBdr>
    </w:div>
    <w:div w:id="1233924681">
      <w:bodyDiv w:val="1"/>
      <w:marLeft w:val="0"/>
      <w:marRight w:val="0"/>
      <w:marTop w:val="0"/>
      <w:marBottom w:val="0"/>
      <w:divBdr>
        <w:top w:val="none" w:sz="0" w:space="0" w:color="auto"/>
        <w:left w:val="none" w:sz="0" w:space="0" w:color="auto"/>
        <w:bottom w:val="none" w:sz="0" w:space="0" w:color="auto"/>
        <w:right w:val="none" w:sz="0" w:space="0" w:color="auto"/>
      </w:divBdr>
    </w:div>
    <w:div w:id="1261833430">
      <w:bodyDiv w:val="1"/>
      <w:marLeft w:val="0"/>
      <w:marRight w:val="0"/>
      <w:marTop w:val="0"/>
      <w:marBottom w:val="0"/>
      <w:divBdr>
        <w:top w:val="none" w:sz="0" w:space="0" w:color="auto"/>
        <w:left w:val="none" w:sz="0" w:space="0" w:color="auto"/>
        <w:bottom w:val="none" w:sz="0" w:space="0" w:color="auto"/>
        <w:right w:val="none" w:sz="0" w:space="0" w:color="auto"/>
      </w:divBdr>
    </w:div>
    <w:div w:id="1273130482">
      <w:bodyDiv w:val="1"/>
      <w:marLeft w:val="0"/>
      <w:marRight w:val="0"/>
      <w:marTop w:val="0"/>
      <w:marBottom w:val="0"/>
      <w:divBdr>
        <w:top w:val="none" w:sz="0" w:space="0" w:color="auto"/>
        <w:left w:val="none" w:sz="0" w:space="0" w:color="auto"/>
        <w:bottom w:val="none" w:sz="0" w:space="0" w:color="auto"/>
        <w:right w:val="none" w:sz="0" w:space="0" w:color="auto"/>
      </w:divBdr>
      <w:divsChild>
        <w:div w:id="2100977316">
          <w:marLeft w:val="0"/>
          <w:marRight w:val="0"/>
          <w:marTop w:val="0"/>
          <w:marBottom w:val="0"/>
          <w:divBdr>
            <w:top w:val="none" w:sz="0" w:space="0" w:color="auto"/>
            <w:left w:val="none" w:sz="0" w:space="0" w:color="auto"/>
            <w:bottom w:val="none" w:sz="0" w:space="0" w:color="auto"/>
            <w:right w:val="none" w:sz="0" w:space="0" w:color="auto"/>
          </w:divBdr>
          <w:divsChild>
            <w:div w:id="46613005">
              <w:marLeft w:val="0"/>
              <w:marRight w:val="0"/>
              <w:marTop w:val="0"/>
              <w:marBottom w:val="0"/>
              <w:divBdr>
                <w:top w:val="none" w:sz="0" w:space="0" w:color="auto"/>
                <w:left w:val="none" w:sz="0" w:space="0" w:color="auto"/>
                <w:bottom w:val="none" w:sz="0" w:space="0" w:color="auto"/>
                <w:right w:val="none" w:sz="0" w:space="0" w:color="auto"/>
              </w:divBdr>
              <w:divsChild>
                <w:div w:id="1824349948">
                  <w:marLeft w:val="0"/>
                  <w:marRight w:val="0"/>
                  <w:marTop w:val="0"/>
                  <w:marBottom w:val="0"/>
                  <w:divBdr>
                    <w:top w:val="none" w:sz="0" w:space="0" w:color="auto"/>
                    <w:left w:val="none" w:sz="0" w:space="0" w:color="auto"/>
                    <w:bottom w:val="none" w:sz="0" w:space="0" w:color="auto"/>
                    <w:right w:val="none" w:sz="0" w:space="0" w:color="auto"/>
                  </w:divBdr>
                  <w:divsChild>
                    <w:div w:id="1130901523">
                      <w:marLeft w:val="0"/>
                      <w:marRight w:val="0"/>
                      <w:marTop w:val="0"/>
                      <w:marBottom w:val="0"/>
                      <w:divBdr>
                        <w:top w:val="none" w:sz="0" w:space="0" w:color="auto"/>
                        <w:left w:val="none" w:sz="0" w:space="0" w:color="auto"/>
                        <w:bottom w:val="none" w:sz="0" w:space="0" w:color="auto"/>
                        <w:right w:val="none" w:sz="0" w:space="0" w:color="auto"/>
                      </w:divBdr>
                      <w:divsChild>
                        <w:div w:id="1280914878">
                          <w:marLeft w:val="0"/>
                          <w:marRight w:val="0"/>
                          <w:marTop w:val="0"/>
                          <w:marBottom w:val="0"/>
                          <w:divBdr>
                            <w:top w:val="none" w:sz="0" w:space="0" w:color="auto"/>
                            <w:left w:val="none" w:sz="0" w:space="0" w:color="auto"/>
                            <w:bottom w:val="none" w:sz="0" w:space="0" w:color="auto"/>
                            <w:right w:val="none" w:sz="0" w:space="0" w:color="auto"/>
                          </w:divBdr>
                          <w:divsChild>
                            <w:div w:id="557134313">
                              <w:marLeft w:val="0"/>
                              <w:marRight w:val="0"/>
                              <w:marTop w:val="0"/>
                              <w:marBottom w:val="0"/>
                              <w:divBdr>
                                <w:top w:val="none" w:sz="0" w:space="0" w:color="auto"/>
                                <w:left w:val="none" w:sz="0" w:space="0" w:color="auto"/>
                                <w:bottom w:val="none" w:sz="0" w:space="0" w:color="auto"/>
                                <w:right w:val="none" w:sz="0" w:space="0" w:color="auto"/>
                              </w:divBdr>
                              <w:divsChild>
                                <w:div w:id="698893694">
                                  <w:marLeft w:val="0"/>
                                  <w:marRight w:val="0"/>
                                  <w:marTop w:val="0"/>
                                  <w:marBottom w:val="0"/>
                                  <w:divBdr>
                                    <w:top w:val="none" w:sz="0" w:space="0" w:color="auto"/>
                                    <w:left w:val="none" w:sz="0" w:space="0" w:color="auto"/>
                                    <w:bottom w:val="none" w:sz="0" w:space="0" w:color="auto"/>
                                    <w:right w:val="none" w:sz="0" w:space="0" w:color="auto"/>
                                  </w:divBdr>
                                  <w:divsChild>
                                    <w:div w:id="16321678">
                                      <w:marLeft w:val="0"/>
                                      <w:marRight w:val="0"/>
                                      <w:marTop w:val="0"/>
                                      <w:marBottom w:val="0"/>
                                      <w:divBdr>
                                        <w:top w:val="none" w:sz="0" w:space="0" w:color="auto"/>
                                        <w:left w:val="none" w:sz="0" w:space="0" w:color="auto"/>
                                        <w:bottom w:val="none" w:sz="0" w:space="0" w:color="auto"/>
                                        <w:right w:val="none" w:sz="0" w:space="0" w:color="auto"/>
                                      </w:divBdr>
                                      <w:divsChild>
                                        <w:div w:id="79064138">
                                          <w:marLeft w:val="0"/>
                                          <w:marRight w:val="0"/>
                                          <w:marTop w:val="0"/>
                                          <w:marBottom w:val="0"/>
                                          <w:divBdr>
                                            <w:top w:val="none" w:sz="0" w:space="0" w:color="auto"/>
                                            <w:left w:val="none" w:sz="0" w:space="0" w:color="auto"/>
                                            <w:bottom w:val="none" w:sz="0" w:space="0" w:color="auto"/>
                                            <w:right w:val="none" w:sz="0" w:space="0" w:color="auto"/>
                                          </w:divBdr>
                                          <w:divsChild>
                                            <w:div w:id="79954294">
                                              <w:marLeft w:val="0"/>
                                              <w:marRight w:val="0"/>
                                              <w:marTop w:val="0"/>
                                              <w:marBottom w:val="495"/>
                                              <w:divBdr>
                                                <w:top w:val="none" w:sz="0" w:space="0" w:color="auto"/>
                                                <w:left w:val="none" w:sz="0" w:space="0" w:color="auto"/>
                                                <w:bottom w:val="none" w:sz="0" w:space="0" w:color="auto"/>
                                                <w:right w:val="none" w:sz="0" w:space="0" w:color="auto"/>
                                              </w:divBdr>
                                              <w:divsChild>
                                                <w:div w:id="2086142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99803690">
      <w:bodyDiv w:val="1"/>
      <w:marLeft w:val="0"/>
      <w:marRight w:val="0"/>
      <w:marTop w:val="0"/>
      <w:marBottom w:val="0"/>
      <w:divBdr>
        <w:top w:val="none" w:sz="0" w:space="0" w:color="auto"/>
        <w:left w:val="none" w:sz="0" w:space="0" w:color="auto"/>
        <w:bottom w:val="none" w:sz="0" w:space="0" w:color="auto"/>
        <w:right w:val="none" w:sz="0" w:space="0" w:color="auto"/>
      </w:divBdr>
    </w:div>
    <w:div w:id="1335255385">
      <w:bodyDiv w:val="1"/>
      <w:marLeft w:val="0"/>
      <w:marRight w:val="0"/>
      <w:marTop w:val="0"/>
      <w:marBottom w:val="0"/>
      <w:divBdr>
        <w:top w:val="none" w:sz="0" w:space="0" w:color="auto"/>
        <w:left w:val="none" w:sz="0" w:space="0" w:color="auto"/>
        <w:bottom w:val="none" w:sz="0" w:space="0" w:color="auto"/>
        <w:right w:val="none" w:sz="0" w:space="0" w:color="auto"/>
      </w:divBdr>
    </w:div>
    <w:div w:id="1361131237">
      <w:bodyDiv w:val="1"/>
      <w:marLeft w:val="0"/>
      <w:marRight w:val="0"/>
      <w:marTop w:val="0"/>
      <w:marBottom w:val="0"/>
      <w:divBdr>
        <w:top w:val="none" w:sz="0" w:space="0" w:color="auto"/>
        <w:left w:val="none" w:sz="0" w:space="0" w:color="auto"/>
        <w:bottom w:val="none" w:sz="0" w:space="0" w:color="auto"/>
        <w:right w:val="none" w:sz="0" w:space="0" w:color="auto"/>
      </w:divBdr>
    </w:div>
    <w:div w:id="1364864658">
      <w:bodyDiv w:val="1"/>
      <w:marLeft w:val="0"/>
      <w:marRight w:val="0"/>
      <w:marTop w:val="0"/>
      <w:marBottom w:val="0"/>
      <w:divBdr>
        <w:top w:val="none" w:sz="0" w:space="0" w:color="auto"/>
        <w:left w:val="none" w:sz="0" w:space="0" w:color="auto"/>
        <w:bottom w:val="none" w:sz="0" w:space="0" w:color="auto"/>
        <w:right w:val="none" w:sz="0" w:space="0" w:color="auto"/>
      </w:divBdr>
    </w:div>
    <w:div w:id="1365903587">
      <w:bodyDiv w:val="1"/>
      <w:marLeft w:val="0"/>
      <w:marRight w:val="0"/>
      <w:marTop w:val="0"/>
      <w:marBottom w:val="0"/>
      <w:divBdr>
        <w:top w:val="none" w:sz="0" w:space="0" w:color="auto"/>
        <w:left w:val="none" w:sz="0" w:space="0" w:color="auto"/>
        <w:bottom w:val="none" w:sz="0" w:space="0" w:color="auto"/>
        <w:right w:val="none" w:sz="0" w:space="0" w:color="auto"/>
      </w:divBdr>
    </w:div>
    <w:div w:id="1395351964">
      <w:bodyDiv w:val="1"/>
      <w:marLeft w:val="0"/>
      <w:marRight w:val="0"/>
      <w:marTop w:val="0"/>
      <w:marBottom w:val="0"/>
      <w:divBdr>
        <w:top w:val="none" w:sz="0" w:space="0" w:color="auto"/>
        <w:left w:val="none" w:sz="0" w:space="0" w:color="auto"/>
        <w:bottom w:val="none" w:sz="0" w:space="0" w:color="auto"/>
        <w:right w:val="none" w:sz="0" w:space="0" w:color="auto"/>
      </w:divBdr>
    </w:div>
    <w:div w:id="1421677194">
      <w:bodyDiv w:val="1"/>
      <w:marLeft w:val="0"/>
      <w:marRight w:val="0"/>
      <w:marTop w:val="0"/>
      <w:marBottom w:val="0"/>
      <w:divBdr>
        <w:top w:val="none" w:sz="0" w:space="0" w:color="auto"/>
        <w:left w:val="none" w:sz="0" w:space="0" w:color="auto"/>
        <w:bottom w:val="none" w:sz="0" w:space="0" w:color="auto"/>
        <w:right w:val="none" w:sz="0" w:space="0" w:color="auto"/>
      </w:divBdr>
    </w:div>
    <w:div w:id="1432434746">
      <w:bodyDiv w:val="1"/>
      <w:marLeft w:val="0"/>
      <w:marRight w:val="0"/>
      <w:marTop w:val="0"/>
      <w:marBottom w:val="0"/>
      <w:divBdr>
        <w:top w:val="none" w:sz="0" w:space="0" w:color="auto"/>
        <w:left w:val="none" w:sz="0" w:space="0" w:color="auto"/>
        <w:bottom w:val="none" w:sz="0" w:space="0" w:color="auto"/>
        <w:right w:val="none" w:sz="0" w:space="0" w:color="auto"/>
      </w:divBdr>
      <w:divsChild>
        <w:div w:id="120537359">
          <w:marLeft w:val="0"/>
          <w:marRight w:val="0"/>
          <w:marTop w:val="100"/>
          <w:marBottom w:val="0"/>
          <w:divBdr>
            <w:top w:val="none" w:sz="0" w:space="0" w:color="auto"/>
            <w:left w:val="none" w:sz="0" w:space="0" w:color="auto"/>
            <w:bottom w:val="none" w:sz="0" w:space="0" w:color="auto"/>
            <w:right w:val="none" w:sz="0" w:space="0" w:color="auto"/>
          </w:divBdr>
          <w:divsChild>
            <w:div w:id="716244699">
              <w:marLeft w:val="0"/>
              <w:marRight w:val="0"/>
              <w:marTop w:val="60"/>
              <w:marBottom w:val="0"/>
              <w:divBdr>
                <w:top w:val="none" w:sz="0" w:space="0" w:color="auto"/>
                <w:left w:val="none" w:sz="0" w:space="0" w:color="auto"/>
                <w:bottom w:val="none" w:sz="0" w:space="0" w:color="auto"/>
                <w:right w:val="none" w:sz="0" w:space="0" w:color="auto"/>
              </w:divBdr>
            </w:div>
          </w:divsChild>
        </w:div>
        <w:div w:id="1003167441">
          <w:marLeft w:val="0"/>
          <w:marRight w:val="0"/>
          <w:marTop w:val="0"/>
          <w:marBottom w:val="0"/>
          <w:divBdr>
            <w:top w:val="none" w:sz="0" w:space="0" w:color="auto"/>
            <w:left w:val="none" w:sz="0" w:space="0" w:color="auto"/>
            <w:bottom w:val="none" w:sz="0" w:space="0" w:color="auto"/>
            <w:right w:val="none" w:sz="0" w:space="0" w:color="auto"/>
          </w:divBdr>
          <w:divsChild>
            <w:div w:id="286816693">
              <w:marLeft w:val="0"/>
              <w:marRight w:val="0"/>
              <w:marTop w:val="0"/>
              <w:marBottom w:val="0"/>
              <w:divBdr>
                <w:top w:val="none" w:sz="0" w:space="0" w:color="auto"/>
                <w:left w:val="none" w:sz="0" w:space="0" w:color="auto"/>
                <w:bottom w:val="none" w:sz="0" w:space="0" w:color="auto"/>
                <w:right w:val="none" w:sz="0" w:space="0" w:color="auto"/>
              </w:divBdr>
              <w:divsChild>
                <w:div w:id="112023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1603649">
      <w:bodyDiv w:val="1"/>
      <w:marLeft w:val="0"/>
      <w:marRight w:val="0"/>
      <w:marTop w:val="0"/>
      <w:marBottom w:val="0"/>
      <w:divBdr>
        <w:top w:val="none" w:sz="0" w:space="0" w:color="auto"/>
        <w:left w:val="none" w:sz="0" w:space="0" w:color="auto"/>
        <w:bottom w:val="none" w:sz="0" w:space="0" w:color="auto"/>
        <w:right w:val="none" w:sz="0" w:space="0" w:color="auto"/>
      </w:divBdr>
    </w:div>
    <w:div w:id="1459715404">
      <w:bodyDiv w:val="1"/>
      <w:marLeft w:val="0"/>
      <w:marRight w:val="0"/>
      <w:marTop w:val="0"/>
      <w:marBottom w:val="0"/>
      <w:divBdr>
        <w:top w:val="none" w:sz="0" w:space="0" w:color="auto"/>
        <w:left w:val="none" w:sz="0" w:space="0" w:color="auto"/>
        <w:bottom w:val="none" w:sz="0" w:space="0" w:color="auto"/>
        <w:right w:val="none" w:sz="0" w:space="0" w:color="auto"/>
      </w:divBdr>
    </w:div>
    <w:div w:id="1473979789">
      <w:bodyDiv w:val="1"/>
      <w:marLeft w:val="0"/>
      <w:marRight w:val="0"/>
      <w:marTop w:val="0"/>
      <w:marBottom w:val="0"/>
      <w:divBdr>
        <w:top w:val="none" w:sz="0" w:space="0" w:color="auto"/>
        <w:left w:val="none" w:sz="0" w:space="0" w:color="auto"/>
        <w:bottom w:val="none" w:sz="0" w:space="0" w:color="auto"/>
        <w:right w:val="none" w:sz="0" w:space="0" w:color="auto"/>
      </w:divBdr>
    </w:div>
    <w:div w:id="1486707276">
      <w:bodyDiv w:val="1"/>
      <w:marLeft w:val="0"/>
      <w:marRight w:val="0"/>
      <w:marTop w:val="0"/>
      <w:marBottom w:val="0"/>
      <w:divBdr>
        <w:top w:val="none" w:sz="0" w:space="0" w:color="auto"/>
        <w:left w:val="none" w:sz="0" w:space="0" w:color="auto"/>
        <w:bottom w:val="none" w:sz="0" w:space="0" w:color="auto"/>
        <w:right w:val="none" w:sz="0" w:space="0" w:color="auto"/>
      </w:divBdr>
    </w:div>
    <w:div w:id="1498619643">
      <w:bodyDiv w:val="1"/>
      <w:marLeft w:val="0"/>
      <w:marRight w:val="0"/>
      <w:marTop w:val="0"/>
      <w:marBottom w:val="0"/>
      <w:divBdr>
        <w:top w:val="none" w:sz="0" w:space="0" w:color="auto"/>
        <w:left w:val="none" w:sz="0" w:space="0" w:color="auto"/>
        <w:bottom w:val="none" w:sz="0" w:space="0" w:color="auto"/>
        <w:right w:val="none" w:sz="0" w:space="0" w:color="auto"/>
      </w:divBdr>
    </w:div>
    <w:div w:id="1507793055">
      <w:bodyDiv w:val="1"/>
      <w:marLeft w:val="0"/>
      <w:marRight w:val="0"/>
      <w:marTop w:val="0"/>
      <w:marBottom w:val="0"/>
      <w:divBdr>
        <w:top w:val="none" w:sz="0" w:space="0" w:color="auto"/>
        <w:left w:val="none" w:sz="0" w:space="0" w:color="auto"/>
        <w:bottom w:val="none" w:sz="0" w:space="0" w:color="auto"/>
        <w:right w:val="none" w:sz="0" w:space="0" w:color="auto"/>
      </w:divBdr>
    </w:div>
    <w:div w:id="1611663598">
      <w:bodyDiv w:val="1"/>
      <w:marLeft w:val="0"/>
      <w:marRight w:val="0"/>
      <w:marTop w:val="0"/>
      <w:marBottom w:val="0"/>
      <w:divBdr>
        <w:top w:val="none" w:sz="0" w:space="0" w:color="auto"/>
        <w:left w:val="none" w:sz="0" w:space="0" w:color="auto"/>
        <w:bottom w:val="none" w:sz="0" w:space="0" w:color="auto"/>
        <w:right w:val="none" w:sz="0" w:space="0" w:color="auto"/>
      </w:divBdr>
    </w:div>
    <w:div w:id="1640380921">
      <w:bodyDiv w:val="1"/>
      <w:marLeft w:val="0"/>
      <w:marRight w:val="0"/>
      <w:marTop w:val="0"/>
      <w:marBottom w:val="0"/>
      <w:divBdr>
        <w:top w:val="none" w:sz="0" w:space="0" w:color="auto"/>
        <w:left w:val="none" w:sz="0" w:space="0" w:color="auto"/>
        <w:bottom w:val="none" w:sz="0" w:space="0" w:color="auto"/>
        <w:right w:val="none" w:sz="0" w:space="0" w:color="auto"/>
      </w:divBdr>
    </w:div>
    <w:div w:id="1646085032">
      <w:bodyDiv w:val="1"/>
      <w:marLeft w:val="0"/>
      <w:marRight w:val="0"/>
      <w:marTop w:val="0"/>
      <w:marBottom w:val="0"/>
      <w:divBdr>
        <w:top w:val="none" w:sz="0" w:space="0" w:color="auto"/>
        <w:left w:val="none" w:sz="0" w:space="0" w:color="auto"/>
        <w:bottom w:val="none" w:sz="0" w:space="0" w:color="auto"/>
        <w:right w:val="none" w:sz="0" w:space="0" w:color="auto"/>
      </w:divBdr>
    </w:div>
    <w:div w:id="1652368885">
      <w:bodyDiv w:val="1"/>
      <w:marLeft w:val="0"/>
      <w:marRight w:val="0"/>
      <w:marTop w:val="0"/>
      <w:marBottom w:val="0"/>
      <w:divBdr>
        <w:top w:val="none" w:sz="0" w:space="0" w:color="auto"/>
        <w:left w:val="none" w:sz="0" w:space="0" w:color="auto"/>
        <w:bottom w:val="none" w:sz="0" w:space="0" w:color="auto"/>
        <w:right w:val="none" w:sz="0" w:space="0" w:color="auto"/>
      </w:divBdr>
    </w:div>
    <w:div w:id="1685667775">
      <w:bodyDiv w:val="1"/>
      <w:marLeft w:val="0"/>
      <w:marRight w:val="0"/>
      <w:marTop w:val="0"/>
      <w:marBottom w:val="0"/>
      <w:divBdr>
        <w:top w:val="none" w:sz="0" w:space="0" w:color="auto"/>
        <w:left w:val="none" w:sz="0" w:space="0" w:color="auto"/>
        <w:bottom w:val="none" w:sz="0" w:space="0" w:color="auto"/>
        <w:right w:val="none" w:sz="0" w:space="0" w:color="auto"/>
      </w:divBdr>
    </w:div>
    <w:div w:id="1703552669">
      <w:bodyDiv w:val="1"/>
      <w:marLeft w:val="0"/>
      <w:marRight w:val="0"/>
      <w:marTop w:val="0"/>
      <w:marBottom w:val="0"/>
      <w:divBdr>
        <w:top w:val="none" w:sz="0" w:space="0" w:color="auto"/>
        <w:left w:val="none" w:sz="0" w:space="0" w:color="auto"/>
        <w:bottom w:val="none" w:sz="0" w:space="0" w:color="auto"/>
        <w:right w:val="none" w:sz="0" w:space="0" w:color="auto"/>
      </w:divBdr>
    </w:div>
    <w:div w:id="1707019326">
      <w:bodyDiv w:val="1"/>
      <w:marLeft w:val="0"/>
      <w:marRight w:val="0"/>
      <w:marTop w:val="0"/>
      <w:marBottom w:val="0"/>
      <w:divBdr>
        <w:top w:val="none" w:sz="0" w:space="0" w:color="auto"/>
        <w:left w:val="none" w:sz="0" w:space="0" w:color="auto"/>
        <w:bottom w:val="none" w:sz="0" w:space="0" w:color="auto"/>
        <w:right w:val="none" w:sz="0" w:space="0" w:color="auto"/>
      </w:divBdr>
    </w:div>
    <w:div w:id="1718695855">
      <w:bodyDiv w:val="1"/>
      <w:marLeft w:val="0"/>
      <w:marRight w:val="0"/>
      <w:marTop w:val="0"/>
      <w:marBottom w:val="0"/>
      <w:divBdr>
        <w:top w:val="none" w:sz="0" w:space="0" w:color="auto"/>
        <w:left w:val="none" w:sz="0" w:space="0" w:color="auto"/>
        <w:bottom w:val="none" w:sz="0" w:space="0" w:color="auto"/>
        <w:right w:val="none" w:sz="0" w:space="0" w:color="auto"/>
      </w:divBdr>
    </w:div>
    <w:div w:id="1747679897">
      <w:bodyDiv w:val="1"/>
      <w:marLeft w:val="0"/>
      <w:marRight w:val="0"/>
      <w:marTop w:val="0"/>
      <w:marBottom w:val="0"/>
      <w:divBdr>
        <w:top w:val="none" w:sz="0" w:space="0" w:color="auto"/>
        <w:left w:val="none" w:sz="0" w:space="0" w:color="auto"/>
        <w:bottom w:val="none" w:sz="0" w:space="0" w:color="auto"/>
        <w:right w:val="none" w:sz="0" w:space="0" w:color="auto"/>
      </w:divBdr>
    </w:div>
    <w:div w:id="1755930999">
      <w:bodyDiv w:val="1"/>
      <w:marLeft w:val="0"/>
      <w:marRight w:val="0"/>
      <w:marTop w:val="0"/>
      <w:marBottom w:val="0"/>
      <w:divBdr>
        <w:top w:val="none" w:sz="0" w:space="0" w:color="auto"/>
        <w:left w:val="none" w:sz="0" w:space="0" w:color="auto"/>
        <w:bottom w:val="none" w:sz="0" w:space="0" w:color="auto"/>
        <w:right w:val="none" w:sz="0" w:space="0" w:color="auto"/>
      </w:divBdr>
    </w:div>
    <w:div w:id="1759595233">
      <w:bodyDiv w:val="1"/>
      <w:marLeft w:val="0"/>
      <w:marRight w:val="0"/>
      <w:marTop w:val="0"/>
      <w:marBottom w:val="0"/>
      <w:divBdr>
        <w:top w:val="none" w:sz="0" w:space="0" w:color="auto"/>
        <w:left w:val="none" w:sz="0" w:space="0" w:color="auto"/>
        <w:bottom w:val="none" w:sz="0" w:space="0" w:color="auto"/>
        <w:right w:val="none" w:sz="0" w:space="0" w:color="auto"/>
      </w:divBdr>
    </w:div>
    <w:div w:id="1843157573">
      <w:bodyDiv w:val="1"/>
      <w:marLeft w:val="0"/>
      <w:marRight w:val="0"/>
      <w:marTop w:val="0"/>
      <w:marBottom w:val="0"/>
      <w:divBdr>
        <w:top w:val="none" w:sz="0" w:space="0" w:color="auto"/>
        <w:left w:val="none" w:sz="0" w:space="0" w:color="auto"/>
        <w:bottom w:val="none" w:sz="0" w:space="0" w:color="auto"/>
        <w:right w:val="none" w:sz="0" w:space="0" w:color="auto"/>
      </w:divBdr>
    </w:div>
    <w:div w:id="1868635161">
      <w:bodyDiv w:val="1"/>
      <w:marLeft w:val="0"/>
      <w:marRight w:val="0"/>
      <w:marTop w:val="0"/>
      <w:marBottom w:val="0"/>
      <w:divBdr>
        <w:top w:val="none" w:sz="0" w:space="0" w:color="auto"/>
        <w:left w:val="none" w:sz="0" w:space="0" w:color="auto"/>
        <w:bottom w:val="none" w:sz="0" w:space="0" w:color="auto"/>
        <w:right w:val="none" w:sz="0" w:space="0" w:color="auto"/>
      </w:divBdr>
    </w:div>
    <w:div w:id="1879314657">
      <w:bodyDiv w:val="1"/>
      <w:marLeft w:val="0"/>
      <w:marRight w:val="0"/>
      <w:marTop w:val="0"/>
      <w:marBottom w:val="0"/>
      <w:divBdr>
        <w:top w:val="none" w:sz="0" w:space="0" w:color="auto"/>
        <w:left w:val="none" w:sz="0" w:space="0" w:color="auto"/>
        <w:bottom w:val="none" w:sz="0" w:space="0" w:color="auto"/>
        <w:right w:val="none" w:sz="0" w:space="0" w:color="auto"/>
      </w:divBdr>
    </w:div>
    <w:div w:id="1886017681">
      <w:bodyDiv w:val="1"/>
      <w:marLeft w:val="0"/>
      <w:marRight w:val="0"/>
      <w:marTop w:val="0"/>
      <w:marBottom w:val="0"/>
      <w:divBdr>
        <w:top w:val="none" w:sz="0" w:space="0" w:color="auto"/>
        <w:left w:val="none" w:sz="0" w:space="0" w:color="auto"/>
        <w:bottom w:val="none" w:sz="0" w:space="0" w:color="auto"/>
        <w:right w:val="none" w:sz="0" w:space="0" w:color="auto"/>
      </w:divBdr>
    </w:div>
    <w:div w:id="1891188290">
      <w:bodyDiv w:val="1"/>
      <w:marLeft w:val="0"/>
      <w:marRight w:val="0"/>
      <w:marTop w:val="0"/>
      <w:marBottom w:val="0"/>
      <w:divBdr>
        <w:top w:val="none" w:sz="0" w:space="0" w:color="auto"/>
        <w:left w:val="none" w:sz="0" w:space="0" w:color="auto"/>
        <w:bottom w:val="none" w:sz="0" w:space="0" w:color="auto"/>
        <w:right w:val="none" w:sz="0" w:space="0" w:color="auto"/>
      </w:divBdr>
    </w:div>
    <w:div w:id="1895651472">
      <w:bodyDiv w:val="1"/>
      <w:marLeft w:val="0"/>
      <w:marRight w:val="0"/>
      <w:marTop w:val="0"/>
      <w:marBottom w:val="0"/>
      <w:divBdr>
        <w:top w:val="none" w:sz="0" w:space="0" w:color="auto"/>
        <w:left w:val="none" w:sz="0" w:space="0" w:color="auto"/>
        <w:bottom w:val="none" w:sz="0" w:space="0" w:color="auto"/>
        <w:right w:val="none" w:sz="0" w:space="0" w:color="auto"/>
      </w:divBdr>
    </w:div>
    <w:div w:id="1927686577">
      <w:bodyDiv w:val="1"/>
      <w:marLeft w:val="0"/>
      <w:marRight w:val="0"/>
      <w:marTop w:val="0"/>
      <w:marBottom w:val="0"/>
      <w:divBdr>
        <w:top w:val="none" w:sz="0" w:space="0" w:color="auto"/>
        <w:left w:val="none" w:sz="0" w:space="0" w:color="auto"/>
        <w:bottom w:val="none" w:sz="0" w:space="0" w:color="auto"/>
        <w:right w:val="none" w:sz="0" w:space="0" w:color="auto"/>
      </w:divBdr>
    </w:div>
    <w:div w:id="1933930531">
      <w:bodyDiv w:val="1"/>
      <w:marLeft w:val="0"/>
      <w:marRight w:val="0"/>
      <w:marTop w:val="0"/>
      <w:marBottom w:val="0"/>
      <w:divBdr>
        <w:top w:val="none" w:sz="0" w:space="0" w:color="auto"/>
        <w:left w:val="none" w:sz="0" w:space="0" w:color="auto"/>
        <w:bottom w:val="none" w:sz="0" w:space="0" w:color="auto"/>
        <w:right w:val="none" w:sz="0" w:space="0" w:color="auto"/>
      </w:divBdr>
    </w:div>
    <w:div w:id="1962689800">
      <w:bodyDiv w:val="1"/>
      <w:marLeft w:val="0"/>
      <w:marRight w:val="0"/>
      <w:marTop w:val="0"/>
      <w:marBottom w:val="0"/>
      <w:divBdr>
        <w:top w:val="none" w:sz="0" w:space="0" w:color="auto"/>
        <w:left w:val="none" w:sz="0" w:space="0" w:color="auto"/>
        <w:bottom w:val="none" w:sz="0" w:space="0" w:color="auto"/>
        <w:right w:val="none" w:sz="0" w:space="0" w:color="auto"/>
      </w:divBdr>
    </w:div>
    <w:div w:id="1971016687">
      <w:bodyDiv w:val="1"/>
      <w:marLeft w:val="0"/>
      <w:marRight w:val="0"/>
      <w:marTop w:val="0"/>
      <w:marBottom w:val="0"/>
      <w:divBdr>
        <w:top w:val="none" w:sz="0" w:space="0" w:color="auto"/>
        <w:left w:val="none" w:sz="0" w:space="0" w:color="auto"/>
        <w:bottom w:val="none" w:sz="0" w:space="0" w:color="auto"/>
        <w:right w:val="none" w:sz="0" w:space="0" w:color="auto"/>
      </w:divBdr>
    </w:div>
    <w:div w:id="2032800441">
      <w:bodyDiv w:val="1"/>
      <w:marLeft w:val="0"/>
      <w:marRight w:val="0"/>
      <w:marTop w:val="0"/>
      <w:marBottom w:val="0"/>
      <w:divBdr>
        <w:top w:val="none" w:sz="0" w:space="0" w:color="auto"/>
        <w:left w:val="none" w:sz="0" w:space="0" w:color="auto"/>
        <w:bottom w:val="none" w:sz="0" w:space="0" w:color="auto"/>
        <w:right w:val="none" w:sz="0" w:space="0" w:color="auto"/>
      </w:divBdr>
    </w:div>
    <w:div w:id="2042120322">
      <w:bodyDiv w:val="1"/>
      <w:marLeft w:val="0"/>
      <w:marRight w:val="0"/>
      <w:marTop w:val="0"/>
      <w:marBottom w:val="0"/>
      <w:divBdr>
        <w:top w:val="none" w:sz="0" w:space="0" w:color="auto"/>
        <w:left w:val="none" w:sz="0" w:space="0" w:color="auto"/>
        <w:bottom w:val="none" w:sz="0" w:space="0" w:color="auto"/>
        <w:right w:val="none" w:sz="0" w:space="0" w:color="auto"/>
      </w:divBdr>
    </w:div>
    <w:div w:id="2049451457">
      <w:bodyDiv w:val="1"/>
      <w:marLeft w:val="0"/>
      <w:marRight w:val="0"/>
      <w:marTop w:val="0"/>
      <w:marBottom w:val="0"/>
      <w:divBdr>
        <w:top w:val="none" w:sz="0" w:space="0" w:color="auto"/>
        <w:left w:val="none" w:sz="0" w:space="0" w:color="auto"/>
        <w:bottom w:val="none" w:sz="0" w:space="0" w:color="auto"/>
        <w:right w:val="none" w:sz="0" w:space="0" w:color="auto"/>
      </w:divBdr>
    </w:div>
    <w:div w:id="2059939146">
      <w:bodyDiv w:val="1"/>
      <w:marLeft w:val="0"/>
      <w:marRight w:val="0"/>
      <w:marTop w:val="0"/>
      <w:marBottom w:val="0"/>
      <w:divBdr>
        <w:top w:val="none" w:sz="0" w:space="0" w:color="auto"/>
        <w:left w:val="none" w:sz="0" w:space="0" w:color="auto"/>
        <w:bottom w:val="none" w:sz="0" w:space="0" w:color="auto"/>
        <w:right w:val="none" w:sz="0" w:space="0" w:color="auto"/>
      </w:divBdr>
    </w:div>
    <w:div w:id="2091807828">
      <w:bodyDiv w:val="1"/>
      <w:marLeft w:val="0"/>
      <w:marRight w:val="0"/>
      <w:marTop w:val="0"/>
      <w:marBottom w:val="0"/>
      <w:divBdr>
        <w:top w:val="none" w:sz="0" w:space="0" w:color="auto"/>
        <w:left w:val="none" w:sz="0" w:space="0" w:color="auto"/>
        <w:bottom w:val="none" w:sz="0" w:space="0" w:color="auto"/>
        <w:right w:val="none" w:sz="0" w:space="0" w:color="auto"/>
      </w:divBdr>
      <w:divsChild>
        <w:div w:id="1777360429">
          <w:marLeft w:val="0"/>
          <w:marRight w:val="0"/>
          <w:marTop w:val="0"/>
          <w:marBottom w:val="0"/>
          <w:divBdr>
            <w:top w:val="none" w:sz="0" w:space="0" w:color="auto"/>
            <w:left w:val="none" w:sz="0" w:space="0" w:color="auto"/>
            <w:bottom w:val="none" w:sz="0" w:space="0" w:color="auto"/>
            <w:right w:val="none" w:sz="0" w:space="0" w:color="auto"/>
          </w:divBdr>
        </w:div>
      </w:divsChild>
    </w:div>
    <w:div w:id="2095739399">
      <w:bodyDiv w:val="1"/>
      <w:marLeft w:val="0"/>
      <w:marRight w:val="0"/>
      <w:marTop w:val="0"/>
      <w:marBottom w:val="0"/>
      <w:divBdr>
        <w:top w:val="none" w:sz="0" w:space="0" w:color="auto"/>
        <w:left w:val="none" w:sz="0" w:space="0" w:color="auto"/>
        <w:bottom w:val="none" w:sz="0" w:space="0" w:color="auto"/>
        <w:right w:val="none" w:sz="0" w:space="0" w:color="auto"/>
      </w:divBdr>
    </w:div>
    <w:div w:id="2117290934">
      <w:bodyDiv w:val="1"/>
      <w:marLeft w:val="0"/>
      <w:marRight w:val="0"/>
      <w:marTop w:val="0"/>
      <w:marBottom w:val="0"/>
      <w:divBdr>
        <w:top w:val="none" w:sz="0" w:space="0" w:color="auto"/>
        <w:left w:val="none" w:sz="0" w:space="0" w:color="auto"/>
        <w:bottom w:val="none" w:sz="0" w:space="0" w:color="auto"/>
        <w:right w:val="none" w:sz="0" w:space="0" w:color="auto"/>
      </w:divBdr>
    </w:div>
    <w:div w:id="21372902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eur-lex.europa.eu/legal-content/EN/TXT/?uri=CELEX:32016R0679" TargetMode="External"/><Relationship Id="rId299" Type="http://schemas.openxmlformats.org/officeDocument/2006/relationships/hyperlink" Target="https://europa.eu/youreurope/citizens/health/index_en.htm" TargetMode="External"/><Relationship Id="rId303" Type="http://schemas.openxmlformats.org/officeDocument/2006/relationships/hyperlink" Target="https://europa.eu/youreurope/business/taxation/index_en.htm" TargetMode="External"/><Relationship Id="rId21" Type="http://schemas.openxmlformats.org/officeDocument/2006/relationships/header" Target="header3.xml"/><Relationship Id="rId42" Type="http://schemas.openxmlformats.org/officeDocument/2006/relationships/hyperlink" Target="https://nio.gov.si/nio/asset/strategija+digitalnih+javnih+storitev?lang=en" TargetMode="External"/><Relationship Id="rId63" Type="http://schemas.openxmlformats.org/officeDocument/2006/relationships/hyperlink" Target="https://ircai.org/" TargetMode="External"/><Relationship Id="rId84" Type="http://schemas.openxmlformats.org/officeDocument/2006/relationships/hyperlink" Target="http://www.pisrs.si/Pis.web/pregledPredpisa?id=ZAKO1603" TargetMode="External"/><Relationship Id="rId138" Type="http://schemas.openxmlformats.org/officeDocument/2006/relationships/hyperlink" Target="http://www.djn.mju.gov.si/resources/files/Sistem_javnega_narocanja/ZPVPJN/ZPVPJN_ang_julij_18.pdf" TargetMode="External"/><Relationship Id="rId159" Type="http://schemas.openxmlformats.org/officeDocument/2006/relationships/hyperlink" Target="https://enotnazbirkaukrepov.gov.si/" TargetMode="External"/><Relationship Id="rId170" Type="http://schemas.openxmlformats.org/officeDocument/2006/relationships/hyperlink" Target="https://zvem.ezdrav.si" TargetMode="External"/><Relationship Id="rId191" Type="http://schemas.openxmlformats.org/officeDocument/2006/relationships/hyperlink" Target="https://www.slovenscina.eu" TargetMode="External"/><Relationship Id="rId205" Type="http://schemas.openxmlformats.org/officeDocument/2006/relationships/hyperlink" Target="https://e-uprava.gov.si/drzava-in-druzba/e-demokracija/predlogi-predpisov.html" TargetMode="External"/><Relationship Id="rId226" Type="http://schemas.openxmlformats.org/officeDocument/2006/relationships/hyperlink" Target="https://nio.gov.si/nio/asset/centralni+sistem+za+evrocanje+sicev-813?lang=en" TargetMode="External"/><Relationship Id="rId247" Type="http://schemas.openxmlformats.org/officeDocument/2006/relationships/hyperlink" Target="http://www.pisrs.si/Pis.web/pregledPredpisa?id=ZAKO7132" TargetMode="External"/><Relationship Id="rId107" Type="http://schemas.openxmlformats.org/officeDocument/2006/relationships/hyperlink" Target="http://www.pisrs.si/Pis.web/pregledPredpisa?sop=2018-01-1351" TargetMode="External"/><Relationship Id="rId268" Type="http://schemas.openxmlformats.org/officeDocument/2006/relationships/image" Target="media/image16.emf"/><Relationship Id="rId289" Type="http://schemas.openxmlformats.org/officeDocument/2006/relationships/footer" Target="footer4.xml"/><Relationship Id="rId11" Type="http://schemas.openxmlformats.org/officeDocument/2006/relationships/image" Target="media/image1.jpeg"/><Relationship Id="rId32" Type="http://schemas.openxmlformats.org/officeDocument/2006/relationships/hyperlink" Target="https://joinup.ec.europa.eu/collection/nifo-national-interoperability-framework-observatory/eif-monitoring" TargetMode="External"/><Relationship Id="rId53" Type="http://schemas.openxmlformats.org/officeDocument/2006/relationships/hyperlink" Target="http://www.uvtp.gov.si/fileadmin/uvtp.gov.si/pageuploads/Cyber_Security_Strategy_Slovenia.pdf" TargetMode="External"/><Relationship Id="rId74" Type="http://schemas.openxmlformats.org/officeDocument/2006/relationships/hyperlink" Target="http://www.uradni-list.si/1/objava.jsp?sop=2009-01-2380" TargetMode="External"/><Relationship Id="rId128" Type="http://schemas.openxmlformats.org/officeDocument/2006/relationships/hyperlink" Target="http://www.pisrs.si/Pis.web/pregledPredpisa?id=ZAKO5657" TargetMode="External"/><Relationship Id="rId149" Type="http://schemas.openxmlformats.org/officeDocument/2006/relationships/hyperlink" Target="https://spot.gov.si/" TargetMode="External"/><Relationship Id="rId314" Type="http://schemas.openxmlformats.org/officeDocument/2006/relationships/image" Target="media/image19.jpeg"/><Relationship Id="rId5" Type="http://schemas.openxmlformats.org/officeDocument/2006/relationships/numbering" Target="numbering.xml"/><Relationship Id="rId95" Type="http://schemas.openxmlformats.org/officeDocument/2006/relationships/hyperlink" Target="http://www.uradni-list.si/1/objava.jsp?sop=2006-01-2180" TargetMode="External"/><Relationship Id="rId160" Type="http://schemas.openxmlformats.org/officeDocument/2006/relationships/hyperlink" Target="https://nio.gov.si/nio/asset/geohubsi?lang=en" TargetMode="External"/><Relationship Id="rId181" Type="http://schemas.openxmlformats.org/officeDocument/2006/relationships/hyperlink" Target="http://www.vlada.si/delo_vlade/" TargetMode="External"/><Relationship Id="rId216" Type="http://schemas.openxmlformats.org/officeDocument/2006/relationships/hyperlink" Target="https://cakalnedobe.ezdrav.si" TargetMode="External"/><Relationship Id="rId237" Type="http://schemas.openxmlformats.org/officeDocument/2006/relationships/hyperlink" Target="https://www.gov.si/en/state-authorities/bodies-within-ministries/public-payments-administration/" TargetMode="External"/><Relationship Id="rId258" Type="http://schemas.openxmlformats.org/officeDocument/2006/relationships/hyperlink" Target="https://www.e-prostor.gov.si/en/access-to-geodetic-data/" TargetMode="External"/><Relationship Id="rId279" Type="http://schemas.openxmlformats.org/officeDocument/2006/relationships/hyperlink" Target="https://eng.gzs.si/vsebina/About-Us/Organisation/Branch-Associations-and-Regional-Chambers/Branch-Associations" TargetMode="External"/><Relationship Id="rId22" Type="http://schemas.openxmlformats.org/officeDocument/2006/relationships/footer" Target="footer3.xml"/><Relationship Id="rId43" Type="http://schemas.openxmlformats.org/officeDocument/2006/relationships/hyperlink" Target="https://www.stopbirokraciji.gov.si/fileadmin/user_upload/mju/templates/pdf/AN_VG_17-6-2019-b3_P.pdf" TargetMode="External"/><Relationship Id="rId64" Type="http://schemas.openxmlformats.org/officeDocument/2006/relationships/hyperlink" Target="https://ai4si.gzs.si/" TargetMode="External"/><Relationship Id="rId118" Type="http://schemas.openxmlformats.org/officeDocument/2006/relationships/hyperlink" Target="http://www.uradni-list.si/1/objava.jsp?urlurid=20074690" TargetMode="External"/><Relationship Id="rId139" Type="http://schemas.openxmlformats.org/officeDocument/2006/relationships/hyperlink" Target="https://www.portalerevizija.si/" TargetMode="External"/><Relationship Id="rId290" Type="http://schemas.openxmlformats.org/officeDocument/2006/relationships/footer" Target="footer5.xml"/><Relationship Id="rId304" Type="http://schemas.openxmlformats.org/officeDocument/2006/relationships/hyperlink" Target="https://europa.eu/youreurope/business/selling-in-eu/index_en.htm" TargetMode="External"/><Relationship Id="rId85" Type="http://schemas.openxmlformats.org/officeDocument/2006/relationships/hyperlink" Target="http://www.uradni-list.si/1/objava.jsp?urlid=2006105&amp;stevilka=4487" TargetMode="External"/><Relationship Id="rId150" Type="http://schemas.openxmlformats.org/officeDocument/2006/relationships/hyperlink" Target="https://www.gov.si/zbirke/storitve/mferac/" TargetMode="External"/><Relationship Id="rId171" Type="http://schemas.openxmlformats.org/officeDocument/2006/relationships/hyperlink" Target="https://zavarovanec.zzzs.si/" TargetMode="External"/><Relationship Id="rId192" Type="http://schemas.openxmlformats.org/officeDocument/2006/relationships/hyperlink" Target="https://www.gov.si/zbirke/storitve/informacijski-sistem-edediscina/" TargetMode="External"/><Relationship Id="rId206" Type="http://schemas.openxmlformats.org/officeDocument/2006/relationships/hyperlink" Target="https://www.gov.si/en/state-authorities/ministries/ministry-of-public-administration/about-the-ministry/administrative-burden-reduction-and-better-regulation-service/" TargetMode="External"/><Relationship Id="rId227" Type="http://schemas.openxmlformats.org/officeDocument/2006/relationships/hyperlink" Target="https://www.enarocanje.si/" TargetMode="External"/><Relationship Id="rId248" Type="http://schemas.openxmlformats.org/officeDocument/2006/relationships/hyperlink" Target="http://www.pisrs.si/Pis.web/pregledPredpisa?id=ZAKO7132" TargetMode="External"/><Relationship Id="rId269" Type="http://schemas.openxmlformats.org/officeDocument/2006/relationships/hyperlink" Target="https://joinup.ec.europa.eu/collection/nifo-national-interoperability-framework-observatory/digital-public-administration-and-interoperability-national-level-slovenia" TargetMode="External"/><Relationship Id="rId12" Type="http://schemas.openxmlformats.org/officeDocument/2006/relationships/image" Target="media/image2.png"/><Relationship Id="rId33" Type="http://schemas.openxmlformats.org/officeDocument/2006/relationships/image" Target="media/image14.emf"/><Relationship Id="rId108" Type="http://schemas.openxmlformats.org/officeDocument/2006/relationships/hyperlink" Target="http://www.pisrs.si/Pis.web/pregledPredpisa?sop=2018-01-1351" TargetMode="External"/><Relationship Id="rId129" Type="http://schemas.openxmlformats.org/officeDocument/2006/relationships/hyperlink" Target="http://www.pisrs.si/Pis.web/pregledPredpisa?id=ZAKO1708" TargetMode="External"/><Relationship Id="rId280" Type="http://schemas.openxmlformats.org/officeDocument/2006/relationships/hyperlink" Target="https://opendatahubs.eu/" TargetMode="External"/><Relationship Id="rId315" Type="http://schemas.openxmlformats.org/officeDocument/2006/relationships/image" Target="media/image20.png"/><Relationship Id="rId54" Type="http://schemas.openxmlformats.org/officeDocument/2006/relationships/hyperlink" Target="http://www.uvtp.gov.si/fileadmin/uvtp.gov.si/pageuploads/Cyber_Security_Strategy_Slovenia.pdf" TargetMode="External"/><Relationship Id="rId75" Type="http://schemas.openxmlformats.org/officeDocument/2006/relationships/hyperlink" Target="http://www.uradni-list.si/1/objava.jsp?sop=2010-01-0251" TargetMode="External"/><Relationship Id="rId96" Type="http://schemas.openxmlformats.org/officeDocument/2006/relationships/hyperlink" Target="http://www.uradni-list.si/1/objava.jsp?sop=2006-01-5018" TargetMode="External"/><Relationship Id="rId140" Type="http://schemas.openxmlformats.org/officeDocument/2006/relationships/hyperlink" Target="https://www.ujp.gov.si/dokumenti/dokument.asp?id=295" TargetMode="External"/><Relationship Id="rId161" Type="http://schemas.openxmlformats.org/officeDocument/2006/relationships/hyperlink" Target="https://podatki.gov.si/" TargetMode="External"/><Relationship Id="rId182" Type="http://schemas.openxmlformats.org/officeDocument/2006/relationships/hyperlink" Target="http://www.vlada.si/delo_vlade/" TargetMode="External"/><Relationship Id="rId217" Type="http://schemas.openxmlformats.org/officeDocument/2006/relationships/hyperlink" Target="https://zvem.ezdrav.si/" TargetMode="External"/><Relationship Id="rId6" Type="http://schemas.openxmlformats.org/officeDocument/2006/relationships/styles" Target="styles.xml"/><Relationship Id="rId238" Type="http://schemas.openxmlformats.org/officeDocument/2006/relationships/hyperlink" Target="https://www.mbills.si/" TargetMode="External"/><Relationship Id="rId259" Type="http://schemas.openxmlformats.org/officeDocument/2006/relationships/hyperlink" Target="https://nio.gov.si/nio/asset/centralni+besednjak" TargetMode="External"/><Relationship Id="rId23" Type="http://schemas.openxmlformats.org/officeDocument/2006/relationships/image" Target="media/image9.png"/><Relationship Id="rId119" Type="http://schemas.openxmlformats.org/officeDocument/2006/relationships/hyperlink" Target="http://www.uradni-list.si/1/objava.jsp?urlurid=20074690" TargetMode="External"/><Relationship Id="rId270" Type="http://schemas.openxmlformats.org/officeDocument/2006/relationships/hyperlink" Target="https://www.gov.si/en/state-authorities/ministries/ministry-of-digital-transformation/" TargetMode="External"/><Relationship Id="rId291" Type="http://schemas.openxmlformats.org/officeDocument/2006/relationships/header" Target="header6.xml"/><Relationship Id="rId305" Type="http://schemas.openxmlformats.org/officeDocument/2006/relationships/hyperlink" Target="https://europa.eu/youreurope/business/human-resources/index_en.htm" TargetMode="External"/><Relationship Id="rId44" Type="http://schemas.openxmlformats.org/officeDocument/2006/relationships/hyperlink" Target="https://www.stopbirokraciji.gov.si/fileadmin/user_upload/mju/templates/pdf/AN_VG_17-6-2019-b3_P.pdf" TargetMode="External"/><Relationship Id="rId65" Type="http://schemas.openxmlformats.org/officeDocument/2006/relationships/hyperlink" Target="https://ai4si.gzs.si/" TargetMode="External"/><Relationship Id="rId86" Type="http://schemas.openxmlformats.org/officeDocument/2006/relationships/hyperlink" Target="http://www.uradni-list.si/1/objava.jsp?urlid=2007126&amp;stevilka=6415" TargetMode="External"/><Relationship Id="rId130" Type="http://schemas.openxmlformats.org/officeDocument/2006/relationships/hyperlink" Target="http://www.pisrs.si/Pis.web/pregledPredpisa?id=ZAKO7952" TargetMode="External"/><Relationship Id="rId151" Type="http://schemas.openxmlformats.org/officeDocument/2006/relationships/hyperlink" Target="https://www.gov.si/en/state-authorities/ministries/ministry-of-finance/" TargetMode="External"/><Relationship Id="rId172" Type="http://schemas.openxmlformats.org/officeDocument/2006/relationships/hyperlink" Target="http://www.zzzs.si/" TargetMode="External"/><Relationship Id="rId193" Type="http://schemas.openxmlformats.org/officeDocument/2006/relationships/hyperlink" Target="https://izboljsajmo.maribor.si/" TargetMode="External"/><Relationship Id="rId207" Type="http://schemas.openxmlformats.org/officeDocument/2006/relationships/hyperlink" Target="https://presojaucinkov.gov.si/Msp/" TargetMode="External"/><Relationship Id="rId228" Type="http://schemas.openxmlformats.org/officeDocument/2006/relationships/hyperlink" Target="https://ejn.gov.si/" TargetMode="External"/><Relationship Id="rId249" Type="http://schemas.openxmlformats.org/officeDocument/2006/relationships/hyperlink" Target="http://www.fu.gov.si/fileadmin/Internet/Davki_in_druge_dajatve/Podrocja/Dohodnina/Dohodek_iz_dejavnosti/Opis/GB_Podrobnejsi_opis_3_izdaja_Brosura_za_sobodajalce_-_fizicne_osebe.docx" TargetMode="External"/><Relationship Id="rId13" Type="http://schemas.openxmlformats.org/officeDocument/2006/relationships/image" Target="media/image3.png"/><Relationship Id="rId109" Type="http://schemas.openxmlformats.org/officeDocument/2006/relationships/hyperlink" Target="http://nio.gov.si/nio/asset/zakon+o+dostopnosti+spletisc+in+mobilnih+aplikacij+zdsma?lang=en" TargetMode="External"/><Relationship Id="rId260" Type="http://schemas.openxmlformats.org/officeDocument/2006/relationships/hyperlink" Target="https://nio.gov.si/nio/asset/evidenca+aplikacij?lang=en" TargetMode="External"/><Relationship Id="rId281" Type="http://schemas.openxmlformats.org/officeDocument/2006/relationships/hyperlink" Target="http://www.digitalna.si" TargetMode="External"/><Relationship Id="rId316" Type="http://schemas.openxmlformats.org/officeDocument/2006/relationships/hyperlink" Target="https://mobile.twitter.com/InteroperableEU" TargetMode="External"/><Relationship Id="rId34" Type="http://schemas.openxmlformats.org/officeDocument/2006/relationships/hyperlink" Target="https://joinup.ec.europa.eu/collection/nifo-national-interoperability-framework-observatory/eif-monitoring" TargetMode="External"/><Relationship Id="rId55" Type="http://schemas.openxmlformats.org/officeDocument/2006/relationships/hyperlink" Target="http://www.uvtp.gov.si/fileadmin/uvtp.gov.si/pageuploads/Cyber_Security_Strategy_Slovenia.pdf" TargetMode="External"/><Relationship Id="rId76" Type="http://schemas.openxmlformats.org/officeDocument/2006/relationships/hyperlink" Target="http://www.uradni-list.si/1/objava.jsp?sop=2012-01-0268" TargetMode="External"/><Relationship Id="rId97" Type="http://schemas.openxmlformats.org/officeDocument/2006/relationships/hyperlink" Target="http://www.uradni-list.si/1/objava.jsp?sop=2014-01-0876" TargetMode="External"/><Relationship Id="rId120" Type="http://schemas.openxmlformats.org/officeDocument/2006/relationships/hyperlink" Target="http://www.uradni-list.si/1/objava.jsp?urlurid=20074690" TargetMode="External"/><Relationship Id="rId141" Type="http://schemas.openxmlformats.org/officeDocument/2006/relationships/hyperlink" Target="http://www.pisrs.si/Pis.web/pregledPredpisa?id=ZAKO7120" TargetMode="External"/><Relationship Id="rId7" Type="http://schemas.openxmlformats.org/officeDocument/2006/relationships/settings" Target="settings.xml"/><Relationship Id="rId162" Type="http://schemas.openxmlformats.org/officeDocument/2006/relationships/hyperlink" Target="https://ejn.gov.si/" TargetMode="External"/><Relationship Id="rId183" Type="http://schemas.openxmlformats.org/officeDocument/2006/relationships/hyperlink" Target="http://www.euportal.si/en" TargetMode="External"/><Relationship Id="rId218" Type="http://schemas.openxmlformats.org/officeDocument/2006/relationships/hyperlink" Target="https://nio.gov.si/nio/asset/poslovna+inteligenca+skrinja" TargetMode="External"/><Relationship Id="rId239" Type="http://schemas.openxmlformats.org/officeDocument/2006/relationships/hyperlink" Target="https://www.gov.si/en/state-authorities/ministries/ministry-of-public-administration/about-the-ministry/directorate-of-quality/administration-academy/" TargetMode="External"/><Relationship Id="rId250" Type="http://schemas.openxmlformats.org/officeDocument/2006/relationships/hyperlink" Target="https://www.ajpes.si/Registri/Drugi_registri/Register_nastanitvenih_obratov/Splosno" TargetMode="External"/><Relationship Id="rId271" Type="http://schemas.openxmlformats.org/officeDocument/2006/relationships/hyperlink" Target="https://www.gov.si/en/state-authorities/government-offices/government-information-security-office/about-the-administration/" TargetMode="External"/><Relationship Id="rId292" Type="http://schemas.openxmlformats.org/officeDocument/2006/relationships/footer" Target="footer6.xml"/><Relationship Id="rId306" Type="http://schemas.openxmlformats.org/officeDocument/2006/relationships/hyperlink" Target="https://europa.eu/youreurope/business/product-requirements/index_en.htm" TargetMode="External"/><Relationship Id="rId24" Type="http://schemas.openxmlformats.org/officeDocument/2006/relationships/hyperlink" Target="https://ec.europa.eu/isa2/sites/isa/files/eif_brochure_final.pdf" TargetMode="External"/><Relationship Id="rId45" Type="http://schemas.openxmlformats.org/officeDocument/2006/relationships/hyperlink" Target="https://enotnazbirkaukrepov.gov.si/realizacija-ukrepov" TargetMode="External"/><Relationship Id="rId66" Type="http://schemas.openxmlformats.org/officeDocument/2006/relationships/hyperlink" Target="https://www.gov.si/en/news/slovenia-launches-national-test-blockchain-infrastructure-and-slovenian-blockchain-partnership/" TargetMode="External"/><Relationship Id="rId87" Type="http://schemas.openxmlformats.org/officeDocument/2006/relationships/hyperlink" Target="http://www.uradni-list.si/1/objava.jsp?urlid=200865&amp;stevilka=2816" TargetMode="External"/><Relationship Id="rId110" Type="http://schemas.openxmlformats.org/officeDocument/2006/relationships/hyperlink" Target="http://nio.gov.si/nio/asset/zakon+o+dostopnosti+spletisc+in+mobilnih+aplikacij+zdsma?lang=en" TargetMode="External"/><Relationship Id="rId131" Type="http://schemas.openxmlformats.org/officeDocument/2006/relationships/hyperlink" Target="https://eprostor.gov.si/imps/srv/eng/catalog.search" TargetMode="External"/><Relationship Id="rId152" Type="http://schemas.openxmlformats.org/officeDocument/2006/relationships/hyperlink" Target="https://spot.gov.si/" TargetMode="External"/><Relationship Id="rId173" Type="http://schemas.openxmlformats.org/officeDocument/2006/relationships/hyperlink" Target="https://www.e-prostor.gov.si/" TargetMode="External"/><Relationship Id="rId194" Type="http://schemas.openxmlformats.org/officeDocument/2006/relationships/hyperlink" Target="http://izboljsajmo.ptuj.si/" TargetMode="External"/><Relationship Id="rId208" Type="http://schemas.openxmlformats.org/officeDocument/2006/relationships/hyperlink" Target="http://nio.gov.si/nio/asset/interoperabilnostna+komponenta+pladenj-368?lang=en" TargetMode="External"/><Relationship Id="rId229" Type="http://schemas.openxmlformats.org/officeDocument/2006/relationships/hyperlink" Target="https://ejn.gov.si/en/" TargetMode="External"/><Relationship Id="rId19" Type="http://schemas.openxmlformats.org/officeDocument/2006/relationships/footer" Target="footer1.xml"/><Relationship Id="rId224" Type="http://schemas.openxmlformats.org/officeDocument/2006/relationships/hyperlink" Target="http://nio.gov.si/nio/asset/centralni+avtentikacijski+sistem+sicas?lang=en" TargetMode="External"/><Relationship Id="rId240" Type="http://schemas.openxmlformats.org/officeDocument/2006/relationships/hyperlink" Target="http://nio.gov.si/nio/asset/jedro+elektronskih+postopkov+jep?lang=en" TargetMode="External"/><Relationship Id="rId245" Type="http://schemas.openxmlformats.org/officeDocument/2006/relationships/hyperlink" Target="https://www.ajpes.si/Registri/Drugi_registri/Register_dejanskih_lastnikov/Splosno" TargetMode="External"/><Relationship Id="rId261" Type="http://schemas.openxmlformats.org/officeDocument/2006/relationships/hyperlink" Target="https://nio.gov.si/nio/asset/evidenca+aplikacij?lang=en" TargetMode="External"/><Relationship Id="rId266" Type="http://schemas.openxmlformats.org/officeDocument/2006/relationships/hyperlink" Target="https://www.gov.si/en/news/2019-12-11-slovenia-launched-national-test-blockchain-infrastructure-and-slovenian-blockchain-partnership/" TargetMode="External"/><Relationship Id="rId287" Type="http://schemas.openxmlformats.org/officeDocument/2006/relationships/header" Target="header4.xml"/><Relationship Id="rId14" Type="http://schemas.openxmlformats.org/officeDocument/2006/relationships/image" Target="media/image4.png"/><Relationship Id="rId30" Type="http://schemas.openxmlformats.org/officeDocument/2006/relationships/hyperlink" Target="https://joinup.ec.europa.eu/collection/nifo-national-interoperability-framework-observatory/eif-monitoring" TargetMode="External"/><Relationship Id="rId35" Type="http://schemas.openxmlformats.org/officeDocument/2006/relationships/hyperlink" Target="https://joinup.ec.europa.eu/collection/nifo-national-interoperability-framework-observatory/eif-monitoring" TargetMode="External"/><Relationship Id="rId56" Type="http://schemas.openxmlformats.org/officeDocument/2006/relationships/hyperlink" Target="https://nio.gov.si/nio/asset/zakon+o+informacijski+varnosti+zinfv?lang=en" TargetMode="External"/><Relationship Id="rId77" Type="http://schemas.openxmlformats.org/officeDocument/2006/relationships/hyperlink" Target="http://www.uradni-list.si/1/objava.jsp?sop=2012-01-0815" TargetMode="External"/><Relationship Id="rId100" Type="http://schemas.openxmlformats.org/officeDocument/2006/relationships/hyperlink" Target="http://www.uradni-list.si/1/objava.jsp?sop=2015-01-4086" TargetMode="External"/><Relationship Id="rId105" Type="http://schemas.openxmlformats.org/officeDocument/2006/relationships/hyperlink" Target="http://www.pisrs.si/Pis.web/pregledPredpisa?id=ZAKO7718" TargetMode="External"/><Relationship Id="rId126" Type="http://schemas.openxmlformats.org/officeDocument/2006/relationships/hyperlink" Target="http://www.pisrs.si/Pis.web/pregledPredpisa?id=ODRE818" TargetMode="External"/><Relationship Id="rId147" Type="http://schemas.openxmlformats.org/officeDocument/2006/relationships/hyperlink" Target="http://www.pisrs.si/Pis.web/pregledPredpisa?id=ZAKO6405" TargetMode="External"/><Relationship Id="rId168" Type="http://schemas.openxmlformats.org/officeDocument/2006/relationships/hyperlink" Target="https://www.gov.si/en/state-authorities/national-council/" TargetMode="External"/><Relationship Id="rId282" Type="http://schemas.openxmlformats.org/officeDocument/2006/relationships/hyperlink" Target="https://www.gov.si/en/state-authorities/other-institutions/information-commissioner/" TargetMode="External"/><Relationship Id="rId312" Type="http://schemas.openxmlformats.org/officeDocument/2006/relationships/hyperlink" Target="https://ec.europa.eu/isa2/news/new-level-cooperation-isa%C2%B2-building-interoperable-europe_en" TargetMode="External"/><Relationship Id="rId317" Type="http://schemas.openxmlformats.org/officeDocument/2006/relationships/hyperlink" Target="https://twitter.com/Joinup_eu" TargetMode="External"/><Relationship Id="rId8" Type="http://schemas.openxmlformats.org/officeDocument/2006/relationships/webSettings" Target="webSettings.xml"/><Relationship Id="rId51" Type="http://schemas.openxmlformats.org/officeDocument/2006/relationships/hyperlink" Target="https://www.coe.int/en/web/access-to-official-documents" TargetMode="External"/><Relationship Id="rId72" Type="http://schemas.openxmlformats.org/officeDocument/2006/relationships/hyperlink" Target="http://www.uradni-list.si/1/objava.jsp?sop=2007-01-4388" TargetMode="External"/><Relationship Id="rId93" Type="http://schemas.openxmlformats.org/officeDocument/2006/relationships/hyperlink" Target="http://www.pisrs.si/Pis.web/pregledPredpisa?id=ZAKO5657" TargetMode="External"/><Relationship Id="rId98" Type="http://schemas.openxmlformats.org/officeDocument/2006/relationships/hyperlink" Target="http://www.uradni-list.si/1/objava.jsp?sop=2014-01-2077" TargetMode="External"/><Relationship Id="rId121" Type="http://schemas.openxmlformats.org/officeDocument/2006/relationships/hyperlink" Target="http://www.pisrs.si/Pis.web/pregledPredpisa?id=ZAKO3726" TargetMode="External"/><Relationship Id="rId142" Type="http://schemas.openxmlformats.org/officeDocument/2006/relationships/hyperlink" Target="http://www.pisrs.si/Pis.web/pregledPredpisa?id=ZAKO7120" TargetMode="External"/><Relationship Id="rId163" Type="http://schemas.openxmlformats.org/officeDocument/2006/relationships/hyperlink" Target="https://ejn.gov.si/en/" TargetMode="External"/><Relationship Id="rId184" Type="http://schemas.openxmlformats.org/officeDocument/2006/relationships/hyperlink" Target="https://portal.mzz.gov.si" TargetMode="External"/><Relationship Id="rId189" Type="http://schemas.openxmlformats.org/officeDocument/2006/relationships/hyperlink" Target="https://www.gov.si/en/state-authorities/government-offices/government-office-for-legislation/about-the-office-of-the-government-of-the-republic-of-slovenia-for-legislation/" TargetMode="External"/><Relationship Id="rId219" Type="http://schemas.openxmlformats.org/officeDocument/2006/relationships/hyperlink" Target="http://www.geoportal.gov.si/eng/data-collections/network-services/all-services" TargetMode="External"/><Relationship Id="rId3" Type="http://schemas.openxmlformats.org/officeDocument/2006/relationships/customXml" Target="../customXml/item3.xml"/><Relationship Id="rId214" Type="http://schemas.openxmlformats.org/officeDocument/2006/relationships/hyperlink" Target="https://zvem.ezdrav.si/" TargetMode="External"/><Relationship Id="rId230" Type="http://schemas.openxmlformats.org/officeDocument/2006/relationships/hyperlink" Target="https://ejn.gov.si/statist.html" TargetMode="External"/><Relationship Id="rId235" Type="http://schemas.openxmlformats.org/officeDocument/2006/relationships/hyperlink" Target="https://epos.si/en/eslog" TargetMode="External"/><Relationship Id="rId251" Type="http://schemas.openxmlformats.org/officeDocument/2006/relationships/hyperlink" Target="http://www.pisrs.si/Pis.web/pregledPredpisa?id=ZAKO3354" TargetMode="External"/><Relationship Id="rId256" Type="http://schemas.openxmlformats.org/officeDocument/2006/relationships/hyperlink" Target="https://eprostor.gov.si/imps/srv/eng/catalog.search" TargetMode="External"/><Relationship Id="rId277" Type="http://schemas.openxmlformats.org/officeDocument/2006/relationships/hyperlink" Target="http://www.pisrs.si/Pis.web/pregledPredpisa?id=ODLO1964" TargetMode="External"/><Relationship Id="rId298" Type="http://schemas.openxmlformats.org/officeDocument/2006/relationships/hyperlink" Target="https://europa.eu/youreurope/citizens/education/index_en.htm" TargetMode="External"/><Relationship Id="rId25" Type="http://schemas.openxmlformats.org/officeDocument/2006/relationships/image" Target="media/image10.emf"/><Relationship Id="rId46" Type="http://schemas.openxmlformats.org/officeDocument/2006/relationships/hyperlink" Target="http://nio.gov.si/nio/asset/strategija+upravljanja+semanticne+interoperabilnosti?lang=en" TargetMode="External"/><Relationship Id="rId67" Type="http://schemas.openxmlformats.org/officeDocument/2006/relationships/hyperlink" Target="https://www.gov.si/en/news/2019-12-11-slovenia-launched-national-test-blockchain-infrastructure-and-slovenian-blockchain-partnership/" TargetMode="External"/><Relationship Id="rId116" Type="http://schemas.openxmlformats.org/officeDocument/2006/relationships/hyperlink" Target="https://www.gov.si/en/news/2021-08-02-the-information-security-administration-of-the-republic-of-slovenia-was-transformed-into-the-government-information-security-office/" TargetMode="External"/><Relationship Id="rId137" Type="http://schemas.openxmlformats.org/officeDocument/2006/relationships/hyperlink" Target="https://ejn.gov.si/en/" TargetMode="External"/><Relationship Id="rId158" Type="http://schemas.openxmlformats.org/officeDocument/2006/relationships/hyperlink" Target="https://www.youtube.com/watch?v=cE4DkYB1BBU&amp;feature=emb_title" TargetMode="External"/><Relationship Id="rId272" Type="http://schemas.openxmlformats.org/officeDocument/2006/relationships/hyperlink" Target="https://www.gov.si/en/state-authorities/bodies-within-ministries/information-security-administration/" TargetMode="External"/><Relationship Id="rId293" Type="http://schemas.openxmlformats.org/officeDocument/2006/relationships/hyperlink" Target="https://europa.eu/youreurope/citizens/index_en.htm" TargetMode="External"/><Relationship Id="rId302" Type="http://schemas.openxmlformats.org/officeDocument/2006/relationships/hyperlink" Target="https://europa.eu/youreurope/business/running-business/index_en.htm" TargetMode="External"/><Relationship Id="rId307" Type="http://schemas.openxmlformats.org/officeDocument/2006/relationships/hyperlink" Target="https://europa.eu/youreurope/business/finance-funding/index_en.htm" TargetMode="External"/><Relationship Id="rId323" Type="http://schemas.openxmlformats.org/officeDocument/2006/relationships/theme" Target="theme/theme1.xml"/><Relationship Id="rId20" Type="http://schemas.openxmlformats.org/officeDocument/2006/relationships/footer" Target="footer2.xml"/><Relationship Id="rId41" Type="http://schemas.openxmlformats.org/officeDocument/2006/relationships/image" Target="media/image15.png"/><Relationship Id="rId62" Type="http://schemas.openxmlformats.org/officeDocument/2006/relationships/hyperlink" Target="https://www.gov.si/en/state-authorities/ministries/ministry-of-digital-transformation/" TargetMode="External"/><Relationship Id="rId83" Type="http://schemas.openxmlformats.org/officeDocument/2006/relationships/hyperlink" Target="https://www.gov.si/en/news/2023-02-01-the-government-agrees-to-the-proposed-amendments-to-the-amended-state-administration-act/" TargetMode="External"/><Relationship Id="rId88" Type="http://schemas.openxmlformats.org/officeDocument/2006/relationships/hyperlink" Target="http://www.uradni-list.si/1/objava.jsp?urlid=20108&amp;stevilka=251" TargetMode="External"/><Relationship Id="rId111" Type="http://schemas.openxmlformats.org/officeDocument/2006/relationships/hyperlink" Target="https://www.uradni-list.si/_pdf/2022/Ur/u2022035.pdf" TargetMode="External"/><Relationship Id="rId132" Type="http://schemas.openxmlformats.org/officeDocument/2006/relationships/hyperlink" Target="http://www.pisrs.si/Pis.web/pregledPredpisa?id=ZAKO7333" TargetMode="External"/><Relationship Id="rId153" Type="http://schemas.openxmlformats.org/officeDocument/2006/relationships/hyperlink" Target="http://www.gov.si/" TargetMode="External"/><Relationship Id="rId174" Type="http://schemas.openxmlformats.org/officeDocument/2006/relationships/hyperlink" Target="https://www.fu.gov.si/en/e_services?type=%3D8b79b09613ca367322153a1a63971862%3D63948d557b305f566434361215815be3%3D69b6518416597fdecb299e4571add7b0atop%2F" TargetMode="External"/><Relationship Id="rId179" Type="http://schemas.openxmlformats.org/officeDocument/2006/relationships/hyperlink" Target="https://www.ujp.gov.si/" TargetMode="External"/><Relationship Id="rId195" Type="http://schemas.openxmlformats.org/officeDocument/2006/relationships/hyperlink" Target="https://www.mariborsodeluj.si/" TargetMode="External"/><Relationship Id="rId209" Type="http://schemas.openxmlformats.org/officeDocument/2006/relationships/hyperlink" Target="http://nio.gov.si/nio/asset/interoperabilnostna+komponenta+iomodul-369?lang=en" TargetMode="External"/><Relationship Id="rId190" Type="http://schemas.openxmlformats.org/officeDocument/2006/relationships/hyperlink" Target="https://nio.gov.si/nio/asset/slovenscina+v+digitalnem+okolju+jezikovni+viri+in+tehnologije?lang=en" TargetMode="External"/><Relationship Id="rId204" Type="http://schemas.openxmlformats.org/officeDocument/2006/relationships/hyperlink" Target="https://presojaucinkov.gov.si/Msp/" TargetMode="External"/><Relationship Id="rId220" Type="http://schemas.openxmlformats.org/officeDocument/2006/relationships/hyperlink" Target="http://sicas.gov.si" TargetMode="External"/><Relationship Id="rId225" Type="http://schemas.openxmlformats.org/officeDocument/2006/relationships/hyperlink" Target="https://www.si-trust.gov.si/en/support/frequently-asked-questions/electronic-id/" TargetMode="External"/><Relationship Id="rId241" Type="http://schemas.openxmlformats.org/officeDocument/2006/relationships/hyperlink" Target="http://nio.gov.si/nio/asset/informacijski+sistem+krpan?lang=en" TargetMode="External"/><Relationship Id="rId246" Type="http://schemas.openxmlformats.org/officeDocument/2006/relationships/hyperlink" Target="http://www.uppd.gov.si/en/" TargetMode="External"/><Relationship Id="rId267" Type="http://schemas.openxmlformats.org/officeDocument/2006/relationships/hyperlink" Target="https://gis.akos-rs.si/" TargetMode="External"/><Relationship Id="rId288" Type="http://schemas.openxmlformats.org/officeDocument/2006/relationships/header" Target="header5.xml"/><Relationship Id="rId15" Type="http://schemas.openxmlformats.org/officeDocument/2006/relationships/image" Target="media/image5.png"/><Relationship Id="rId36" Type="http://schemas.openxmlformats.org/officeDocument/2006/relationships/hyperlink" Target="https://ec.europa.eu/eurostat/databrowser/explore/all/cc?lang=en&amp;subtheme=eq.eq_age.eq_aiso&amp;display=list&amp;sort=category&amp;extractionId=ISOC_BDE15EI" TargetMode="External"/><Relationship Id="rId57" Type="http://schemas.openxmlformats.org/officeDocument/2006/relationships/hyperlink" Target="https://nio.gov.si/nio/asset/zakon+o+informacijski+varnosti+zinfv?lang=en" TargetMode="External"/><Relationship Id="rId106" Type="http://schemas.openxmlformats.org/officeDocument/2006/relationships/hyperlink" Target="http://www.pisrs.si/Pis.web/pregledPredpisa?id=ZAKO7718" TargetMode="External"/><Relationship Id="rId127" Type="http://schemas.openxmlformats.org/officeDocument/2006/relationships/hyperlink" Target="http://www.pisrs.si/Pis.web/pregledPredpisa?id=PRAV10752" TargetMode="External"/><Relationship Id="rId262" Type="http://schemas.openxmlformats.org/officeDocument/2006/relationships/hyperlink" Target="https://www.eucaris.net/" TargetMode="External"/><Relationship Id="rId283" Type="http://schemas.openxmlformats.org/officeDocument/2006/relationships/hyperlink" Target="https://www.gov.si/en/topics/political-system/" TargetMode="External"/><Relationship Id="rId313" Type="http://schemas.openxmlformats.org/officeDocument/2006/relationships/hyperlink" Target="https://digital-strategy.ec.europa.eu/en/activities/digital-programme" TargetMode="External"/><Relationship Id="rId318" Type="http://schemas.openxmlformats.org/officeDocument/2006/relationships/image" Target="media/image21.emf"/><Relationship Id="rId10" Type="http://schemas.openxmlformats.org/officeDocument/2006/relationships/endnotes" Target="endnotes.xml"/><Relationship Id="rId31" Type="http://schemas.openxmlformats.org/officeDocument/2006/relationships/image" Target="media/image13.emf"/><Relationship Id="rId52" Type="http://schemas.openxmlformats.org/officeDocument/2006/relationships/hyperlink" Target="https://nio.gov.si/nio/asset/strategija+digitalnih+javnih+storitev?lang=en" TargetMode="External"/><Relationship Id="rId73" Type="http://schemas.openxmlformats.org/officeDocument/2006/relationships/hyperlink" Target="http://www.uradni-list.si/1/objava.jsp?sop=2007-01-6415" TargetMode="External"/><Relationship Id="rId78" Type="http://schemas.openxmlformats.org/officeDocument/2006/relationships/hyperlink" Target="http://www.uradni-list.si/1/objava.jsp?sop=2013-01-1783" TargetMode="External"/><Relationship Id="rId94" Type="http://schemas.openxmlformats.org/officeDocument/2006/relationships/hyperlink" Target="http://www.pisrs.si/Pis.web/pregledPredpisa?id=ZAKO8153" TargetMode="External"/><Relationship Id="rId99" Type="http://schemas.openxmlformats.org/officeDocument/2006/relationships/hyperlink" Target="http://www.uradni-list.si/1/objava.jsp?sop=2015-01-0728" TargetMode="External"/><Relationship Id="rId101" Type="http://schemas.openxmlformats.org/officeDocument/2006/relationships/hyperlink" Target="http://www.uradni-list.si/1/objava.jsp?sop=2018-01-0275" TargetMode="External"/><Relationship Id="rId122" Type="http://schemas.openxmlformats.org/officeDocument/2006/relationships/hyperlink" Target="http://www.pisrs.si/Pis.web/pregledPredpisa?id=URED7599" TargetMode="External"/><Relationship Id="rId143" Type="http://schemas.openxmlformats.org/officeDocument/2006/relationships/hyperlink" Target="http://www.pisrs.si/Pis.web/pregledPredpisa?id=ZAKO7120" TargetMode="External"/><Relationship Id="rId148" Type="http://schemas.openxmlformats.org/officeDocument/2006/relationships/hyperlink" Target="https://e-uprava.gov.si/en" TargetMode="External"/><Relationship Id="rId164" Type="http://schemas.openxmlformats.org/officeDocument/2006/relationships/hyperlink" Target="https://ejn.gov.si/" TargetMode="External"/><Relationship Id="rId169" Type="http://schemas.openxmlformats.org/officeDocument/2006/relationships/hyperlink" Target="https://mnz.sharepoint.com/sites/PriglasiteveOIinsmsPASS/_layouts/15/Doc.aspx?sourcedoc=%7BEFEDF5CF-F84C-4C24-BCD6-D2989A90E762%7D&amp;file=Udele%C5%BEba%20-%201.3.%20in%202.3..xlsx&amp;action=default&amp;mobileredirect=true" TargetMode="External"/><Relationship Id="rId185" Type="http://schemas.openxmlformats.org/officeDocument/2006/relationships/hyperlink" Target="http://www.dlib.si/" TargetMode="External"/><Relationship Id="rId4" Type="http://schemas.openxmlformats.org/officeDocument/2006/relationships/customXml" Target="../customXml/item4.xml"/><Relationship Id="rId9" Type="http://schemas.openxmlformats.org/officeDocument/2006/relationships/footnotes" Target="footnotes.xml"/><Relationship Id="rId180" Type="http://schemas.openxmlformats.org/officeDocument/2006/relationships/hyperlink" Target="https://eracuni.ujp.gov.si/NoCert" TargetMode="External"/><Relationship Id="rId210" Type="http://schemas.openxmlformats.org/officeDocument/2006/relationships/hyperlink" Target="http://nio.gov.si/nio/asset/interoperabilnostna+komponenta+asinhroni+modul-370?lang=en" TargetMode="External"/><Relationship Id="rId215" Type="http://schemas.openxmlformats.org/officeDocument/2006/relationships/hyperlink" Target="https://www.ezdrav.si/storitve/enarocanje/" TargetMode="External"/><Relationship Id="rId236" Type="http://schemas.openxmlformats.org/officeDocument/2006/relationships/hyperlink" Target="https://eur-lex.europa.eu/legal-content/EN/TXT/?uri=CELEX%3A32014L0055" TargetMode="External"/><Relationship Id="rId257" Type="http://schemas.openxmlformats.org/officeDocument/2006/relationships/hyperlink" Target="https://e-register.gzs.si/GzsRpe/viewspublic/companySearch.xhtml" TargetMode="External"/><Relationship Id="rId278" Type="http://schemas.openxmlformats.org/officeDocument/2006/relationships/hyperlink" Target="http://www.gsv.gov.si/en/" TargetMode="External"/><Relationship Id="rId26" Type="http://schemas.openxmlformats.org/officeDocument/2006/relationships/hyperlink" Target="https://joinup.ec.europa.eu/collection/nifo-national-interoperability-framework-observatory/eif-monitoring" TargetMode="External"/><Relationship Id="rId231" Type="http://schemas.openxmlformats.org/officeDocument/2006/relationships/hyperlink" Target="https://ejn.gov.si/statist.html" TargetMode="External"/><Relationship Id="rId252" Type="http://schemas.openxmlformats.org/officeDocument/2006/relationships/hyperlink" Target="https://podatki.gov.si/dataset/maticni-register?resource_id=fefc5c9b-298f-4563-b212-bbf8da506249" TargetMode="External"/><Relationship Id="rId273" Type="http://schemas.openxmlformats.org/officeDocument/2006/relationships/hyperlink" Target="https://www.gov.si/en/state-authorities/bodies-within-ministries/information-security-administration/" TargetMode="External"/><Relationship Id="rId294" Type="http://schemas.openxmlformats.org/officeDocument/2006/relationships/hyperlink" Target="https://europa.eu/youreurope/citizens/travel/index_en.htm" TargetMode="External"/><Relationship Id="rId308" Type="http://schemas.openxmlformats.org/officeDocument/2006/relationships/hyperlink" Target="https://europa.eu/youreurope/business/dealing-with-customers/index_en.htm" TargetMode="External"/><Relationship Id="rId47" Type="http://schemas.openxmlformats.org/officeDocument/2006/relationships/hyperlink" Target="https://www.gov.si/en/registries/projects/the-recovery-and-resilience-plan/" TargetMode="External"/><Relationship Id="rId68" Type="http://schemas.openxmlformats.org/officeDocument/2006/relationships/hyperlink" Target="https://www.gov.si/en/registries/projects/european-infrastructure-for-blockchain-services/" TargetMode="External"/><Relationship Id="rId89" Type="http://schemas.openxmlformats.org/officeDocument/2006/relationships/hyperlink" Target="http://www.uradni-list.si/1/objava.jsp?urlid=201382&amp;stevilka=3034" TargetMode="External"/><Relationship Id="rId112" Type="http://schemas.openxmlformats.org/officeDocument/2006/relationships/hyperlink" Target="http://eur-lex.europa.eu/legal-content/EN/TXT/?qid=1518451626252&amp;uri=CELEX:32014R0910" TargetMode="External"/><Relationship Id="rId133" Type="http://schemas.openxmlformats.org/officeDocument/2006/relationships/hyperlink" Target="http://www.pisrs.si/Pis.web/pregledPredpisa?id=PRAV10486" TargetMode="External"/><Relationship Id="rId154" Type="http://schemas.openxmlformats.org/officeDocument/2006/relationships/hyperlink" Target="https://nio.gov.si/nio/vstopna.nio?lang=en" TargetMode="External"/><Relationship Id="rId175" Type="http://schemas.openxmlformats.org/officeDocument/2006/relationships/hyperlink" Target="https://www.fu.gov.si/en/e_services?type=%253D17bb1b332b7d1cb8b0379b900f0a209c%253D8b79b09613ca367322153a1a63971862%253D82215450479817f3d85a3436d5b1150b%253Deec060e927badf8413c55f3a2424d6e0%2527%2529" TargetMode="External"/><Relationship Id="rId196" Type="http://schemas.openxmlformats.org/officeDocument/2006/relationships/hyperlink" Target="https://predlagam-odlocam.koper.si/" TargetMode="External"/><Relationship Id="rId200" Type="http://schemas.openxmlformats.org/officeDocument/2006/relationships/hyperlink" Target="https://mol-ljubljana.hub.arcgis.com/" TargetMode="External"/><Relationship Id="rId16" Type="http://schemas.openxmlformats.org/officeDocument/2006/relationships/image" Target="media/image6.svg"/><Relationship Id="rId221" Type="http://schemas.openxmlformats.org/officeDocument/2006/relationships/hyperlink" Target="http://sicas.gov.si" TargetMode="External"/><Relationship Id="rId242" Type="http://schemas.openxmlformats.org/officeDocument/2006/relationships/hyperlink" Target="https://ai4si.gzs.si/" TargetMode="External"/><Relationship Id="rId263" Type="http://schemas.openxmlformats.org/officeDocument/2006/relationships/hyperlink" Target="https://e-justice.europa.eu/content_criminal_records-95-en.do" TargetMode="External"/><Relationship Id="rId284" Type="http://schemas.openxmlformats.org/officeDocument/2006/relationships/hyperlink" Target="https://www.zmos.si/english/" TargetMode="External"/><Relationship Id="rId319" Type="http://schemas.openxmlformats.org/officeDocument/2006/relationships/hyperlink" Target="https://www.linkedin.com/in/interoperableeurope/" TargetMode="External"/><Relationship Id="rId37" Type="http://schemas.openxmlformats.org/officeDocument/2006/relationships/hyperlink" Target="https://digital-strategy.ec.europa.eu/en/policies/desi" TargetMode="External"/><Relationship Id="rId58" Type="http://schemas.openxmlformats.org/officeDocument/2006/relationships/hyperlink" Target="https://www.gov.si/drzavni-organi/vlada/seje-vlade/gradiva-v-obravnavi/show/6538" TargetMode="External"/><Relationship Id="rId79" Type="http://schemas.openxmlformats.org/officeDocument/2006/relationships/hyperlink" Target="http://www.uradni-list.si/1/objava.jsp?sop=2014-01-0304" TargetMode="External"/><Relationship Id="rId102" Type="http://schemas.openxmlformats.org/officeDocument/2006/relationships/hyperlink" Target="http://www.uradni-list.si/1/objava.jsp?sop=2016-01-0994" TargetMode="External"/><Relationship Id="rId123" Type="http://schemas.openxmlformats.org/officeDocument/2006/relationships/hyperlink" Target="http://www.pisrs.si/Pis.web/pregledPredpisa?id=TARI114" TargetMode="External"/><Relationship Id="rId144" Type="http://schemas.openxmlformats.org/officeDocument/2006/relationships/hyperlink" Target="http://pisrs.si/Pis.web/pregledPredpisa?id=ZAKO1419" TargetMode="External"/><Relationship Id="rId90" Type="http://schemas.openxmlformats.org/officeDocument/2006/relationships/hyperlink" Target="http://www.pisrs.si/Pis.web/pregledPredpisa?id=URED6937" TargetMode="External"/><Relationship Id="rId165" Type="http://schemas.openxmlformats.org/officeDocument/2006/relationships/hyperlink" Target="https://ejn.gov.si/" TargetMode="External"/><Relationship Id="rId186" Type="http://schemas.openxmlformats.org/officeDocument/2006/relationships/hyperlink" Target="https://www.nuk.uni-lj.si/eng/" TargetMode="External"/><Relationship Id="rId211" Type="http://schemas.openxmlformats.org/officeDocument/2006/relationships/hyperlink" Target="https://ezdrav.si/jezik-anglesko/" TargetMode="External"/><Relationship Id="rId232" Type="http://schemas.openxmlformats.org/officeDocument/2006/relationships/hyperlink" Target="http://eur-lex.europa.eu/legal-content/EN/ALL/?uri=CELEX:32014L0055" TargetMode="External"/><Relationship Id="rId253" Type="http://schemas.openxmlformats.org/officeDocument/2006/relationships/hyperlink" Target="https://podatki.gov.si/dataset/register-stalnega-prebivalstva" TargetMode="External"/><Relationship Id="rId274" Type="http://schemas.openxmlformats.org/officeDocument/2006/relationships/hyperlink" Target="http://nio.gov.si/nio/asset/zakon+o+informacijski+varnosti+zinfv?lang=en" TargetMode="External"/><Relationship Id="rId295" Type="http://schemas.openxmlformats.org/officeDocument/2006/relationships/hyperlink" Target="https://europa.eu/youreurope/citizens/work/index_en.htm" TargetMode="External"/><Relationship Id="rId309" Type="http://schemas.openxmlformats.org/officeDocument/2006/relationships/hyperlink" Target="https://lu.wavestone.com/en/" TargetMode="External"/><Relationship Id="rId27" Type="http://schemas.openxmlformats.org/officeDocument/2006/relationships/image" Target="media/image11.emf"/><Relationship Id="rId48" Type="http://schemas.openxmlformats.org/officeDocument/2006/relationships/hyperlink" Target="http://nio.gov.si/nio/vstopna.nio?lang=en" TargetMode="External"/><Relationship Id="rId69" Type="http://schemas.openxmlformats.org/officeDocument/2006/relationships/hyperlink" Target="https://nio.gov.si/nio/asset/strategija+digitalna+slovenija+2030?lang=en" TargetMode="External"/><Relationship Id="rId113" Type="http://schemas.openxmlformats.org/officeDocument/2006/relationships/hyperlink" Target="http://www.pisrs.si/Pis.web/pregledPredpisa?id=ZAKO5758" TargetMode="External"/><Relationship Id="rId134" Type="http://schemas.openxmlformats.org/officeDocument/2006/relationships/hyperlink" Target="http://www.djn.mju.gov.si/resources/files/Predpisi/ZJN-3_ang_prevod.pdf" TargetMode="External"/><Relationship Id="rId320" Type="http://schemas.openxmlformats.org/officeDocument/2006/relationships/image" Target="media/image8.png"/><Relationship Id="rId80" Type="http://schemas.openxmlformats.org/officeDocument/2006/relationships/hyperlink" Target="http://www.uradni-list.si/1/objava.jsp?sop=2014-01-3646" TargetMode="External"/><Relationship Id="rId155" Type="http://schemas.openxmlformats.org/officeDocument/2006/relationships/hyperlink" Target="https://joinup.ec.europa.eu/collection/slovenian-interoperability-portal-nio" TargetMode="External"/><Relationship Id="rId176" Type="http://schemas.openxmlformats.org/officeDocument/2006/relationships/hyperlink" Target="https://www.gov.si/en/state-authorities/bodies-within-ministries/public-payments-administration/about-us/" TargetMode="External"/><Relationship Id="rId197" Type="http://schemas.openxmlformats.org/officeDocument/2006/relationships/hyperlink" Target="http://www.servis48.si/" TargetMode="External"/><Relationship Id="rId201" Type="http://schemas.openxmlformats.org/officeDocument/2006/relationships/hyperlink" Target="http://nio.gov.si/nio/asset/komunikacijsko+omrezje+drzavnih+organov+hkom" TargetMode="External"/><Relationship Id="rId222" Type="http://schemas.openxmlformats.org/officeDocument/2006/relationships/hyperlink" Target="https://www.si-trust.gov.si/en/digital-certificates/" TargetMode="External"/><Relationship Id="rId243" Type="http://schemas.openxmlformats.org/officeDocument/2006/relationships/hyperlink" Target="https://www.de4a.eu/" TargetMode="External"/><Relationship Id="rId264" Type="http://schemas.openxmlformats.org/officeDocument/2006/relationships/hyperlink" Target="http://eulis.eu/" TargetMode="External"/><Relationship Id="rId285" Type="http://schemas.openxmlformats.org/officeDocument/2006/relationships/hyperlink" Target="https://skupnostobcin.si/english/" TargetMode="External"/><Relationship Id="rId17" Type="http://schemas.openxmlformats.org/officeDocument/2006/relationships/header" Target="header1.xml"/><Relationship Id="rId38" Type="http://schemas.openxmlformats.org/officeDocument/2006/relationships/hyperlink" Target="https://digital-strategy.ec.europa.eu/en/library/egovernment-benchmark-2022" TargetMode="External"/><Relationship Id="rId59" Type="http://schemas.openxmlformats.org/officeDocument/2006/relationships/hyperlink" Target="https://nio.gov.si/nio/asset/zakon+o+informacijski+varnosti+zinfv?lang=en" TargetMode="External"/><Relationship Id="rId103" Type="http://schemas.openxmlformats.org/officeDocument/2006/relationships/hyperlink" Target="https://podatki.gov.si/posredovanje-podatkov" TargetMode="External"/><Relationship Id="rId124" Type="http://schemas.openxmlformats.org/officeDocument/2006/relationships/hyperlink" Target="http://www.pisrs.si/Pis.web/pregledPredpisa?id=ZAKO3603" TargetMode="External"/><Relationship Id="rId310" Type="http://schemas.openxmlformats.org/officeDocument/2006/relationships/image" Target="media/image18.png"/><Relationship Id="rId70" Type="http://schemas.openxmlformats.org/officeDocument/2006/relationships/hyperlink" Target="https://www.gov.si/novice/2023-03-09-vlada-sprejela-dodatek-k-nacrtu-razvoja-gigabitne-infrastrukture-do-leta-2030/" TargetMode="External"/><Relationship Id="rId91" Type="http://schemas.openxmlformats.org/officeDocument/2006/relationships/hyperlink" Target="https://e-uprava.gov.si/" TargetMode="External"/><Relationship Id="rId145" Type="http://schemas.openxmlformats.org/officeDocument/2006/relationships/hyperlink" Target="http://www.pisrs.si/Pis.web/pregledPredpisa?id=ZAKO4284" TargetMode="External"/><Relationship Id="rId166" Type="http://schemas.openxmlformats.org/officeDocument/2006/relationships/hyperlink" Target="https://www.gov.si/en/state-authorities/national-assembly/" TargetMode="External"/><Relationship Id="rId187" Type="http://schemas.openxmlformats.org/officeDocument/2006/relationships/hyperlink" Target="https://nio.gov.si/nio/asset/ejr+informacijska+podpora+izvajanju+javnih+razpisov?lang=en" TargetMode="External"/><Relationship Id="rId1" Type="http://schemas.openxmlformats.org/officeDocument/2006/relationships/customXml" Target="../customXml/item1.xml"/><Relationship Id="rId212" Type="http://schemas.openxmlformats.org/officeDocument/2006/relationships/hyperlink" Target="https://zvem.ezdrav.si/" TargetMode="External"/><Relationship Id="rId233" Type="http://schemas.openxmlformats.org/officeDocument/2006/relationships/hyperlink" Target="https://www.uradni-list.si/glasilo-uradni-list-rs/vsebina/2019-01-2291?sop=2019-01-2291" TargetMode="External"/><Relationship Id="rId254" Type="http://schemas.openxmlformats.org/officeDocument/2006/relationships/hyperlink" Target="https://podatki.gov.si/dataset/register-stalnega-prebivalstva" TargetMode="External"/><Relationship Id="rId28" Type="http://schemas.openxmlformats.org/officeDocument/2006/relationships/hyperlink" Target="https://joinup.ec.europa.eu/collection/nifo-national-interoperability-framework-observatory/eif-monitoring" TargetMode="External"/><Relationship Id="rId49" Type="http://schemas.openxmlformats.org/officeDocument/2006/relationships/hyperlink" Target="https://nio.gov.si/nio/catalog/?lang=en" TargetMode="External"/><Relationship Id="rId114" Type="http://schemas.openxmlformats.org/officeDocument/2006/relationships/hyperlink" Target="https://eur-lex.europa.eu/eli/dir/2016/1148/oj" TargetMode="External"/><Relationship Id="rId275" Type="http://schemas.openxmlformats.org/officeDocument/2006/relationships/hyperlink" Target="http://nio.gov.si/nio/asset/zakon+o+informacijski+varnosti+zinfv?lang=en" TargetMode="External"/><Relationship Id="rId296" Type="http://schemas.openxmlformats.org/officeDocument/2006/relationships/hyperlink" Target="https://europa.eu/youreurope/citizens/vehicles/index_en.htm" TargetMode="External"/><Relationship Id="rId300" Type="http://schemas.openxmlformats.org/officeDocument/2006/relationships/hyperlink" Target="https://europa.eu/youreurope/citizens/family/index_en.htm" TargetMode="External"/><Relationship Id="rId60" Type="http://schemas.openxmlformats.org/officeDocument/2006/relationships/hyperlink" Target="https://www.gov.si/en/news/2023-01-13-digitalisation-is-the-key-step-to-a-modern-health-system/" TargetMode="External"/><Relationship Id="rId81" Type="http://schemas.openxmlformats.org/officeDocument/2006/relationships/hyperlink" Target="http://www.uradni-list.si/1/objava.jsp?sop=2016-01-2246" TargetMode="External"/><Relationship Id="rId135" Type="http://schemas.openxmlformats.org/officeDocument/2006/relationships/hyperlink" Target="http://www.djn.mju.gov.si/resources/files/Sistem_javnega_narocanja/ZJN-3A_anj_nov2018.pdf" TargetMode="External"/><Relationship Id="rId156" Type="http://schemas.openxmlformats.org/officeDocument/2006/relationships/hyperlink" Target="https://www.gov.si/en/state-authorities/ministries/ministry-of-public-administration/about-the-ministry/administrative-burden-reduction-and-better-regulation-service/" TargetMode="External"/><Relationship Id="rId177" Type="http://schemas.openxmlformats.org/officeDocument/2006/relationships/hyperlink" Target="http://www.ujp.gov.si/" TargetMode="External"/><Relationship Id="rId198" Type="http://schemas.openxmlformats.org/officeDocument/2006/relationships/hyperlink" Target="https://pobude.ljubljana.si/" TargetMode="External"/><Relationship Id="rId321" Type="http://schemas.openxmlformats.org/officeDocument/2006/relationships/footer" Target="footer7.xml"/><Relationship Id="rId202" Type="http://schemas.openxmlformats.org/officeDocument/2006/relationships/hyperlink" Target="https://ezdrav.si/jezik-anglesko/" TargetMode="External"/><Relationship Id="rId223" Type="http://schemas.openxmlformats.org/officeDocument/2006/relationships/hyperlink" Target="https://www.si-trust.gov.si/en/si-pass/mobile-identity-smspass/" TargetMode="External"/><Relationship Id="rId244" Type="http://schemas.openxmlformats.org/officeDocument/2006/relationships/hyperlink" Target="https://www.ajpes.si/About_AJPES" TargetMode="External"/><Relationship Id="rId18" Type="http://schemas.openxmlformats.org/officeDocument/2006/relationships/header" Target="header2.xml"/><Relationship Id="rId39" Type="http://schemas.openxmlformats.org/officeDocument/2006/relationships/hyperlink" Target="https://digital-strategy.ec.europa.eu/en/news/berlin-declaration-digital-society-and-value-based-digital-government" TargetMode="External"/><Relationship Id="rId265" Type="http://schemas.openxmlformats.org/officeDocument/2006/relationships/hyperlink" Target="https://nio.gov.si/nio/asset/semanticni+analizator+pametni+iskalnik+besedil?lang=en" TargetMode="External"/><Relationship Id="rId286" Type="http://schemas.openxmlformats.org/officeDocument/2006/relationships/hyperlink" Target="https://4pdih.com/en/intro-page/" TargetMode="External"/><Relationship Id="rId50" Type="http://schemas.openxmlformats.org/officeDocument/2006/relationships/hyperlink" Target="https://medium.com/opendatacharter/slovenia-adopts-the-international-open-data-charter-principles-6403d062a01c" TargetMode="External"/><Relationship Id="rId104" Type="http://schemas.openxmlformats.org/officeDocument/2006/relationships/hyperlink" Target="https://www.ip-rs.si/en/" TargetMode="External"/><Relationship Id="rId125" Type="http://schemas.openxmlformats.org/officeDocument/2006/relationships/hyperlink" Target="http://www.pisrs.si/Pis.web/pregledPredpisa?id=PRAV10437" TargetMode="External"/><Relationship Id="rId146" Type="http://schemas.openxmlformats.org/officeDocument/2006/relationships/hyperlink" Target="http://www.pisrs.si/Pis.web/pregledPredpisa?id=ZAKO4703" TargetMode="External"/><Relationship Id="rId167" Type="http://schemas.openxmlformats.org/officeDocument/2006/relationships/hyperlink" Target="https://idp.dz-rs.si/nidp/app/login?id=rba-internal&amp;sid=0&amp;option=credential&amp;sid=0" TargetMode="External"/><Relationship Id="rId188" Type="http://schemas.openxmlformats.org/officeDocument/2006/relationships/hyperlink" Target="http://www.pisrs.si/Pis.web/" TargetMode="External"/><Relationship Id="rId311" Type="http://schemas.openxmlformats.org/officeDocument/2006/relationships/hyperlink" Target="https://lu.wavestone.com/en/" TargetMode="External"/><Relationship Id="rId71" Type="http://schemas.openxmlformats.org/officeDocument/2006/relationships/hyperlink" Target="http://www.uradni-list.si/1/objava.jsp?sop=2005-01-5007" TargetMode="External"/><Relationship Id="rId92" Type="http://schemas.openxmlformats.org/officeDocument/2006/relationships/hyperlink" Target="http://www.pisrs.si/Pis.web/pregledPredpisa?id=ZAKO8346" TargetMode="External"/><Relationship Id="rId213" Type="http://schemas.openxmlformats.org/officeDocument/2006/relationships/hyperlink" Target="https://www.ezdrav.si/storitve/erecept/" TargetMode="External"/><Relationship Id="rId234" Type="http://schemas.openxmlformats.org/officeDocument/2006/relationships/hyperlink" Target="https://www.cep.si/eslog-2-0-published/" TargetMode="External"/><Relationship Id="rId2" Type="http://schemas.openxmlformats.org/officeDocument/2006/relationships/customXml" Target="../customXml/item2.xml"/><Relationship Id="rId29" Type="http://schemas.openxmlformats.org/officeDocument/2006/relationships/image" Target="media/image12.emf"/><Relationship Id="rId255" Type="http://schemas.openxmlformats.org/officeDocument/2006/relationships/hyperlink" Target="https://www.gov.si/en/state-authorities/bodies-within-ministries/surveying-and-mapping-authority/" TargetMode="External"/><Relationship Id="rId276" Type="http://schemas.openxmlformats.org/officeDocument/2006/relationships/hyperlink" Target="http://nio.gov.si/nio/asset/zakon+o+informacijski+varnosti+zinfv?lang=en" TargetMode="External"/><Relationship Id="rId297" Type="http://schemas.openxmlformats.org/officeDocument/2006/relationships/hyperlink" Target="https://europa.eu/youreurope/citizens/residence/index_en.htm" TargetMode="External"/><Relationship Id="rId40" Type="http://schemas.openxmlformats.org/officeDocument/2006/relationships/hyperlink" Target="https://nio.gov.si/nio/asset/strategija+digitalnih+javnih+storitev?lang=en" TargetMode="External"/><Relationship Id="rId115" Type="http://schemas.openxmlformats.org/officeDocument/2006/relationships/hyperlink" Target="http://nio.gov.si/nio/asset/zakon+o+informacijski+varnosti+zinfv?lang=en" TargetMode="External"/><Relationship Id="rId136" Type="http://schemas.openxmlformats.org/officeDocument/2006/relationships/hyperlink" Target="https://www.enarocanje.si/" TargetMode="External"/><Relationship Id="rId157" Type="http://schemas.openxmlformats.org/officeDocument/2006/relationships/hyperlink" Target="https://www.stopbirokraciji.gov.si/en/home" TargetMode="External"/><Relationship Id="rId178" Type="http://schemas.openxmlformats.org/officeDocument/2006/relationships/hyperlink" Target="https://play.google.com/store/apps/details?id=com.mfrs.mujpnet&amp;hl=en_US" TargetMode="External"/><Relationship Id="rId301" Type="http://schemas.openxmlformats.org/officeDocument/2006/relationships/hyperlink" Target="https://europa.eu/youreurope/citizens/consumers/index_en.htm" TargetMode="External"/><Relationship Id="rId322" Type="http://schemas.openxmlformats.org/officeDocument/2006/relationships/fontTable" Target="fontTable.xml"/><Relationship Id="rId61" Type="http://schemas.openxmlformats.org/officeDocument/2006/relationships/hyperlink" Target="https://nio.gov.si/nio/asset/nacionalni+program+spodbujanja+razvoja+in+uporabe+umetne+inteligence+rs+do+leta+2025+npui?lang=en" TargetMode="External"/><Relationship Id="rId82" Type="http://schemas.openxmlformats.org/officeDocument/2006/relationships/hyperlink" Target="http://www.uradni-list.si/1/objava.jsp?sop=2021-01-0716" TargetMode="External"/><Relationship Id="rId199" Type="http://schemas.openxmlformats.org/officeDocument/2006/relationships/hyperlink" Target="https://www.krpovej.si/" TargetMode="External"/><Relationship Id="rId203" Type="http://schemas.openxmlformats.org/officeDocument/2006/relationships/hyperlink" Target="https://ec.europa.eu/isa2/solutions/testa_en" TargetMode="External"/></Relationships>
</file>

<file path=word/_rels/footer2.xml.rels><?xml version="1.0" encoding="UTF-8" standalone="yes"?>
<Relationships xmlns="http://schemas.openxmlformats.org/package/2006/relationships"><Relationship Id="rId1" Type="http://schemas.openxmlformats.org/officeDocument/2006/relationships/image" Target="media/image8.png"/></Relationships>
</file>

<file path=word/_rels/footer5.xml.rels><?xml version="1.0" encoding="UTF-8" standalone="yes"?>
<Relationships xmlns="http://schemas.openxmlformats.org/package/2006/relationships"><Relationship Id="rId1" Type="http://schemas.openxmlformats.org/officeDocument/2006/relationships/image" Target="media/image8.png"/></Relationships>
</file>

<file path=word/_rels/footer6.xml.rels><?xml version="1.0" encoding="UTF-8" standalone="yes"?>
<Relationships xmlns="http://schemas.openxmlformats.org/package/2006/relationships"><Relationship Id="rId1" Type="http://schemas.openxmlformats.org/officeDocument/2006/relationships/image" Target="media/image17.png"/></Relationships>
</file>

<file path=word/_rels/footer7.xml.rels><?xml version="1.0" encoding="UTF-8" standalone="yes"?>
<Relationships xmlns="http://schemas.openxmlformats.org/package/2006/relationships"><Relationship Id="rId1" Type="http://schemas.openxmlformats.org/officeDocument/2006/relationships/image" Target="media/image17.png"/></Relationships>
</file>

<file path=word/_rels/header2.xml.rels><?xml version="1.0" encoding="UTF-8" standalone="yes"?>
<Relationships xmlns="http://schemas.openxmlformats.org/package/2006/relationships"><Relationship Id="rId1" Type="http://schemas.openxmlformats.org/officeDocument/2006/relationships/image" Target="media/image7.png"/></Relationships>
</file>

<file path=word/_rels/header5.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b6775bef-df63-411f-a67c-614df09c452d">
      <Terms xmlns="http://schemas.microsoft.com/office/infopath/2007/PartnerControls"/>
    </lcf76f155ced4ddcb4097134ff3c332f>
    <TaxCatchAll xmlns="d3547ddf-0108-4433-b559-4c482a0027b3"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8F93438999241D4F87FC5E8DE2D84203" ma:contentTypeVersion="14" ma:contentTypeDescription="Create a new document." ma:contentTypeScope="" ma:versionID="be363b9ac579964ac0dbe4c89273bf66">
  <xsd:schema xmlns:xsd="http://www.w3.org/2001/XMLSchema" xmlns:xs="http://www.w3.org/2001/XMLSchema" xmlns:p="http://schemas.microsoft.com/office/2006/metadata/properties" xmlns:ns2="b6775bef-df63-411f-a67c-614df09c452d" xmlns:ns3="d3547ddf-0108-4433-b559-4c482a0027b3" targetNamespace="http://schemas.microsoft.com/office/2006/metadata/properties" ma:root="true" ma:fieldsID="923e79687ba10c54398da682f80943ca" ns2:_="" ns3:_="">
    <xsd:import namespace="b6775bef-df63-411f-a67c-614df09c452d"/>
    <xsd:import namespace="d3547ddf-0108-4433-b559-4c482a0027b3"/>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3:SharedWithUsers" minOccurs="0"/>
                <xsd:element ref="ns3:SharedWithDetails" minOccurs="0"/>
                <xsd:element ref="ns2:MediaServiceObjectDetectorVersions" minOccurs="0"/>
                <xsd:element ref="ns2:MediaServiceLocatio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6775bef-df63-411f-a67c-614df09c452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f9efb03f-e9de-4143-b61f-0d56fef76e3e"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ObjectDetectorVersions" ma:index="19" nillable="true" ma:displayName="MediaServiceObjectDetectorVersions" ma:hidden="true" ma:indexed="true" ma:internalName="MediaServiceObjectDetectorVersions" ma:readOnly="true">
      <xsd:simpleType>
        <xsd:restriction base="dms:Text"/>
      </xsd:simpleType>
    </xsd:element>
    <xsd:element name="MediaServiceLocation" ma:index="20" nillable="true" ma:displayName="Location" ma:indexed="true" ma:internalName="MediaServiceLocation"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d3547ddf-0108-4433-b559-4c482a0027b3"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37d8f8d9-998d-4250-aa08-aefdfcff79a6}" ma:internalName="TaxCatchAll" ma:showField="CatchAllData" ma:web="d3547ddf-0108-4433-b559-4c482a0027b3">
      <xsd:complexType>
        <xsd:complexContent>
          <xsd:extension base="dms:MultiChoiceLookup">
            <xsd:sequence>
              <xsd:element name="Value" type="dms:Lookup" maxOccurs="unbounded" minOccurs="0" nillable="true"/>
            </xsd:sequence>
          </xsd:extension>
        </xsd:complexContent>
      </xsd:complexType>
    </xsd:element>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9F47E53-8951-4826-888B-A520E4EA5FC6}">
  <ds:schemaRefs>
    <ds:schemaRef ds:uri="http://schemas.microsoft.com/office/2006/metadata/properties"/>
    <ds:schemaRef ds:uri="http://schemas.microsoft.com/office/infopath/2007/PartnerControls"/>
    <ds:schemaRef ds:uri="b6775bef-df63-411f-a67c-614df09c452d"/>
    <ds:schemaRef ds:uri="d3547ddf-0108-4433-b559-4c482a0027b3"/>
  </ds:schemaRefs>
</ds:datastoreItem>
</file>

<file path=customXml/itemProps2.xml><?xml version="1.0" encoding="utf-8"?>
<ds:datastoreItem xmlns:ds="http://schemas.openxmlformats.org/officeDocument/2006/customXml" ds:itemID="{8BE59ECB-041B-3541-AD4F-C00DDC758893}">
  <ds:schemaRefs>
    <ds:schemaRef ds:uri="http://schemas.openxmlformats.org/officeDocument/2006/bibliography"/>
  </ds:schemaRefs>
</ds:datastoreItem>
</file>

<file path=customXml/itemProps3.xml><?xml version="1.0" encoding="utf-8"?>
<ds:datastoreItem xmlns:ds="http://schemas.openxmlformats.org/officeDocument/2006/customXml" ds:itemID="{75BC8570-1D4D-4785-9B09-4FDC504AC57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6775bef-df63-411f-a67c-614df09c452d"/>
    <ds:schemaRef ds:uri="d3547ddf-0108-4433-b559-4c482a0027b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89802FE-EE37-4C18-81E8-092B1FDEB1F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45</Pages>
  <Words>23657</Words>
  <Characters>134849</Characters>
  <Application>Microsoft Office Word</Application>
  <DocSecurity>0</DocSecurity>
  <Lines>1123</Lines>
  <Paragraphs>316</Paragraphs>
  <ScaleCrop>false</ScaleCrop>
  <Company/>
  <LinksUpToDate>false</LinksUpToDate>
  <CharactersWithSpaces>158190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2023-06-27T09:06:00Z</dcterms:created>
  <dcterms:modified xsi:type="dcterms:W3CDTF">2023-07-19T14:33:00Z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0x0101008F93438999241D4F87FC5E8DE2D84203</vt:lpwstr>
  </property>
  <property fmtid="{D5CDD505-2E9C-101B-9397-08002B2CF9AE}" pid="3" name="MediaServiceImageTags">
    <vt:lpwstr/>
  </property>
</Properties>
</file>